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C9B23C"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 xml:space="preserve">When completed, this document must be converted to a </w:t>
      </w:r>
      <w:proofErr w:type="spellStart"/>
      <w:r w:rsidRPr="000929F7">
        <w:t>pdf</w:t>
      </w:r>
      <w:proofErr w:type="spellEnd"/>
      <w:r w:rsidRPr="000929F7">
        <w:t xml:space="preserve">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349247103"/>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773DEE1"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449B8EBF" w14:textId="77777777" w:rsidR="00605A0E" w:rsidRDefault="00FC1F7D">
      <w:pPr>
        <w:pStyle w:val="TOC1"/>
        <w:tabs>
          <w:tab w:val="right" w:leader="dot" w:pos="9638"/>
        </w:tabs>
        <w:rPr>
          <w:rFonts w:asciiTheme="minorHAnsi" w:eastAsiaTheme="minorEastAsia" w:hAnsiTheme="minorHAnsi" w:cstheme="minorBidi"/>
          <w:b w:val="0"/>
          <w:noProof/>
          <w:szCs w:val="24"/>
          <w:lang w:eastAsia="ja-JP"/>
        </w:rPr>
      </w:pPr>
      <w:r>
        <w:fldChar w:fldCharType="begin"/>
      </w:r>
      <w:r>
        <w:instrText xml:space="preserve"> TOC \o "1-3" \h \z \u </w:instrText>
      </w:r>
      <w:r>
        <w:fldChar w:fldCharType="separate"/>
      </w:r>
      <w:r w:rsidR="00605A0E" w:rsidRPr="001A0565">
        <w:rPr>
          <w:noProof/>
        </w:rPr>
        <w:t>TITLE PAGE</w:t>
      </w:r>
      <w:r w:rsidR="00605A0E">
        <w:rPr>
          <w:noProof/>
        </w:rPr>
        <w:tab/>
      </w:r>
      <w:r w:rsidR="00605A0E">
        <w:rPr>
          <w:noProof/>
        </w:rPr>
        <w:fldChar w:fldCharType="begin"/>
      </w:r>
      <w:r w:rsidR="00605A0E">
        <w:rPr>
          <w:noProof/>
        </w:rPr>
        <w:instrText xml:space="preserve"> PAGEREF _Toc349247103 \h </w:instrText>
      </w:r>
      <w:r w:rsidR="00605A0E">
        <w:rPr>
          <w:noProof/>
        </w:rPr>
      </w:r>
      <w:r w:rsidR="00605A0E">
        <w:rPr>
          <w:noProof/>
        </w:rPr>
        <w:fldChar w:fldCharType="separate"/>
      </w:r>
      <w:r w:rsidR="00605A0E">
        <w:rPr>
          <w:noProof/>
        </w:rPr>
        <w:t>iii</w:t>
      </w:r>
      <w:r w:rsidR="00605A0E">
        <w:rPr>
          <w:noProof/>
        </w:rPr>
        <w:fldChar w:fldCharType="end"/>
      </w:r>
    </w:p>
    <w:p w14:paraId="1EC00B42" w14:textId="77777777" w:rsidR="00605A0E" w:rsidRDefault="00605A0E">
      <w:pPr>
        <w:pStyle w:val="TOC1"/>
        <w:tabs>
          <w:tab w:val="left" w:pos="307"/>
          <w:tab w:val="right" w:leader="dot" w:pos="9638"/>
        </w:tabs>
        <w:rPr>
          <w:rFonts w:asciiTheme="minorHAnsi" w:eastAsiaTheme="minorEastAsia" w:hAnsiTheme="minorHAnsi" w:cstheme="minorBidi"/>
          <w:b w:val="0"/>
          <w:noProof/>
          <w:szCs w:val="24"/>
          <w:lang w:eastAsia="ja-JP"/>
        </w:rPr>
      </w:pPr>
      <w:r>
        <w:rPr>
          <w:noProof/>
        </w:rPr>
        <w:t>I</w:t>
      </w:r>
      <w:r>
        <w:rPr>
          <w:rFonts w:asciiTheme="minorHAnsi" w:eastAsiaTheme="minorEastAsia" w:hAnsiTheme="minorHAnsi" w:cstheme="minorBidi"/>
          <w:b w:val="0"/>
          <w:noProof/>
          <w:szCs w:val="24"/>
          <w:lang w:eastAsia="ja-JP"/>
        </w:rPr>
        <w:tab/>
      </w:r>
      <w:r>
        <w:rPr>
          <w:noProof/>
        </w:rPr>
        <w:t>List</w:t>
      </w:r>
      <w:r w:rsidRPr="001A0565">
        <w:rPr>
          <w:rFonts w:eastAsia="Arial"/>
          <w:noProof/>
        </w:rPr>
        <w:t xml:space="preserve"> </w:t>
      </w:r>
      <w:r>
        <w:rPr>
          <w:noProof/>
        </w:rPr>
        <w:t>of</w:t>
      </w:r>
      <w:r w:rsidRPr="001A0565">
        <w:rPr>
          <w:rFonts w:eastAsia="Arial"/>
          <w:noProof/>
        </w:rPr>
        <w:t xml:space="preserve"> </w:t>
      </w:r>
      <w:r>
        <w:rPr>
          <w:noProof/>
        </w:rPr>
        <w:t>Figures</w:t>
      </w:r>
      <w:r>
        <w:rPr>
          <w:noProof/>
        </w:rPr>
        <w:tab/>
      </w:r>
      <w:r>
        <w:rPr>
          <w:noProof/>
        </w:rPr>
        <w:fldChar w:fldCharType="begin"/>
      </w:r>
      <w:r>
        <w:rPr>
          <w:noProof/>
        </w:rPr>
        <w:instrText xml:space="preserve"> PAGEREF _Toc349247104 \h </w:instrText>
      </w:r>
      <w:r>
        <w:rPr>
          <w:noProof/>
        </w:rPr>
      </w:r>
      <w:r>
        <w:rPr>
          <w:noProof/>
        </w:rPr>
        <w:fldChar w:fldCharType="separate"/>
      </w:r>
      <w:r>
        <w:rPr>
          <w:noProof/>
        </w:rPr>
        <w:t>vi</w:t>
      </w:r>
      <w:r>
        <w:rPr>
          <w:noProof/>
        </w:rPr>
        <w:fldChar w:fldCharType="end"/>
      </w:r>
    </w:p>
    <w:p w14:paraId="487C9C99" w14:textId="77777777" w:rsidR="00605A0E" w:rsidRDefault="00605A0E">
      <w:pPr>
        <w:pStyle w:val="TOC1"/>
        <w:tabs>
          <w:tab w:val="left" w:pos="373"/>
          <w:tab w:val="right" w:leader="dot" w:pos="9638"/>
        </w:tabs>
        <w:rPr>
          <w:rFonts w:asciiTheme="minorHAnsi" w:eastAsiaTheme="minorEastAsia" w:hAnsiTheme="minorHAnsi" w:cstheme="minorBidi"/>
          <w:b w:val="0"/>
          <w:noProof/>
          <w:szCs w:val="24"/>
          <w:lang w:eastAsia="ja-JP"/>
        </w:rPr>
      </w:pPr>
      <w:r>
        <w:rPr>
          <w:noProof/>
        </w:rPr>
        <w:t>II</w:t>
      </w:r>
      <w:r>
        <w:rPr>
          <w:rFonts w:asciiTheme="minorHAnsi" w:eastAsiaTheme="minorEastAsia" w:hAnsiTheme="minorHAnsi" w:cstheme="minorBidi"/>
          <w:b w:val="0"/>
          <w:noProof/>
          <w:szCs w:val="24"/>
          <w:lang w:eastAsia="ja-JP"/>
        </w:rPr>
        <w:tab/>
      </w:r>
      <w:r>
        <w:rPr>
          <w:noProof/>
        </w:rPr>
        <w:t>List</w:t>
      </w:r>
      <w:r w:rsidRPr="001A0565">
        <w:rPr>
          <w:rFonts w:eastAsia="Arial"/>
          <w:noProof/>
        </w:rPr>
        <w:t xml:space="preserve"> </w:t>
      </w:r>
      <w:r>
        <w:rPr>
          <w:noProof/>
        </w:rPr>
        <w:t>of</w:t>
      </w:r>
      <w:r w:rsidRPr="001A0565">
        <w:rPr>
          <w:rFonts w:eastAsia="Arial"/>
          <w:noProof/>
        </w:rPr>
        <w:t xml:space="preserve"> </w:t>
      </w:r>
      <w:r>
        <w:rPr>
          <w:noProof/>
        </w:rPr>
        <w:t>Tables</w:t>
      </w:r>
      <w:r>
        <w:rPr>
          <w:noProof/>
        </w:rPr>
        <w:tab/>
      </w:r>
      <w:r>
        <w:rPr>
          <w:noProof/>
        </w:rPr>
        <w:fldChar w:fldCharType="begin"/>
      </w:r>
      <w:r>
        <w:rPr>
          <w:noProof/>
        </w:rPr>
        <w:instrText xml:space="preserve"> PAGEREF _Toc349247105 \h </w:instrText>
      </w:r>
      <w:r>
        <w:rPr>
          <w:noProof/>
        </w:rPr>
      </w:r>
      <w:r>
        <w:rPr>
          <w:noProof/>
        </w:rPr>
        <w:fldChar w:fldCharType="separate"/>
      </w:r>
      <w:r>
        <w:rPr>
          <w:noProof/>
        </w:rPr>
        <w:t>vii</w:t>
      </w:r>
      <w:r>
        <w:rPr>
          <w:noProof/>
        </w:rPr>
        <w:fldChar w:fldCharType="end"/>
      </w:r>
    </w:p>
    <w:p w14:paraId="6F906735" w14:textId="77777777" w:rsidR="00605A0E" w:rsidRDefault="00605A0E">
      <w:pPr>
        <w:pStyle w:val="TOC1"/>
        <w:tabs>
          <w:tab w:val="left" w:pos="440"/>
          <w:tab w:val="right" w:leader="dot" w:pos="9638"/>
        </w:tabs>
        <w:rPr>
          <w:rFonts w:asciiTheme="minorHAnsi" w:eastAsiaTheme="minorEastAsia" w:hAnsiTheme="minorHAnsi" w:cstheme="minorBidi"/>
          <w:b w:val="0"/>
          <w:noProof/>
          <w:szCs w:val="24"/>
          <w:lang w:eastAsia="ja-JP"/>
        </w:rPr>
      </w:pPr>
      <w:r>
        <w:rPr>
          <w:noProof/>
        </w:rPr>
        <w:t>III</w:t>
      </w:r>
      <w:r>
        <w:rPr>
          <w:rFonts w:asciiTheme="minorHAnsi" w:eastAsiaTheme="minorEastAsia" w:hAnsiTheme="minorHAnsi" w:cstheme="minorBidi"/>
          <w:b w:val="0"/>
          <w:noProof/>
          <w:szCs w:val="24"/>
          <w:lang w:eastAsia="ja-JP"/>
        </w:rPr>
        <w:tab/>
      </w:r>
      <w:r>
        <w:rPr>
          <w:noProof/>
        </w:rPr>
        <w:t>List</w:t>
      </w:r>
      <w:r w:rsidRPr="001A0565">
        <w:rPr>
          <w:rFonts w:eastAsia="Arial"/>
          <w:noProof/>
        </w:rPr>
        <w:t xml:space="preserve"> </w:t>
      </w:r>
      <w:r>
        <w:rPr>
          <w:noProof/>
        </w:rPr>
        <w:t>of</w:t>
      </w:r>
      <w:r w:rsidRPr="001A0565">
        <w:rPr>
          <w:rFonts w:eastAsia="Arial"/>
          <w:noProof/>
        </w:rPr>
        <w:t xml:space="preserve"> </w:t>
      </w:r>
      <w:r>
        <w:rPr>
          <w:noProof/>
        </w:rPr>
        <w:t>Abbreviations</w:t>
      </w:r>
      <w:r>
        <w:rPr>
          <w:noProof/>
        </w:rPr>
        <w:tab/>
      </w:r>
      <w:r>
        <w:rPr>
          <w:noProof/>
        </w:rPr>
        <w:fldChar w:fldCharType="begin"/>
      </w:r>
      <w:r>
        <w:rPr>
          <w:noProof/>
        </w:rPr>
        <w:instrText xml:space="preserve"> PAGEREF _Toc349247106 \h </w:instrText>
      </w:r>
      <w:r>
        <w:rPr>
          <w:noProof/>
        </w:rPr>
      </w:r>
      <w:r>
        <w:rPr>
          <w:noProof/>
        </w:rPr>
        <w:fldChar w:fldCharType="separate"/>
      </w:r>
      <w:r>
        <w:rPr>
          <w:noProof/>
        </w:rPr>
        <w:t>viii</w:t>
      </w:r>
      <w:r>
        <w:rPr>
          <w:noProof/>
        </w:rPr>
        <w:fldChar w:fldCharType="end"/>
      </w:r>
    </w:p>
    <w:p w14:paraId="11D43CFD" w14:textId="77777777" w:rsidR="00605A0E" w:rsidRDefault="00605A0E">
      <w:pPr>
        <w:pStyle w:val="TOC1"/>
        <w:tabs>
          <w:tab w:val="left" w:pos="1241"/>
          <w:tab w:val="right" w:leader="dot" w:pos="9638"/>
        </w:tabs>
        <w:rPr>
          <w:rFonts w:asciiTheme="minorHAnsi" w:eastAsiaTheme="minorEastAsia" w:hAnsiTheme="minorHAnsi" w:cstheme="minorBidi"/>
          <w:b w:val="0"/>
          <w:noProof/>
          <w:szCs w:val="24"/>
          <w:lang w:eastAsia="ja-JP"/>
        </w:rPr>
      </w:pPr>
      <w:r w:rsidRPr="001A0565">
        <w:rPr>
          <w:b w:val="0"/>
          <w:noProof/>
          <w:color w:val="000000"/>
          <w:lang w:bidi="x-none"/>
          <w14:scene3d>
            <w14:camera w14:prst="orthographicFront"/>
            <w14:lightRig w14:rig="threePt" w14:dir="t">
              <w14:rot w14:lat="0" w14:lon="0" w14:rev="0"/>
            </w14:lightRig>
          </w14:scene3d>
        </w:rPr>
        <w:t>Section 1</w:t>
      </w:r>
      <w:r>
        <w:rPr>
          <w:rFonts w:asciiTheme="minorHAnsi" w:eastAsiaTheme="minorEastAsia" w:hAnsiTheme="minorHAnsi" w:cstheme="minorBidi"/>
          <w:b w:val="0"/>
          <w:noProof/>
          <w:szCs w:val="24"/>
          <w:lang w:eastAsia="ja-JP"/>
        </w:rPr>
        <w:tab/>
      </w:r>
      <w:r>
        <w:rPr>
          <w:noProof/>
        </w:rPr>
        <w:t>Vehicle</w:t>
      </w:r>
      <w:r w:rsidRPr="001A0565">
        <w:rPr>
          <w:rFonts w:eastAsia="Arial"/>
          <w:noProof/>
        </w:rPr>
        <w:t xml:space="preserve"> </w:t>
      </w:r>
      <w:r>
        <w:rPr>
          <w:noProof/>
        </w:rPr>
        <w:t>Overview</w:t>
      </w:r>
      <w:r>
        <w:rPr>
          <w:noProof/>
        </w:rPr>
        <w:tab/>
      </w:r>
      <w:r>
        <w:rPr>
          <w:noProof/>
        </w:rPr>
        <w:fldChar w:fldCharType="begin"/>
      </w:r>
      <w:r>
        <w:rPr>
          <w:noProof/>
        </w:rPr>
        <w:instrText xml:space="preserve"> PAGEREF _Toc349247107 \h </w:instrText>
      </w:r>
      <w:r>
        <w:rPr>
          <w:noProof/>
        </w:rPr>
      </w:r>
      <w:r>
        <w:rPr>
          <w:noProof/>
        </w:rPr>
        <w:fldChar w:fldCharType="separate"/>
      </w:r>
      <w:r>
        <w:rPr>
          <w:noProof/>
        </w:rPr>
        <w:t>1</w:t>
      </w:r>
      <w:r>
        <w:rPr>
          <w:noProof/>
        </w:rPr>
        <w:fldChar w:fldCharType="end"/>
      </w:r>
    </w:p>
    <w:p w14:paraId="16347C92" w14:textId="77777777" w:rsidR="00605A0E" w:rsidRDefault="00605A0E">
      <w:pPr>
        <w:pStyle w:val="TOC1"/>
        <w:tabs>
          <w:tab w:val="left" w:pos="1241"/>
          <w:tab w:val="right" w:leader="dot" w:pos="9638"/>
        </w:tabs>
        <w:rPr>
          <w:rFonts w:asciiTheme="minorHAnsi" w:eastAsiaTheme="minorEastAsia" w:hAnsiTheme="minorHAnsi" w:cstheme="minorBidi"/>
          <w:b w:val="0"/>
          <w:noProof/>
          <w:szCs w:val="24"/>
          <w:lang w:eastAsia="ja-JP"/>
        </w:rPr>
      </w:pPr>
      <w:r w:rsidRPr="001A0565">
        <w:rPr>
          <w:b w:val="0"/>
          <w:noProof/>
          <w:color w:val="000000"/>
          <w:lang w:bidi="x-none"/>
          <w14:scene3d>
            <w14:camera w14:prst="orthographicFront"/>
            <w14:lightRig w14:rig="threePt" w14:dir="t">
              <w14:rot w14:lat="0" w14:lon="0" w14:rev="0"/>
            </w14:lightRig>
          </w14:scene3d>
        </w:rPr>
        <w:t>Section 2</w:t>
      </w:r>
      <w:r>
        <w:rPr>
          <w:rFonts w:asciiTheme="minorHAnsi" w:eastAsiaTheme="minorEastAsia" w:hAnsiTheme="minorHAnsi" w:cstheme="minorBidi"/>
          <w:b w:val="0"/>
          <w:noProof/>
          <w:szCs w:val="24"/>
          <w:lang w:eastAsia="ja-JP"/>
        </w:rPr>
        <w:tab/>
      </w:r>
      <w:r>
        <w:rPr>
          <w:noProof/>
        </w:rPr>
        <w:t>Cables, Fusing &amp; Grounding</w:t>
      </w:r>
      <w:r>
        <w:rPr>
          <w:noProof/>
        </w:rPr>
        <w:tab/>
      </w:r>
      <w:r>
        <w:rPr>
          <w:noProof/>
        </w:rPr>
        <w:fldChar w:fldCharType="begin"/>
      </w:r>
      <w:r>
        <w:rPr>
          <w:noProof/>
        </w:rPr>
        <w:instrText xml:space="preserve"> PAGEREF _Toc349247108 \h </w:instrText>
      </w:r>
      <w:r>
        <w:rPr>
          <w:noProof/>
        </w:rPr>
      </w:r>
      <w:r>
        <w:rPr>
          <w:noProof/>
        </w:rPr>
        <w:fldChar w:fldCharType="separate"/>
      </w:r>
      <w:r>
        <w:rPr>
          <w:noProof/>
        </w:rPr>
        <w:t>8</w:t>
      </w:r>
      <w:r>
        <w:rPr>
          <w:noProof/>
        </w:rPr>
        <w:fldChar w:fldCharType="end"/>
      </w:r>
    </w:p>
    <w:p w14:paraId="769BAB87"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Fusing &amp; Overcurrent Protection</w:t>
      </w:r>
      <w:r>
        <w:rPr>
          <w:noProof/>
        </w:rPr>
        <w:tab/>
      </w:r>
      <w:r>
        <w:rPr>
          <w:noProof/>
        </w:rPr>
        <w:fldChar w:fldCharType="begin"/>
      </w:r>
      <w:r>
        <w:rPr>
          <w:noProof/>
        </w:rPr>
        <w:instrText xml:space="preserve"> PAGEREF _Toc349247109 \h </w:instrText>
      </w:r>
      <w:r>
        <w:rPr>
          <w:noProof/>
        </w:rPr>
      </w:r>
      <w:r>
        <w:rPr>
          <w:noProof/>
        </w:rPr>
        <w:fldChar w:fldCharType="separate"/>
      </w:r>
      <w:r>
        <w:rPr>
          <w:noProof/>
        </w:rPr>
        <w:t>8</w:t>
      </w:r>
      <w:r>
        <w:rPr>
          <w:noProof/>
        </w:rPr>
        <w:fldChar w:fldCharType="end"/>
      </w:r>
    </w:p>
    <w:p w14:paraId="4D10469D"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Component Fusing</w:t>
      </w:r>
      <w:r>
        <w:rPr>
          <w:noProof/>
        </w:rPr>
        <w:tab/>
      </w:r>
      <w:r>
        <w:rPr>
          <w:noProof/>
        </w:rPr>
        <w:fldChar w:fldCharType="begin"/>
      </w:r>
      <w:r>
        <w:rPr>
          <w:noProof/>
        </w:rPr>
        <w:instrText xml:space="preserve"> PAGEREF _Toc349247110 \h </w:instrText>
      </w:r>
      <w:r>
        <w:rPr>
          <w:noProof/>
        </w:rPr>
      </w:r>
      <w:r>
        <w:rPr>
          <w:noProof/>
        </w:rPr>
        <w:fldChar w:fldCharType="separate"/>
      </w:r>
      <w:r>
        <w:rPr>
          <w:noProof/>
        </w:rPr>
        <w:t>8</w:t>
      </w:r>
      <w:r>
        <w:rPr>
          <w:noProof/>
        </w:rPr>
        <w:fldChar w:fldCharType="end"/>
      </w:r>
    </w:p>
    <w:p w14:paraId="0471D685"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System Wire Tables</w:t>
      </w:r>
      <w:r>
        <w:rPr>
          <w:noProof/>
        </w:rPr>
        <w:tab/>
      </w:r>
      <w:r>
        <w:rPr>
          <w:noProof/>
        </w:rPr>
        <w:fldChar w:fldCharType="begin"/>
      </w:r>
      <w:r>
        <w:rPr>
          <w:noProof/>
        </w:rPr>
        <w:instrText xml:space="preserve"> PAGEREF _Toc349247111 \h </w:instrText>
      </w:r>
      <w:r>
        <w:rPr>
          <w:noProof/>
        </w:rPr>
      </w:r>
      <w:r>
        <w:rPr>
          <w:noProof/>
        </w:rPr>
        <w:fldChar w:fldCharType="separate"/>
      </w:r>
      <w:r>
        <w:rPr>
          <w:noProof/>
        </w:rPr>
        <w:t>10</w:t>
      </w:r>
      <w:r>
        <w:rPr>
          <w:noProof/>
        </w:rPr>
        <w:fldChar w:fldCharType="end"/>
      </w:r>
    </w:p>
    <w:p w14:paraId="1E3F6BDC"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Grounding System</w:t>
      </w:r>
      <w:r>
        <w:rPr>
          <w:noProof/>
        </w:rPr>
        <w:tab/>
      </w:r>
      <w:r>
        <w:rPr>
          <w:noProof/>
        </w:rPr>
        <w:fldChar w:fldCharType="begin"/>
      </w:r>
      <w:r>
        <w:rPr>
          <w:noProof/>
        </w:rPr>
        <w:instrText xml:space="preserve"> PAGEREF _Toc349247112 \h </w:instrText>
      </w:r>
      <w:r>
        <w:rPr>
          <w:noProof/>
        </w:rPr>
      </w:r>
      <w:r>
        <w:rPr>
          <w:noProof/>
        </w:rPr>
        <w:fldChar w:fldCharType="separate"/>
      </w:r>
      <w:r>
        <w:rPr>
          <w:noProof/>
        </w:rPr>
        <w:t>17</w:t>
      </w:r>
      <w:r>
        <w:rPr>
          <w:noProof/>
        </w:rPr>
        <w:fldChar w:fldCharType="end"/>
      </w:r>
    </w:p>
    <w:p w14:paraId="02198B9A"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Conductive Panel Grounding</w:t>
      </w:r>
      <w:r>
        <w:rPr>
          <w:noProof/>
        </w:rPr>
        <w:tab/>
      </w:r>
      <w:r>
        <w:rPr>
          <w:noProof/>
        </w:rPr>
        <w:fldChar w:fldCharType="begin"/>
      </w:r>
      <w:r>
        <w:rPr>
          <w:noProof/>
        </w:rPr>
        <w:instrText xml:space="preserve"> PAGEREF _Toc349247113 \h </w:instrText>
      </w:r>
      <w:r>
        <w:rPr>
          <w:noProof/>
        </w:rPr>
      </w:r>
      <w:r>
        <w:rPr>
          <w:noProof/>
        </w:rPr>
        <w:fldChar w:fldCharType="separate"/>
      </w:r>
      <w:r>
        <w:rPr>
          <w:noProof/>
        </w:rPr>
        <w:t>17</w:t>
      </w:r>
      <w:r>
        <w:rPr>
          <w:noProof/>
        </w:rPr>
        <w:fldChar w:fldCharType="end"/>
      </w:r>
    </w:p>
    <w:p w14:paraId="290D3AA9" w14:textId="77777777" w:rsidR="00605A0E" w:rsidRDefault="00605A0E">
      <w:pPr>
        <w:pStyle w:val="TOC1"/>
        <w:tabs>
          <w:tab w:val="left" w:pos="1241"/>
          <w:tab w:val="right" w:leader="dot" w:pos="9638"/>
        </w:tabs>
        <w:rPr>
          <w:rFonts w:asciiTheme="minorHAnsi" w:eastAsiaTheme="minorEastAsia" w:hAnsiTheme="minorHAnsi" w:cstheme="minorBidi"/>
          <w:b w:val="0"/>
          <w:noProof/>
          <w:szCs w:val="24"/>
          <w:lang w:eastAsia="ja-JP"/>
        </w:rPr>
      </w:pPr>
      <w:r w:rsidRPr="001A0565">
        <w:rPr>
          <w:rFonts w:eastAsia="Arial"/>
          <w:b w:val="0"/>
          <w:noProof/>
          <w:color w:val="000000"/>
          <w:lang w:bidi="x-none"/>
          <w14:scene3d>
            <w14:camera w14:prst="orthographicFront"/>
            <w14:lightRig w14:rig="threePt" w14:dir="t">
              <w14:rot w14:lat="0" w14:lon="0" w14:rev="0"/>
            </w14:lightRig>
          </w14:scene3d>
        </w:rPr>
        <w:t>Section 3</w:t>
      </w:r>
      <w:r>
        <w:rPr>
          <w:rFonts w:asciiTheme="minorHAnsi" w:eastAsiaTheme="minorEastAsia" w:hAnsiTheme="minorHAnsi" w:cstheme="minorBidi"/>
          <w:b w:val="0"/>
          <w:noProof/>
          <w:szCs w:val="24"/>
          <w:lang w:eastAsia="ja-JP"/>
        </w:rPr>
        <w:tab/>
      </w:r>
      <w:r w:rsidRPr="001A0565">
        <w:rPr>
          <w:rFonts w:eastAsia="Arial"/>
          <w:noProof/>
        </w:rPr>
        <w:t>Isolation &amp; Insulation</w:t>
      </w:r>
      <w:r>
        <w:rPr>
          <w:noProof/>
        </w:rPr>
        <w:tab/>
      </w:r>
      <w:r>
        <w:rPr>
          <w:noProof/>
        </w:rPr>
        <w:fldChar w:fldCharType="begin"/>
      </w:r>
      <w:r>
        <w:rPr>
          <w:noProof/>
        </w:rPr>
        <w:instrText xml:space="preserve"> PAGEREF _Toc349247114 \h </w:instrText>
      </w:r>
      <w:r>
        <w:rPr>
          <w:noProof/>
        </w:rPr>
      </w:r>
      <w:r>
        <w:rPr>
          <w:noProof/>
        </w:rPr>
        <w:fldChar w:fldCharType="separate"/>
      </w:r>
      <w:r>
        <w:rPr>
          <w:noProof/>
        </w:rPr>
        <w:t>18</w:t>
      </w:r>
      <w:r>
        <w:rPr>
          <w:noProof/>
        </w:rPr>
        <w:fldChar w:fldCharType="end"/>
      </w:r>
    </w:p>
    <w:p w14:paraId="7B902336"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Separation of Tractive System and Grounded Low Voltage System</w:t>
      </w:r>
      <w:r>
        <w:rPr>
          <w:noProof/>
        </w:rPr>
        <w:tab/>
      </w:r>
      <w:r>
        <w:rPr>
          <w:noProof/>
        </w:rPr>
        <w:fldChar w:fldCharType="begin"/>
      </w:r>
      <w:r>
        <w:rPr>
          <w:noProof/>
        </w:rPr>
        <w:instrText xml:space="preserve"> PAGEREF _Toc349247115 \h </w:instrText>
      </w:r>
      <w:r>
        <w:rPr>
          <w:noProof/>
        </w:rPr>
      </w:r>
      <w:r>
        <w:rPr>
          <w:noProof/>
        </w:rPr>
        <w:fldChar w:fldCharType="separate"/>
      </w:r>
      <w:r>
        <w:rPr>
          <w:noProof/>
        </w:rPr>
        <w:t>18</w:t>
      </w:r>
      <w:r>
        <w:rPr>
          <w:noProof/>
        </w:rPr>
        <w:fldChar w:fldCharType="end"/>
      </w:r>
    </w:p>
    <w:p w14:paraId="63A3B9D6"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Isolation &amp; Insulation</w:t>
      </w:r>
      <w:r>
        <w:rPr>
          <w:noProof/>
        </w:rPr>
        <w:tab/>
      </w:r>
      <w:r>
        <w:rPr>
          <w:noProof/>
        </w:rPr>
        <w:fldChar w:fldCharType="begin"/>
      </w:r>
      <w:r>
        <w:rPr>
          <w:noProof/>
        </w:rPr>
        <w:instrText xml:space="preserve"> PAGEREF _Toc349247116 \h </w:instrText>
      </w:r>
      <w:r>
        <w:rPr>
          <w:noProof/>
        </w:rPr>
      </w:r>
      <w:r>
        <w:rPr>
          <w:noProof/>
        </w:rPr>
        <w:fldChar w:fldCharType="separate"/>
      </w:r>
      <w:r>
        <w:rPr>
          <w:noProof/>
        </w:rPr>
        <w:t>19</w:t>
      </w:r>
      <w:r>
        <w:rPr>
          <w:noProof/>
        </w:rPr>
        <w:fldChar w:fldCharType="end"/>
      </w:r>
    </w:p>
    <w:p w14:paraId="1B1D4440"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Conduit</w:t>
      </w:r>
      <w:r>
        <w:rPr>
          <w:noProof/>
        </w:rPr>
        <w:tab/>
      </w:r>
      <w:r>
        <w:rPr>
          <w:noProof/>
        </w:rPr>
        <w:fldChar w:fldCharType="begin"/>
      </w:r>
      <w:r>
        <w:rPr>
          <w:noProof/>
        </w:rPr>
        <w:instrText xml:space="preserve"> PAGEREF _Toc349247117 \h </w:instrText>
      </w:r>
      <w:r>
        <w:rPr>
          <w:noProof/>
        </w:rPr>
      </w:r>
      <w:r>
        <w:rPr>
          <w:noProof/>
        </w:rPr>
        <w:fldChar w:fldCharType="separate"/>
      </w:r>
      <w:r>
        <w:rPr>
          <w:noProof/>
        </w:rPr>
        <w:t>21</w:t>
      </w:r>
      <w:r>
        <w:rPr>
          <w:noProof/>
        </w:rPr>
        <w:fldChar w:fldCharType="end"/>
      </w:r>
    </w:p>
    <w:p w14:paraId="4CD0083E"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Shielded dual-insulated cable</w:t>
      </w:r>
      <w:r>
        <w:rPr>
          <w:noProof/>
        </w:rPr>
        <w:tab/>
      </w:r>
      <w:r>
        <w:rPr>
          <w:noProof/>
        </w:rPr>
        <w:fldChar w:fldCharType="begin"/>
      </w:r>
      <w:r>
        <w:rPr>
          <w:noProof/>
        </w:rPr>
        <w:instrText xml:space="preserve"> PAGEREF _Toc349247118 \h </w:instrText>
      </w:r>
      <w:r>
        <w:rPr>
          <w:noProof/>
        </w:rPr>
      </w:r>
      <w:r>
        <w:rPr>
          <w:noProof/>
        </w:rPr>
        <w:fldChar w:fldCharType="separate"/>
      </w:r>
      <w:r>
        <w:rPr>
          <w:noProof/>
        </w:rPr>
        <w:t>21</w:t>
      </w:r>
      <w:r>
        <w:rPr>
          <w:noProof/>
        </w:rPr>
        <w:fldChar w:fldCharType="end"/>
      </w:r>
    </w:p>
    <w:p w14:paraId="63D906D1"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Firewall(s)</w:t>
      </w:r>
      <w:r>
        <w:rPr>
          <w:noProof/>
        </w:rPr>
        <w:tab/>
      </w:r>
      <w:r>
        <w:rPr>
          <w:noProof/>
        </w:rPr>
        <w:fldChar w:fldCharType="begin"/>
      </w:r>
      <w:r>
        <w:rPr>
          <w:noProof/>
        </w:rPr>
        <w:instrText xml:space="preserve"> PAGEREF _Toc349247119 \h </w:instrText>
      </w:r>
      <w:r>
        <w:rPr>
          <w:noProof/>
        </w:rPr>
      </w:r>
      <w:r>
        <w:rPr>
          <w:noProof/>
        </w:rPr>
        <w:fldChar w:fldCharType="separate"/>
      </w:r>
      <w:r>
        <w:rPr>
          <w:noProof/>
        </w:rPr>
        <w:t>21</w:t>
      </w:r>
      <w:r>
        <w:rPr>
          <w:noProof/>
        </w:rPr>
        <w:fldChar w:fldCharType="end"/>
      </w:r>
    </w:p>
    <w:p w14:paraId="17E76708" w14:textId="77777777" w:rsidR="00605A0E" w:rsidRDefault="00605A0E">
      <w:pPr>
        <w:pStyle w:val="TOC2"/>
        <w:tabs>
          <w:tab w:val="right" w:leader="dot" w:pos="9638"/>
        </w:tabs>
        <w:rPr>
          <w:rFonts w:asciiTheme="minorHAnsi" w:eastAsiaTheme="minorEastAsia" w:hAnsiTheme="minorHAnsi" w:cstheme="minorBidi"/>
          <w:noProof/>
          <w:sz w:val="24"/>
          <w:szCs w:val="24"/>
          <w:lang w:eastAsia="ja-JP"/>
        </w:rPr>
      </w:pPr>
      <w:r w:rsidRPr="001A0565">
        <w:rPr>
          <w:noProof/>
        </w:rPr>
        <w:t>Description/materials</w:t>
      </w:r>
      <w:r>
        <w:rPr>
          <w:noProof/>
        </w:rPr>
        <w:tab/>
      </w:r>
      <w:r>
        <w:rPr>
          <w:noProof/>
        </w:rPr>
        <w:fldChar w:fldCharType="begin"/>
      </w:r>
      <w:r>
        <w:rPr>
          <w:noProof/>
        </w:rPr>
        <w:instrText xml:space="preserve"> PAGEREF _Toc349247120 \h </w:instrText>
      </w:r>
      <w:r>
        <w:rPr>
          <w:noProof/>
        </w:rPr>
      </w:r>
      <w:r>
        <w:rPr>
          <w:noProof/>
        </w:rPr>
        <w:fldChar w:fldCharType="separate"/>
      </w:r>
      <w:r>
        <w:rPr>
          <w:noProof/>
        </w:rPr>
        <w:t>21</w:t>
      </w:r>
      <w:r>
        <w:rPr>
          <w:noProof/>
        </w:rPr>
        <w:fldChar w:fldCharType="end"/>
      </w:r>
    </w:p>
    <w:p w14:paraId="23684EFD" w14:textId="77777777" w:rsidR="00605A0E" w:rsidRDefault="00605A0E">
      <w:pPr>
        <w:pStyle w:val="TOC1"/>
        <w:tabs>
          <w:tab w:val="left" w:pos="1241"/>
          <w:tab w:val="right" w:leader="dot" w:pos="9638"/>
        </w:tabs>
        <w:rPr>
          <w:rFonts w:asciiTheme="minorHAnsi" w:eastAsiaTheme="minorEastAsia" w:hAnsiTheme="minorHAnsi" w:cstheme="minorBidi"/>
          <w:b w:val="0"/>
          <w:noProof/>
          <w:szCs w:val="24"/>
          <w:lang w:eastAsia="ja-JP"/>
        </w:rPr>
      </w:pPr>
      <w:r w:rsidRPr="001A0565">
        <w:rPr>
          <w:rFonts w:eastAsia="Arial"/>
          <w:b w:val="0"/>
          <w:noProof/>
          <w:color w:val="000000"/>
          <w:lang w:bidi="x-none"/>
          <w14:scene3d>
            <w14:camera w14:prst="orthographicFront"/>
            <w14:lightRig w14:rig="threePt" w14:dir="t">
              <w14:rot w14:lat="0" w14:lon="0" w14:rev="0"/>
            </w14:lightRig>
          </w14:scene3d>
        </w:rPr>
        <w:t>Section 4</w:t>
      </w:r>
      <w:r>
        <w:rPr>
          <w:rFonts w:asciiTheme="minorHAnsi" w:eastAsiaTheme="minorEastAsia" w:hAnsiTheme="minorHAnsi" w:cstheme="minorBidi"/>
          <w:b w:val="0"/>
          <w:noProof/>
          <w:szCs w:val="24"/>
          <w:lang w:eastAsia="ja-JP"/>
        </w:rPr>
        <w:tab/>
      </w:r>
      <w:r>
        <w:rPr>
          <w:noProof/>
        </w:rPr>
        <w:t>Electric Tractive System</w:t>
      </w:r>
      <w:r>
        <w:rPr>
          <w:noProof/>
        </w:rPr>
        <w:tab/>
      </w:r>
      <w:r>
        <w:rPr>
          <w:noProof/>
        </w:rPr>
        <w:fldChar w:fldCharType="begin"/>
      </w:r>
      <w:r>
        <w:rPr>
          <w:noProof/>
        </w:rPr>
        <w:instrText xml:space="preserve"> PAGEREF _Toc349247121 \h </w:instrText>
      </w:r>
      <w:r>
        <w:rPr>
          <w:noProof/>
        </w:rPr>
      </w:r>
      <w:r>
        <w:rPr>
          <w:noProof/>
        </w:rPr>
        <w:fldChar w:fldCharType="separate"/>
      </w:r>
      <w:r>
        <w:rPr>
          <w:noProof/>
        </w:rPr>
        <w:t>22</w:t>
      </w:r>
      <w:r>
        <w:rPr>
          <w:noProof/>
        </w:rPr>
        <w:fldChar w:fldCharType="end"/>
      </w:r>
    </w:p>
    <w:p w14:paraId="73AAF269"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sidRPr="001A0565">
        <w:rPr>
          <w:rFonts w:eastAsia="Arial"/>
          <w:noProof/>
        </w:rPr>
        <w:t>4.1</w:t>
      </w:r>
      <w:r>
        <w:rPr>
          <w:rFonts w:asciiTheme="minorHAnsi" w:eastAsiaTheme="minorEastAsia" w:hAnsiTheme="minorHAnsi" w:cstheme="minorBidi"/>
          <w:noProof/>
          <w:sz w:val="24"/>
          <w:szCs w:val="24"/>
          <w:lang w:eastAsia="ja-JP"/>
        </w:rPr>
        <w:tab/>
      </w:r>
      <w:r>
        <w:rPr>
          <w:noProof/>
        </w:rPr>
        <w:t>Motor</w:t>
      </w:r>
      <w:r w:rsidRPr="001A0565">
        <w:rPr>
          <w:rFonts w:eastAsia="Arial"/>
          <w:noProof/>
        </w:rPr>
        <w:t>(s)</w:t>
      </w:r>
      <w:r>
        <w:rPr>
          <w:noProof/>
        </w:rPr>
        <w:tab/>
      </w:r>
      <w:r>
        <w:rPr>
          <w:noProof/>
        </w:rPr>
        <w:fldChar w:fldCharType="begin"/>
      </w:r>
      <w:r>
        <w:rPr>
          <w:noProof/>
        </w:rPr>
        <w:instrText xml:space="preserve"> PAGEREF _Toc349247122 \h </w:instrText>
      </w:r>
      <w:r>
        <w:rPr>
          <w:noProof/>
        </w:rPr>
      </w:r>
      <w:r>
        <w:rPr>
          <w:noProof/>
        </w:rPr>
        <w:fldChar w:fldCharType="separate"/>
      </w:r>
      <w:r>
        <w:rPr>
          <w:noProof/>
        </w:rPr>
        <w:t>22</w:t>
      </w:r>
      <w:r>
        <w:rPr>
          <w:noProof/>
        </w:rPr>
        <w:fldChar w:fldCharType="end"/>
      </w:r>
    </w:p>
    <w:p w14:paraId="00229052"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Motor</w:t>
      </w:r>
      <w:r w:rsidRPr="001A0565">
        <w:rPr>
          <w:rFonts w:eastAsia="Arial"/>
          <w:noProof/>
        </w:rPr>
        <w:t xml:space="preserve"> </w:t>
      </w:r>
      <w:r>
        <w:rPr>
          <w:noProof/>
        </w:rPr>
        <w:t>Controller</w:t>
      </w:r>
      <w:r>
        <w:rPr>
          <w:noProof/>
        </w:rPr>
        <w:tab/>
      </w:r>
      <w:r>
        <w:rPr>
          <w:noProof/>
        </w:rPr>
        <w:fldChar w:fldCharType="begin"/>
      </w:r>
      <w:r>
        <w:rPr>
          <w:noProof/>
        </w:rPr>
        <w:instrText xml:space="preserve"> PAGEREF _Toc349247123 \h </w:instrText>
      </w:r>
      <w:r>
        <w:rPr>
          <w:noProof/>
        </w:rPr>
      </w:r>
      <w:r>
        <w:rPr>
          <w:noProof/>
        </w:rPr>
        <w:fldChar w:fldCharType="separate"/>
      </w:r>
      <w:r>
        <w:rPr>
          <w:noProof/>
        </w:rPr>
        <w:t>22</w:t>
      </w:r>
      <w:r>
        <w:rPr>
          <w:noProof/>
        </w:rPr>
        <w:fldChar w:fldCharType="end"/>
      </w:r>
    </w:p>
    <w:p w14:paraId="49075C1A"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Tractive System Measurement</w:t>
      </w:r>
      <w:r w:rsidRPr="001A0565">
        <w:rPr>
          <w:rFonts w:eastAsia="Arial"/>
          <w:noProof/>
        </w:rPr>
        <w:t xml:space="preserve"> </w:t>
      </w:r>
      <w:r>
        <w:rPr>
          <w:noProof/>
        </w:rPr>
        <w:t>Points (TSMP)</w:t>
      </w:r>
      <w:r>
        <w:rPr>
          <w:noProof/>
        </w:rPr>
        <w:tab/>
      </w:r>
      <w:r>
        <w:rPr>
          <w:noProof/>
        </w:rPr>
        <w:fldChar w:fldCharType="begin"/>
      </w:r>
      <w:r>
        <w:rPr>
          <w:noProof/>
        </w:rPr>
        <w:instrText xml:space="preserve"> PAGEREF _Toc349247124 \h </w:instrText>
      </w:r>
      <w:r>
        <w:rPr>
          <w:noProof/>
        </w:rPr>
      </w:r>
      <w:r>
        <w:rPr>
          <w:noProof/>
        </w:rPr>
        <w:fldChar w:fldCharType="separate"/>
      </w:r>
      <w:r>
        <w:rPr>
          <w:noProof/>
        </w:rPr>
        <w:t>23</w:t>
      </w:r>
      <w:r>
        <w:rPr>
          <w:noProof/>
        </w:rPr>
        <w:fldChar w:fldCharType="end"/>
      </w:r>
    </w:p>
    <w:p w14:paraId="3A6521C5"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Pre-Charge</w:t>
      </w:r>
      <w:r w:rsidRPr="001A0565">
        <w:rPr>
          <w:rFonts w:eastAsia="Arial"/>
          <w:noProof/>
        </w:rPr>
        <w:t xml:space="preserve"> </w:t>
      </w:r>
      <w:r>
        <w:rPr>
          <w:noProof/>
        </w:rPr>
        <w:t>circuitry</w:t>
      </w:r>
      <w:r>
        <w:rPr>
          <w:noProof/>
        </w:rPr>
        <w:tab/>
      </w:r>
      <w:r>
        <w:rPr>
          <w:noProof/>
        </w:rPr>
        <w:fldChar w:fldCharType="begin"/>
      </w:r>
      <w:r>
        <w:rPr>
          <w:noProof/>
        </w:rPr>
        <w:instrText xml:space="preserve"> PAGEREF _Toc349247125 \h </w:instrText>
      </w:r>
      <w:r>
        <w:rPr>
          <w:noProof/>
        </w:rPr>
      </w:r>
      <w:r>
        <w:rPr>
          <w:noProof/>
        </w:rPr>
        <w:fldChar w:fldCharType="separate"/>
      </w:r>
      <w:r>
        <w:rPr>
          <w:noProof/>
        </w:rPr>
        <w:t>23</w:t>
      </w:r>
      <w:r>
        <w:rPr>
          <w:noProof/>
        </w:rPr>
        <w:fldChar w:fldCharType="end"/>
      </w:r>
    </w:p>
    <w:p w14:paraId="54CD6000"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Discharge</w:t>
      </w:r>
      <w:r w:rsidRPr="001A0565">
        <w:rPr>
          <w:rFonts w:eastAsia="Arial"/>
          <w:noProof/>
        </w:rPr>
        <w:t xml:space="preserve"> </w:t>
      </w:r>
      <w:r>
        <w:rPr>
          <w:noProof/>
        </w:rPr>
        <w:t>circuitry</w:t>
      </w:r>
      <w:r>
        <w:rPr>
          <w:noProof/>
        </w:rPr>
        <w:tab/>
      </w:r>
      <w:r>
        <w:rPr>
          <w:noProof/>
        </w:rPr>
        <w:fldChar w:fldCharType="begin"/>
      </w:r>
      <w:r>
        <w:rPr>
          <w:noProof/>
        </w:rPr>
        <w:instrText xml:space="preserve"> PAGEREF _Toc349247126 \h </w:instrText>
      </w:r>
      <w:r>
        <w:rPr>
          <w:noProof/>
        </w:rPr>
      </w:r>
      <w:r>
        <w:rPr>
          <w:noProof/>
        </w:rPr>
        <w:fldChar w:fldCharType="separate"/>
      </w:r>
      <w:r>
        <w:rPr>
          <w:noProof/>
        </w:rPr>
        <w:t>25</w:t>
      </w:r>
      <w:r>
        <w:rPr>
          <w:noProof/>
        </w:rPr>
        <w:fldChar w:fldCharType="end"/>
      </w:r>
    </w:p>
    <w:p w14:paraId="65E8CD3E"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HV</w:t>
      </w:r>
      <w:r w:rsidRPr="001A0565">
        <w:rPr>
          <w:rFonts w:eastAsia="Arial"/>
          <w:noProof/>
        </w:rPr>
        <w:t xml:space="preserve"> </w:t>
      </w:r>
      <w:r>
        <w:rPr>
          <w:noProof/>
        </w:rPr>
        <w:t>Disconnect</w:t>
      </w:r>
      <w:r w:rsidRPr="001A0565">
        <w:rPr>
          <w:rFonts w:eastAsia="Arial"/>
          <w:noProof/>
        </w:rPr>
        <w:t xml:space="preserve"> </w:t>
      </w:r>
      <w:r>
        <w:rPr>
          <w:noProof/>
        </w:rPr>
        <w:t>(HVD)</w:t>
      </w:r>
      <w:r>
        <w:rPr>
          <w:noProof/>
        </w:rPr>
        <w:tab/>
      </w:r>
      <w:r>
        <w:rPr>
          <w:noProof/>
        </w:rPr>
        <w:fldChar w:fldCharType="begin"/>
      </w:r>
      <w:r>
        <w:rPr>
          <w:noProof/>
        </w:rPr>
        <w:instrText xml:space="preserve"> PAGEREF _Toc349247127 \h </w:instrText>
      </w:r>
      <w:r>
        <w:rPr>
          <w:noProof/>
        </w:rPr>
      </w:r>
      <w:r>
        <w:rPr>
          <w:noProof/>
        </w:rPr>
        <w:fldChar w:fldCharType="separate"/>
      </w:r>
      <w:r>
        <w:rPr>
          <w:noProof/>
        </w:rPr>
        <w:t>26</w:t>
      </w:r>
      <w:r>
        <w:rPr>
          <w:noProof/>
        </w:rPr>
        <w:fldChar w:fldCharType="end"/>
      </w:r>
    </w:p>
    <w:p w14:paraId="2F16BD49"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Accelerator Actuator / Throttle Position</w:t>
      </w:r>
      <w:r w:rsidRPr="001A0565">
        <w:rPr>
          <w:rFonts w:eastAsia="Arial"/>
          <w:noProof/>
        </w:rPr>
        <w:t xml:space="preserve"> </w:t>
      </w:r>
      <w:r>
        <w:rPr>
          <w:noProof/>
        </w:rPr>
        <w:t>Sensor</w:t>
      </w:r>
      <w:r>
        <w:rPr>
          <w:noProof/>
        </w:rPr>
        <w:tab/>
      </w:r>
      <w:r>
        <w:rPr>
          <w:noProof/>
        </w:rPr>
        <w:fldChar w:fldCharType="begin"/>
      </w:r>
      <w:r>
        <w:rPr>
          <w:noProof/>
        </w:rPr>
        <w:instrText xml:space="preserve"> PAGEREF _Toc349247128 \h </w:instrText>
      </w:r>
      <w:r>
        <w:rPr>
          <w:noProof/>
        </w:rPr>
      </w:r>
      <w:r>
        <w:rPr>
          <w:noProof/>
        </w:rPr>
        <w:fldChar w:fldCharType="separate"/>
      </w:r>
      <w:r>
        <w:rPr>
          <w:noProof/>
        </w:rPr>
        <w:t>26</w:t>
      </w:r>
      <w:r>
        <w:rPr>
          <w:noProof/>
        </w:rPr>
        <w:fldChar w:fldCharType="end"/>
      </w:r>
    </w:p>
    <w:p w14:paraId="1668535E"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4.8</w:t>
      </w:r>
      <w:r>
        <w:rPr>
          <w:rFonts w:asciiTheme="minorHAnsi" w:eastAsiaTheme="minorEastAsia" w:hAnsiTheme="minorHAnsi" w:cstheme="minorBidi"/>
          <w:noProof/>
          <w:sz w:val="24"/>
          <w:szCs w:val="24"/>
          <w:lang w:eastAsia="ja-JP"/>
        </w:rPr>
        <w:tab/>
      </w:r>
      <w:r>
        <w:rPr>
          <w:noProof/>
        </w:rPr>
        <w:t>Accelerator / throttle position encoder error check</w:t>
      </w:r>
      <w:r>
        <w:rPr>
          <w:noProof/>
        </w:rPr>
        <w:tab/>
      </w:r>
      <w:r>
        <w:rPr>
          <w:noProof/>
        </w:rPr>
        <w:fldChar w:fldCharType="begin"/>
      </w:r>
      <w:r>
        <w:rPr>
          <w:noProof/>
        </w:rPr>
        <w:instrText xml:space="preserve"> PAGEREF _Toc349247129 \h </w:instrText>
      </w:r>
      <w:r>
        <w:rPr>
          <w:noProof/>
        </w:rPr>
      </w:r>
      <w:r>
        <w:rPr>
          <w:noProof/>
        </w:rPr>
        <w:fldChar w:fldCharType="separate"/>
      </w:r>
      <w:r>
        <w:rPr>
          <w:noProof/>
        </w:rPr>
        <w:t>26</w:t>
      </w:r>
      <w:r>
        <w:rPr>
          <w:noProof/>
        </w:rPr>
        <w:fldChar w:fldCharType="end"/>
      </w:r>
    </w:p>
    <w:p w14:paraId="3B52F951" w14:textId="77777777" w:rsidR="00605A0E" w:rsidRDefault="00605A0E">
      <w:pPr>
        <w:pStyle w:val="TOC1"/>
        <w:tabs>
          <w:tab w:val="left" w:pos="1241"/>
          <w:tab w:val="right" w:leader="dot" w:pos="9638"/>
        </w:tabs>
        <w:rPr>
          <w:rFonts w:asciiTheme="minorHAnsi" w:eastAsiaTheme="minorEastAsia" w:hAnsiTheme="minorHAnsi" w:cstheme="minorBidi"/>
          <w:b w:val="0"/>
          <w:noProof/>
          <w:szCs w:val="24"/>
          <w:lang w:eastAsia="ja-JP"/>
        </w:rPr>
      </w:pPr>
      <w:r w:rsidRPr="001A0565">
        <w:rPr>
          <w:b w:val="0"/>
          <w:noProof/>
          <w:color w:val="000000"/>
          <w:lang w:bidi="x-none"/>
          <w14:scene3d>
            <w14:camera w14:prst="orthographicFront"/>
            <w14:lightRig w14:rig="threePt" w14:dir="t">
              <w14:rot w14:lat="0" w14:lon="0" w14:rev="0"/>
            </w14:lightRig>
          </w14:scene3d>
        </w:rPr>
        <w:t>Section 5</w:t>
      </w:r>
      <w:r>
        <w:rPr>
          <w:rFonts w:asciiTheme="minorHAnsi" w:eastAsiaTheme="minorEastAsia" w:hAnsiTheme="minorHAnsi" w:cstheme="minorBidi"/>
          <w:b w:val="0"/>
          <w:noProof/>
          <w:szCs w:val="24"/>
          <w:lang w:eastAsia="ja-JP"/>
        </w:rPr>
        <w:tab/>
      </w:r>
      <w:r>
        <w:rPr>
          <w:noProof/>
        </w:rPr>
        <w:t>Accumulator System</w:t>
      </w:r>
      <w:r>
        <w:rPr>
          <w:noProof/>
        </w:rPr>
        <w:tab/>
      </w:r>
      <w:r>
        <w:rPr>
          <w:noProof/>
        </w:rPr>
        <w:fldChar w:fldCharType="begin"/>
      </w:r>
      <w:r>
        <w:rPr>
          <w:noProof/>
        </w:rPr>
        <w:instrText xml:space="preserve"> PAGEREF _Toc349247130 \h </w:instrText>
      </w:r>
      <w:r>
        <w:rPr>
          <w:noProof/>
        </w:rPr>
      </w:r>
      <w:r>
        <w:rPr>
          <w:noProof/>
        </w:rPr>
        <w:fldChar w:fldCharType="separate"/>
      </w:r>
      <w:r>
        <w:rPr>
          <w:noProof/>
        </w:rPr>
        <w:t>28</w:t>
      </w:r>
      <w:r>
        <w:rPr>
          <w:noProof/>
        </w:rPr>
        <w:fldChar w:fldCharType="end"/>
      </w:r>
    </w:p>
    <w:p w14:paraId="79336CCB"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Accumulator</w:t>
      </w:r>
      <w:r w:rsidRPr="001A0565">
        <w:rPr>
          <w:rFonts w:eastAsia="Arial"/>
          <w:noProof/>
        </w:rPr>
        <w:t xml:space="preserve"> </w:t>
      </w:r>
      <w:r>
        <w:rPr>
          <w:noProof/>
        </w:rPr>
        <w:t>Pack</w:t>
      </w:r>
      <w:r>
        <w:rPr>
          <w:noProof/>
        </w:rPr>
        <w:tab/>
      </w:r>
      <w:r>
        <w:rPr>
          <w:noProof/>
        </w:rPr>
        <w:fldChar w:fldCharType="begin"/>
      </w:r>
      <w:r>
        <w:rPr>
          <w:noProof/>
        </w:rPr>
        <w:instrText xml:space="preserve"> PAGEREF _Toc349247131 \h </w:instrText>
      </w:r>
      <w:r>
        <w:rPr>
          <w:noProof/>
        </w:rPr>
      </w:r>
      <w:r>
        <w:rPr>
          <w:noProof/>
        </w:rPr>
        <w:fldChar w:fldCharType="separate"/>
      </w:r>
      <w:r>
        <w:rPr>
          <w:noProof/>
        </w:rPr>
        <w:t>28</w:t>
      </w:r>
      <w:r>
        <w:rPr>
          <w:noProof/>
        </w:rPr>
        <w:fldChar w:fldCharType="end"/>
      </w:r>
    </w:p>
    <w:p w14:paraId="44E195D1"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Cell</w:t>
      </w:r>
      <w:r w:rsidRPr="001A0565">
        <w:rPr>
          <w:rFonts w:eastAsia="Arial"/>
          <w:noProof/>
        </w:rPr>
        <w:t xml:space="preserve"> </w:t>
      </w:r>
      <w:r>
        <w:rPr>
          <w:noProof/>
        </w:rPr>
        <w:t>description</w:t>
      </w:r>
      <w:r>
        <w:rPr>
          <w:noProof/>
        </w:rPr>
        <w:tab/>
      </w:r>
      <w:r>
        <w:rPr>
          <w:noProof/>
        </w:rPr>
        <w:fldChar w:fldCharType="begin"/>
      </w:r>
      <w:r>
        <w:rPr>
          <w:noProof/>
        </w:rPr>
        <w:instrText xml:space="preserve"> PAGEREF _Toc349247132 \h </w:instrText>
      </w:r>
      <w:r>
        <w:rPr>
          <w:noProof/>
        </w:rPr>
      </w:r>
      <w:r>
        <w:rPr>
          <w:noProof/>
        </w:rPr>
        <w:fldChar w:fldCharType="separate"/>
      </w:r>
      <w:r>
        <w:rPr>
          <w:noProof/>
        </w:rPr>
        <w:t>30</w:t>
      </w:r>
      <w:r>
        <w:rPr>
          <w:noProof/>
        </w:rPr>
        <w:fldChar w:fldCharType="end"/>
      </w:r>
    </w:p>
    <w:p w14:paraId="1D3D4653"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Cell</w:t>
      </w:r>
      <w:r w:rsidRPr="001A0565">
        <w:rPr>
          <w:rFonts w:eastAsia="Arial"/>
          <w:noProof/>
        </w:rPr>
        <w:t xml:space="preserve"> </w:t>
      </w:r>
      <w:r>
        <w:rPr>
          <w:noProof/>
        </w:rPr>
        <w:t>configuration</w:t>
      </w:r>
      <w:r>
        <w:rPr>
          <w:noProof/>
        </w:rPr>
        <w:tab/>
      </w:r>
      <w:r>
        <w:rPr>
          <w:noProof/>
        </w:rPr>
        <w:fldChar w:fldCharType="begin"/>
      </w:r>
      <w:r>
        <w:rPr>
          <w:noProof/>
        </w:rPr>
        <w:instrText xml:space="preserve"> PAGEREF _Toc349247133 \h </w:instrText>
      </w:r>
      <w:r>
        <w:rPr>
          <w:noProof/>
        </w:rPr>
      </w:r>
      <w:r>
        <w:rPr>
          <w:noProof/>
        </w:rPr>
        <w:fldChar w:fldCharType="separate"/>
      </w:r>
      <w:r>
        <w:rPr>
          <w:noProof/>
        </w:rPr>
        <w:t>31</w:t>
      </w:r>
      <w:r>
        <w:rPr>
          <w:noProof/>
        </w:rPr>
        <w:fldChar w:fldCharType="end"/>
      </w:r>
    </w:p>
    <w:p w14:paraId="52BF97FF"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Segment Maintenance Disconnect</w:t>
      </w:r>
      <w:r>
        <w:rPr>
          <w:noProof/>
        </w:rPr>
        <w:tab/>
      </w:r>
      <w:r>
        <w:rPr>
          <w:noProof/>
        </w:rPr>
        <w:fldChar w:fldCharType="begin"/>
      </w:r>
      <w:r>
        <w:rPr>
          <w:noProof/>
        </w:rPr>
        <w:instrText xml:space="preserve"> PAGEREF _Toc349247134 \h </w:instrText>
      </w:r>
      <w:r>
        <w:rPr>
          <w:noProof/>
        </w:rPr>
      </w:r>
      <w:r>
        <w:rPr>
          <w:noProof/>
        </w:rPr>
        <w:fldChar w:fldCharType="separate"/>
      </w:r>
      <w:r>
        <w:rPr>
          <w:noProof/>
        </w:rPr>
        <w:t>31</w:t>
      </w:r>
      <w:r>
        <w:rPr>
          <w:noProof/>
        </w:rPr>
        <w:fldChar w:fldCharType="end"/>
      </w:r>
    </w:p>
    <w:p w14:paraId="1B36F42C"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Lithium-Ion Pouch Cells</w:t>
      </w:r>
      <w:r>
        <w:rPr>
          <w:noProof/>
        </w:rPr>
        <w:tab/>
      </w:r>
      <w:r>
        <w:rPr>
          <w:noProof/>
        </w:rPr>
        <w:fldChar w:fldCharType="begin"/>
      </w:r>
      <w:r>
        <w:rPr>
          <w:noProof/>
        </w:rPr>
        <w:instrText xml:space="preserve"> PAGEREF _Toc349247135 \h </w:instrText>
      </w:r>
      <w:r>
        <w:rPr>
          <w:noProof/>
        </w:rPr>
      </w:r>
      <w:r>
        <w:rPr>
          <w:noProof/>
        </w:rPr>
        <w:fldChar w:fldCharType="separate"/>
      </w:r>
      <w:r>
        <w:rPr>
          <w:noProof/>
        </w:rPr>
        <w:t>32</w:t>
      </w:r>
      <w:r>
        <w:rPr>
          <w:noProof/>
        </w:rPr>
        <w:fldChar w:fldCharType="end"/>
      </w:r>
    </w:p>
    <w:p w14:paraId="2641E9FE"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lastRenderedPageBreak/>
        <w:t>5.6</w:t>
      </w:r>
      <w:r>
        <w:rPr>
          <w:rFonts w:asciiTheme="minorHAnsi" w:eastAsiaTheme="minorEastAsia" w:hAnsiTheme="minorHAnsi" w:cstheme="minorBidi"/>
          <w:noProof/>
          <w:sz w:val="24"/>
          <w:szCs w:val="24"/>
          <w:lang w:eastAsia="ja-JP"/>
        </w:rPr>
        <w:tab/>
      </w:r>
      <w:r>
        <w:rPr>
          <w:noProof/>
        </w:rPr>
        <w:t>Cell</w:t>
      </w:r>
      <w:r w:rsidRPr="001A0565">
        <w:rPr>
          <w:rFonts w:eastAsia="Arial"/>
          <w:noProof/>
        </w:rPr>
        <w:t xml:space="preserve"> </w:t>
      </w:r>
      <w:r>
        <w:rPr>
          <w:noProof/>
        </w:rPr>
        <w:t>temperature</w:t>
      </w:r>
      <w:r w:rsidRPr="001A0565">
        <w:rPr>
          <w:rFonts w:eastAsia="Arial"/>
          <w:noProof/>
        </w:rPr>
        <w:t xml:space="preserve"> </w:t>
      </w:r>
      <w:r>
        <w:rPr>
          <w:noProof/>
        </w:rPr>
        <w:t>monitoring</w:t>
      </w:r>
      <w:r>
        <w:rPr>
          <w:noProof/>
        </w:rPr>
        <w:tab/>
      </w:r>
      <w:r>
        <w:rPr>
          <w:noProof/>
        </w:rPr>
        <w:fldChar w:fldCharType="begin"/>
      </w:r>
      <w:r>
        <w:rPr>
          <w:noProof/>
        </w:rPr>
        <w:instrText xml:space="preserve"> PAGEREF _Toc349247136 \h </w:instrText>
      </w:r>
      <w:r>
        <w:rPr>
          <w:noProof/>
        </w:rPr>
      </w:r>
      <w:r>
        <w:rPr>
          <w:noProof/>
        </w:rPr>
        <w:fldChar w:fldCharType="separate"/>
      </w:r>
      <w:r>
        <w:rPr>
          <w:noProof/>
        </w:rPr>
        <w:t>32</w:t>
      </w:r>
      <w:r>
        <w:rPr>
          <w:noProof/>
        </w:rPr>
        <w:fldChar w:fldCharType="end"/>
      </w:r>
    </w:p>
    <w:p w14:paraId="49BA7CFB"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5.7</w:t>
      </w:r>
      <w:r>
        <w:rPr>
          <w:rFonts w:asciiTheme="minorHAnsi" w:eastAsiaTheme="minorEastAsia" w:hAnsiTheme="minorHAnsi" w:cstheme="minorBidi"/>
          <w:noProof/>
          <w:sz w:val="24"/>
          <w:szCs w:val="24"/>
          <w:lang w:eastAsia="ja-JP"/>
        </w:rPr>
        <w:tab/>
      </w:r>
      <w:r>
        <w:rPr>
          <w:noProof/>
        </w:rPr>
        <w:t>Accumulator</w:t>
      </w:r>
      <w:r w:rsidRPr="001A0565">
        <w:rPr>
          <w:rFonts w:eastAsia="Arial"/>
          <w:noProof/>
        </w:rPr>
        <w:t xml:space="preserve"> </w:t>
      </w:r>
      <w:r>
        <w:rPr>
          <w:noProof/>
        </w:rPr>
        <w:t>Isolation</w:t>
      </w:r>
      <w:r w:rsidRPr="001A0565">
        <w:rPr>
          <w:rFonts w:eastAsia="Arial"/>
          <w:noProof/>
        </w:rPr>
        <w:t xml:space="preserve"> </w:t>
      </w:r>
      <w:r>
        <w:rPr>
          <w:noProof/>
        </w:rPr>
        <w:t>Relays (AIR)</w:t>
      </w:r>
      <w:r>
        <w:rPr>
          <w:noProof/>
        </w:rPr>
        <w:tab/>
      </w:r>
      <w:r>
        <w:rPr>
          <w:noProof/>
        </w:rPr>
        <w:fldChar w:fldCharType="begin"/>
      </w:r>
      <w:r>
        <w:rPr>
          <w:noProof/>
        </w:rPr>
        <w:instrText xml:space="preserve"> PAGEREF _Toc349247137 \h </w:instrText>
      </w:r>
      <w:r>
        <w:rPr>
          <w:noProof/>
        </w:rPr>
      </w:r>
      <w:r>
        <w:rPr>
          <w:noProof/>
        </w:rPr>
        <w:fldChar w:fldCharType="separate"/>
      </w:r>
      <w:r>
        <w:rPr>
          <w:noProof/>
        </w:rPr>
        <w:t>32</w:t>
      </w:r>
      <w:r>
        <w:rPr>
          <w:noProof/>
        </w:rPr>
        <w:fldChar w:fldCharType="end"/>
      </w:r>
    </w:p>
    <w:p w14:paraId="12597C82"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5.8</w:t>
      </w:r>
      <w:r>
        <w:rPr>
          <w:rFonts w:asciiTheme="minorHAnsi" w:eastAsiaTheme="minorEastAsia" w:hAnsiTheme="minorHAnsi" w:cstheme="minorBidi"/>
          <w:noProof/>
          <w:sz w:val="24"/>
          <w:szCs w:val="24"/>
          <w:lang w:eastAsia="ja-JP"/>
        </w:rPr>
        <w:tab/>
      </w:r>
      <w:r>
        <w:rPr>
          <w:noProof/>
        </w:rPr>
        <w:t>Accumulator</w:t>
      </w:r>
      <w:r w:rsidRPr="001A0565">
        <w:rPr>
          <w:rFonts w:eastAsia="Arial"/>
          <w:noProof/>
        </w:rPr>
        <w:t xml:space="preserve"> </w:t>
      </w:r>
      <w:r>
        <w:rPr>
          <w:noProof/>
        </w:rPr>
        <w:t>Management</w:t>
      </w:r>
      <w:r w:rsidRPr="001A0565">
        <w:rPr>
          <w:rFonts w:eastAsia="Arial"/>
          <w:noProof/>
        </w:rPr>
        <w:t xml:space="preserve"> </w:t>
      </w:r>
      <w:r>
        <w:rPr>
          <w:noProof/>
        </w:rPr>
        <w:t>System (AMS)</w:t>
      </w:r>
      <w:r>
        <w:rPr>
          <w:noProof/>
        </w:rPr>
        <w:tab/>
      </w:r>
      <w:r>
        <w:rPr>
          <w:noProof/>
        </w:rPr>
        <w:fldChar w:fldCharType="begin"/>
      </w:r>
      <w:r>
        <w:rPr>
          <w:noProof/>
        </w:rPr>
        <w:instrText xml:space="preserve"> PAGEREF _Toc349247138 \h </w:instrText>
      </w:r>
      <w:r>
        <w:rPr>
          <w:noProof/>
        </w:rPr>
      </w:r>
      <w:r>
        <w:rPr>
          <w:noProof/>
        </w:rPr>
        <w:fldChar w:fldCharType="separate"/>
      </w:r>
      <w:r>
        <w:rPr>
          <w:noProof/>
        </w:rPr>
        <w:t>33</w:t>
      </w:r>
      <w:r>
        <w:rPr>
          <w:noProof/>
        </w:rPr>
        <w:fldChar w:fldCharType="end"/>
      </w:r>
    </w:p>
    <w:p w14:paraId="0E0A3A1B"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5.9</w:t>
      </w:r>
      <w:r>
        <w:rPr>
          <w:rFonts w:asciiTheme="minorHAnsi" w:eastAsiaTheme="minorEastAsia" w:hAnsiTheme="minorHAnsi" w:cstheme="minorBidi"/>
          <w:noProof/>
          <w:sz w:val="24"/>
          <w:szCs w:val="24"/>
          <w:lang w:eastAsia="ja-JP"/>
        </w:rPr>
        <w:tab/>
      </w:r>
      <w:r>
        <w:rPr>
          <w:noProof/>
        </w:rPr>
        <w:t>Accumulator wiring,</w:t>
      </w:r>
      <w:r w:rsidRPr="001A0565">
        <w:rPr>
          <w:rFonts w:eastAsia="Arial"/>
          <w:noProof/>
        </w:rPr>
        <w:t xml:space="preserve"> </w:t>
      </w:r>
      <w:r>
        <w:rPr>
          <w:noProof/>
        </w:rPr>
        <w:t>cables,</w:t>
      </w:r>
      <w:r w:rsidRPr="001A0565">
        <w:rPr>
          <w:rFonts w:eastAsia="Arial"/>
          <w:noProof/>
        </w:rPr>
        <w:t xml:space="preserve"> </w:t>
      </w:r>
      <w:r>
        <w:rPr>
          <w:noProof/>
        </w:rPr>
        <w:t>current</w:t>
      </w:r>
      <w:r w:rsidRPr="001A0565">
        <w:rPr>
          <w:rFonts w:eastAsia="Arial"/>
          <w:noProof/>
        </w:rPr>
        <w:t xml:space="preserve"> </w:t>
      </w:r>
      <w:r>
        <w:rPr>
          <w:noProof/>
        </w:rPr>
        <w:t>calculations</w:t>
      </w:r>
      <w:r>
        <w:rPr>
          <w:noProof/>
        </w:rPr>
        <w:tab/>
      </w:r>
      <w:r>
        <w:rPr>
          <w:noProof/>
        </w:rPr>
        <w:fldChar w:fldCharType="begin"/>
      </w:r>
      <w:r>
        <w:rPr>
          <w:noProof/>
        </w:rPr>
        <w:instrText xml:space="preserve"> PAGEREF _Toc349247139 \h </w:instrText>
      </w:r>
      <w:r>
        <w:rPr>
          <w:noProof/>
        </w:rPr>
      </w:r>
      <w:r>
        <w:rPr>
          <w:noProof/>
        </w:rPr>
        <w:fldChar w:fldCharType="separate"/>
      </w:r>
      <w:r>
        <w:rPr>
          <w:noProof/>
        </w:rPr>
        <w:t>34</w:t>
      </w:r>
      <w:r>
        <w:rPr>
          <w:noProof/>
        </w:rPr>
        <w:fldChar w:fldCharType="end"/>
      </w:r>
    </w:p>
    <w:p w14:paraId="3963DE19" w14:textId="77777777" w:rsidR="00605A0E" w:rsidRDefault="00605A0E">
      <w:pPr>
        <w:pStyle w:val="TOC2"/>
        <w:tabs>
          <w:tab w:val="left" w:pos="888"/>
          <w:tab w:val="right" w:leader="dot" w:pos="9638"/>
        </w:tabs>
        <w:rPr>
          <w:rFonts w:asciiTheme="minorHAnsi" w:eastAsiaTheme="minorEastAsia" w:hAnsiTheme="minorHAnsi" w:cstheme="minorBidi"/>
          <w:noProof/>
          <w:sz w:val="24"/>
          <w:szCs w:val="24"/>
          <w:lang w:eastAsia="ja-JP"/>
        </w:rPr>
      </w:pPr>
      <w:r>
        <w:rPr>
          <w:noProof/>
        </w:rPr>
        <w:t>5.10</w:t>
      </w:r>
      <w:r>
        <w:rPr>
          <w:rFonts w:asciiTheme="minorHAnsi" w:eastAsiaTheme="minorEastAsia" w:hAnsiTheme="minorHAnsi" w:cstheme="minorBidi"/>
          <w:noProof/>
          <w:sz w:val="24"/>
          <w:szCs w:val="24"/>
          <w:lang w:eastAsia="ja-JP"/>
        </w:rPr>
        <w:tab/>
      </w:r>
      <w:r>
        <w:rPr>
          <w:noProof/>
        </w:rPr>
        <w:t>Accumulator</w:t>
      </w:r>
      <w:r w:rsidRPr="001A0565">
        <w:rPr>
          <w:rFonts w:eastAsia="Arial"/>
          <w:noProof/>
        </w:rPr>
        <w:t xml:space="preserve"> </w:t>
      </w:r>
      <w:r>
        <w:rPr>
          <w:noProof/>
        </w:rPr>
        <w:t>indicator</w:t>
      </w:r>
      <w:r>
        <w:rPr>
          <w:noProof/>
        </w:rPr>
        <w:tab/>
      </w:r>
      <w:r>
        <w:rPr>
          <w:noProof/>
        </w:rPr>
        <w:fldChar w:fldCharType="begin"/>
      </w:r>
      <w:r>
        <w:rPr>
          <w:noProof/>
        </w:rPr>
        <w:instrText xml:space="preserve"> PAGEREF _Toc349247140 \h </w:instrText>
      </w:r>
      <w:r>
        <w:rPr>
          <w:noProof/>
        </w:rPr>
      </w:r>
      <w:r>
        <w:rPr>
          <w:noProof/>
        </w:rPr>
        <w:fldChar w:fldCharType="separate"/>
      </w:r>
      <w:r>
        <w:rPr>
          <w:noProof/>
        </w:rPr>
        <w:t>35</w:t>
      </w:r>
      <w:r>
        <w:rPr>
          <w:noProof/>
        </w:rPr>
        <w:fldChar w:fldCharType="end"/>
      </w:r>
    </w:p>
    <w:p w14:paraId="474C3914" w14:textId="77777777" w:rsidR="00605A0E" w:rsidRDefault="00605A0E">
      <w:pPr>
        <w:pStyle w:val="TOC2"/>
        <w:tabs>
          <w:tab w:val="left" w:pos="888"/>
          <w:tab w:val="right" w:leader="dot" w:pos="9638"/>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Charging</w:t>
      </w:r>
      <w:r>
        <w:rPr>
          <w:noProof/>
        </w:rPr>
        <w:tab/>
      </w:r>
      <w:r>
        <w:rPr>
          <w:noProof/>
        </w:rPr>
        <w:fldChar w:fldCharType="begin"/>
      </w:r>
      <w:r>
        <w:rPr>
          <w:noProof/>
        </w:rPr>
        <w:instrText xml:space="preserve"> PAGEREF _Toc349247141 \h </w:instrText>
      </w:r>
      <w:r>
        <w:rPr>
          <w:noProof/>
        </w:rPr>
      </w:r>
      <w:r>
        <w:rPr>
          <w:noProof/>
        </w:rPr>
        <w:fldChar w:fldCharType="separate"/>
      </w:r>
      <w:r>
        <w:rPr>
          <w:noProof/>
        </w:rPr>
        <w:t>36</w:t>
      </w:r>
      <w:r>
        <w:rPr>
          <w:noProof/>
        </w:rPr>
        <w:fldChar w:fldCharType="end"/>
      </w:r>
    </w:p>
    <w:p w14:paraId="52367F7E" w14:textId="77777777" w:rsidR="00605A0E" w:rsidRDefault="00605A0E">
      <w:pPr>
        <w:pStyle w:val="TOC2"/>
        <w:tabs>
          <w:tab w:val="left" w:pos="888"/>
          <w:tab w:val="right" w:leader="dot" w:pos="9638"/>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Accumulator Container/Housing</w:t>
      </w:r>
      <w:r>
        <w:rPr>
          <w:noProof/>
        </w:rPr>
        <w:tab/>
      </w:r>
      <w:r>
        <w:rPr>
          <w:noProof/>
        </w:rPr>
        <w:fldChar w:fldCharType="begin"/>
      </w:r>
      <w:r>
        <w:rPr>
          <w:noProof/>
        </w:rPr>
        <w:instrText xml:space="preserve"> PAGEREF _Toc349247142 \h </w:instrText>
      </w:r>
      <w:r>
        <w:rPr>
          <w:noProof/>
        </w:rPr>
      </w:r>
      <w:r>
        <w:rPr>
          <w:noProof/>
        </w:rPr>
        <w:fldChar w:fldCharType="separate"/>
      </w:r>
      <w:r>
        <w:rPr>
          <w:noProof/>
        </w:rPr>
        <w:t>37</w:t>
      </w:r>
      <w:r>
        <w:rPr>
          <w:noProof/>
        </w:rPr>
        <w:fldChar w:fldCharType="end"/>
      </w:r>
    </w:p>
    <w:p w14:paraId="0FC5ECB4" w14:textId="77777777" w:rsidR="00605A0E" w:rsidRDefault="00605A0E">
      <w:pPr>
        <w:pStyle w:val="TOC1"/>
        <w:tabs>
          <w:tab w:val="left" w:pos="1241"/>
          <w:tab w:val="right" w:leader="dot" w:pos="9638"/>
        </w:tabs>
        <w:rPr>
          <w:rFonts w:asciiTheme="minorHAnsi" w:eastAsiaTheme="minorEastAsia" w:hAnsiTheme="minorHAnsi" w:cstheme="minorBidi"/>
          <w:b w:val="0"/>
          <w:noProof/>
          <w:szCs w:val="24"/>
          <w:lang w:eastAsia="ja-JP"/>
        </w:rPr>
      </w:pPr>
      <w:r w:rsidRPr="001A0565">
        <w:rPr>
          <w:b w:val="0"/>
          <w:noProof/>
          <w:color w:val="000000"/>
          <w:lang w:bidi="x-none"/>
          <w14:scene3d>
            <w14:camera w14:prst="orthographicFront"/>
            <w14:lightRig w14:rig="threePt" w14:dir="t">
              <w14:rot w14:lat="0" w14:lon="0" w14:rev="0"/>
            </w14:lightRig>
          </w14:scene3d>
        </w:rPr>
        <w:t>Section 6</w:t>
      </w:r>
      <w:r>
        <w:rPr>
          <w:rFonts w:asciiTheme="minorHAnsi" w:eastAsiaTheme="minorEastAsia" w:hAnsiTheme="minorHAnsi" w:cstheme="minorBidi"/>
          <w:b w:val="0"/>
          <w:noProof/>
          <w:szCs w:val="24"/>
          <w:lang w:eastAsia="ja-JP"/>
        </w:rPr>
        <w:tab/>
      </w:r>
      <w:r>
        <w:rPr>
          <w:noProof/>
        </w:rPr>
        <w:t>Safety Controls and Indicators</w:t>
      </w:r>
      <w:r>
        <w:rPr>
          <w:noProof/>
        </w:rPr>
        <w:tab/>
      </w:r>
      <w:r>
        <w:rPr>
          <w:noProof/>
        </w:rPr>
        <w:fldChar w:fldCharType="begin"/>
      </w:r>
      <w:r>
        <w:rPr>
          <w:noProof/>
        </w:rPr>
        <w:instrText xml:space="preserve"> PAGEREF _Toc349247143 \h </w:instrText>
      </w:r>
      <w:r>
        <w:rPr>
          <w:noProof/>
        </w:rPr>
      </w:r>
      <w:r>
        <w:rPr>
          <w:noProof/>
        </w:rPr>
        <w:fldChar w:fldCharType="separate"/>
      </w:r>
      <w:r>
        <w:rPr>
          <w:noProof/>
        </w:rPr>
        <w:t>40</w:t>
      </w:r>
      <w:r>
        <w:rPr>
          <w:noProof/>
        </w:rPr>
        <w:fldChar w:fldCharType="end"/>
      </w:r>
    </w:p>
    <w:p w14:paraId="37166665"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Shutdown</w:t>
      </w:r>
      <w:r w:rsidRPr="001A0565">
        <w:rPr>
          <w:rFonts w:eastAsia="Arial"/>
          <w:noProof/>
        </w:rPr>
        <w:t xml:space="preserve"> </w:t>
      </w:r>
      <w:r>
        <w:rPr>
          <w:noProof/>
        </w:rPr>
        <w:t>Circuit</w:t>
      </w:r>
      <w:r>
        <w:rPr>
          <w:noProof/>
        </w:rPr>
        <w:tab/>
      </w:r>
      <w:r>
        <w:rPr>
          <w:noProof/>
        </w:rPr>
        <w:fldChar w:fldCharType="begin"/>
      </w:r>
      <w:r>
        <w:rPr>
          <w:noProof/>
        </w:rPr>
        <w:instrText xml:space="preserve"> PAGEREF _Toc349247144 \h </w:instrText>
      </w:r>
      <w:r>
        <w:rPr>
          <w:noProof/>
        </w:rPr>
      </w:r>
      <w:r>
        <w:rPr>
          <w:noProof/>
        </w:rPr>
        <w:fldChar w:fldCharType="separate"/>
      </w:r>
      <w:r>
        <w:rPr>
          <w:noProof/>
        </w:rPr>
        <w:t>40</w:t>
      </w:r>
      <w:r>
        <w:rPr>
          <w:noProof/>
        </w:rPr>
        <w:fldChar w:fldCharType="end"/>
      </w:r>
    </w:p>
    <w:p w14:paraId="71630296"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IMD</w:t>
      </w:r>
      <w:r>
        <w:rPr>
          <w:noProof/>
        </w:rPr>
        <w:tab/>
      </w:r>
      <w:r>
        <w:rPr>
          <w:noProof/>
        </w:rPr>
        <w:fldChar w:fldCharType="begin"/>
      </w:r>
      <w:r>
        <w:rPr>
          <w:noProof/>
        </w:rPr>
        <w:instrText xml:space="preserve"> PAGEREF _Toc349247145 \h </w:instrText>
      </w:r>
      <w:r>
        <w:rPr>
          <w:noProof/>
        </w:rPr>
      </w:r>
      <w:r>
        <w:rPr>
          <w:noProof/>
        </w:rPr>
        <w:fldChar w:fldCharType="separate"/>
      </w:r>
      <w:r>
        <w:rPr>
          <w:noProof/>
        </w:rPr>
        <w:t>42</w:t>
      </w:r>
      <w:r>
        <w:rPr>
          <w:noProof/>
        </w:rPr>
        <w:fldChar w:fldCharType="end"/>
      </w:r>
    </w:p>
    <w:p w14:paraId="7E6722C8"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Reset / Latching</w:t>
      </w:r>
      <w:r w:rsidRPr="001A0565">
        <w:rPr>
          <w:rFonts w:eastAsia="Arial"/>
          <w:noProof/>
        </w:rPr>
        <w:t xml:space="preserve"> </w:t>
      </w:r>
      <w:r>
        <w:rPr>
          <w:noProof/>
        </w:rPr>
        <w:t>for</w:t>
      </w:r>
      <w:r w:rsidRPr="001A0565">
        <w:rPr>
          <w:rFonts w:eastAsia="Arial"/>
          <w:noProof/>
        </w:rPr>
        <w:t xml:space="preserve"> </w:t>
      </w:r>
      <w:r>
        <w:rPr>
          <w:noProof/>
        </w:rPr>
        <w:t>IMD</w:t>
      </w:r>
      <w:r w:rsidRPr="001A0565">
        <w:rPr>
          <w:rFonts w:eastAsia="Arial"/>
          <w:noProof/>
        </w:rPr>
        <w:t xml:space="preserve"> </w:t>
      </w:r>
      <w:r>
        <w:rPr>
          <w:noProof/>
        </w:rPr>
        <w:t>and</w:t>
      </w:r>
      <w:r w:rsidRPr="001A0565">
        <w:rPr>
          <w:rFonts w:eastAsia="Arial"/>
          <w:noProof/>
        </w:rPr>
        <w:t xml:space="preserve"> </w:t>
      </w:r>
      <w:r>
        <w:rPr>
          <w:noProof/>
        </w:rPr>
        <w:t>AMS</w:t>
      </w:r>
      <w:r>
        <w:rPr>
          <w:noProof/>
        </w:rPr>
        <w:tab/>
      </w:r>
      <w:r>
        <w:rPr>
          <w:noProof/>
        </w:rPr>
        <w:fldChar w:fldCharType="begin"/>
      </w:r>
      <w:r>
        <w:rPr>
          <w:noProof/>
        </w:rPr>
        <w:instrText xml:space="preserve"> PAGEREF _Toc349247146 \h </w:instrText>
      </w:r>
      <w:r>
        <w:rPr>
          <w:noProof/>
        </w:rPr>
      </w:r>
      <w:r>
        <w:rPr>
          <w:noProof/>
        </w:rPr>
        <w:fldChar w:fldCharType="separate"/>
      </w:r>
      <w:r>
        <w:rPr>
          <w:noProof/>
        </w:rPr>
        <w:t>43</w:t>
      </w:r>
      <w:r>
        <w:rPr>
          <w:noProof/>
        </w:rPr>
        <w:fldChar w:fldCharType="end"/>
      </w:r>
    </w:p>
    <w:p w14:paraId="55AE613E"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Shutdown System Interlocks</w:t>
      </w:r>
      <w:r>
        <w:rPr>
          <w:noProof/>
        </w:rPr>
        <w:tab/>
      </w:r>
      <w:r>
        <w:rPr>
          <w:noProof/>
        </w:rPr>
        <w:fldChar w:fldCharType="begin"/>
      </w:r>
      <w:r>
        <w:rPr>
          <w:noProof/>
        </w:rPr>
        <w:instrText xml:space="preserve"> PAGEREF _Toc349247147 \h </w:instrText>
      </w:r>
      <w:r>
        <w:rPr>
          <w:noProof/>
        </w:rPr>
      </w:r>
      <w:r>
        <w:rPr>
          <w:noProof/>
        </w:rPr>
        <w:fldChar w:fldCharType="separate"/>
      </w:r>
      <w:r>
        <w:rPr>
          <w:noProof/>
        </w:rPr>
        <w:t>43</w:t>
      </w:r>
      <w:r>
        <w:rPr>
          <w:noProof/>
        </w:rPr>
        <w:fldChar w:fldCharType="end"/>
      </w:r>
    </w:p>
    <w:p w14:paraId="1DD57AD7"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Tractive</w:t>
      </w:r>
      <w:r w:rsidRPr="001A0565">
        <w:rPr>
          <w:rFonts w:eastAsia="Arial"/>
          <w:noProof/>
        </w:rPr>
        <w:t xml:space="preserve"> </w:t>
      </w:r>
      <w:r>
        <w:rPr>
          <w:noProof/>
        </w:rPr>
        <w:t>System</w:t>
      </w:r>
      <w:r w:rsidRPr="001A0565">
        <w:rPr>
          <w:rFonts w:eastAsia="Arial"/>
          <w:noProof/>
        </w:rPr>
        <w:t xml:space="preserve"> </w:t>
      </w:r>
      <w:r>
        <w:rPr>
          <w:noProof/>
        </w:rPr>
        <w:t>Energized</w:t>
      </w:r>
      <w:r w:rsidRPr="001A0565">
        <w:rPr>
          <w:rFonts w:eastAsia="Arial"/>
          <w:noProof/>
        </w:rPr>
        <w:t xml:space="preserve"> </w:t>
      </w:r>
      <w:r>
        <w:rPr>
          <w:noProof/>
        </w:rPr>
        <w:t>Light (TSEL)</w:t>
      </w:r>
      <w:r>
        <w:rPr>
          <w:noProof/>
        </w:rPr>
        <w:tab/>
      </w:r>
      <w:r>
        <w:rPr>
          <w:noProof/>
        </w:rPr>
        <w:fldChar w:fldCharType="begin"/>
      </w:r>
      <w:r>
        <w:rPr>
          <w:noProof/>
        </w:rPr>
        <w:instrText xml:space="preserve"> PAGEREF _Toc349247148 \h </w:instrText>
      </w:r>
      <w:r>
        <w:rPr>
          <w:noProof/>
        </w:rPr>
      </w:r>
      <w:r>
        <w:rPr>
          <w:noProof/>
        </w:rPr>
        <w:fldChar w:fldCharType="separate"/>
      </w:r>
      <w:r>
        <w:rPr>
          <w:noProof/>
        </w:rPr>
        <w:t>43</w:t>
      </w:r>
      <w:r>
        <w:rPr>
          <w:noProof/>
        </w:rPr>
        <w:fldChar w:fldCharType="end"/>
      </w:r>
    </w:p>
    <w:p w14:paraId="21D6527D"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Tractive</w:t>
      </w:r>
      <w:r w:rsidRPr="001A0565">
        <w:rPr>
          <w:rFonts w:eastAsia="Arial"/>
          <w:noProof/>
        </w:rPr>
        <w:t xml:space="preserve"> </w:t>
      </w:r>
      <w:r>
        <w:rPr>
          <w:noProof/>
        </w:rPr>
        <w:t>System Voltage Present</w:t>
      </w:r>
      <w:r w:rsidRPr="001A0565">
        <w:rPr>
          <w:rFonts w:eastAsia="Arial"/>
          <w:noProof/>
        </w:rPr>
        <w:t xml:space="preserve"> </w:t>
      </w:r>
      <w:r>
        <w:rPr>
          <w:noProof/>
        </w:rPr>
        <w:t>light (TSVP)</w:t>
      </w:r>
      <w:r>
        <w:rPr>
          <w:noProof/>
        </w:rPr>
        <w:tab/>
      </w:r>
      <w:r>
        <w:rPr>
          <w:noProof/>
        </w:rPr>
        <w:fldChar w:fldCharType="begin"/>
      </w:r>
      <w:r>
        <w:rPr>
          <w:noProof/>
        </w:rPr>
        <w:instrText xml:space="preserve"> PAGEREF _Toc349247149 \h </w:instrText>
      </w:r>
      <w:r>
        <w:rPr>
          <w:noProof/>
        </w:rPr>
      </w:r>
      <w:r>
        <w:rPr>
          <w:noProof/>
        </w:rPr>
        <w:fldChar w:fldCharType="separate"/>
      </w:r>
      <w:r>
        <w:rPr>
          <w:noProof/>
        </w:rPr>
        <w:t>44</w:t>
      </w:r>
      <w:r>
        <w:rPr>
          <w:noProof/>
        </w:rPr>
        <w:fldChar w:fldCharType="end"/>
      </w:r>
    </w:p>
    <w:p w14:paraId="36274AB8"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Ready-To-Drive-Sound</w:t>
      </w:r>
      <w:r w:rsidRPr="001A0565">
        <w:rPr>
          <w:rFonts w:eastAsia="Arial"/>
          <w:noProof/>
        </w:rPr>
        <w:t xml:space="preserve"> </w:t>
      </w:r>
      <w:r>
        <w:rPr>
          <w:noProof/>
        </w:rPr>
        <w:t>(RTDS)</w:t>
      </w:r>
      <w:r>
        <w:rPr>
          <w:noProof/>
        </w:rPr>
        <w:tab/>
      </w:r>
      <w:r>
        <w:rPr>
          <w:noProof/>
        </w:rPr>
        <w:fldChar w:fldCharType="begin"/>
      </w:r>
      <w:r>
        <w:rPr>
          <w:noProof/>
        </w:rPr>
        <w:instrText xml:space="preserve"> PAGEREF _Toc349247150 \h </w:instrText>
      </w:r>
      <w:r>
        <w:rPr>
          <w:noProof/>
        </w:rPr>
      </w:r>
      <w:r>
        <w:rPr>
          <w:noProof/>
        </w:rPr>
        <w:fldChar w:fldCharType="separate"/>
      </w:r>
      <w:r>
        <w:rPr>
          <w:noProof/>
        </w:rPr>
        <w:t>44</w:t>
      </w:r>
      <w:r>
        <w:rPr>
          <w:noProof/>
        </w:rPr>
        <w:fldChar w:fldCharType="end"/>
      </w:r>
    </w:p>
    <w:p w14:paraId="1C6A4F5C" w14:textId="77777777" w:rsidR="00605A0E" w:rsidRDefault="00605A0E">
      <w:pPr>
        <w:pStyle w:val="TOC1"/>
        <w:tabs>
          <w:tab w:val="left" w:pos="1241"/>
          <w:tab w:val="right" w:leader="dot" w:pos="9638"/>
        </w:tabs>
        <w:rPr>
          <w:rFonts w:asciiTheme="minorHAnsi" w:eastAsiaTheme="minorEastAsia" w:hAnsiTheme="minorHAnsi" w:cstheme="minorBidi"/>
          <w:b w:val="0"/>
          <w:noProof/>
          <w:szCs w:val="24"/>
          <w:lang w:eastAsia="ja-JP"/>
        </w:rPr>
      </w:pPr>
      <w:r w:rsidRPr="001A0565">
        <w:rPr>
          <w:b w:val="0"/>
          <w:noProof/>
          <w:color w:val="000000"/>
          <w:lang w:bidi="x-none"/>
          <w14:scene3d>
            <w14:camera w14:prst="orthographicFront"/>
            <w14:lightRig w14:rig="threePt" w14:dir="t">
              <w14:rot w14:lat="0" w14:lon="0" w14:rev="0"/>
            </w14:lightRig>
          </w14:scene3d>
        </w:rPr>
        <w:t>Section 7</w:t>
      </w:r>
      <w:r>
        <w:rPr>
          <w:rFonts w:asciiTheme="minorHAnsi" w:eastAsiaTheme="minorEastAsia" w:hAnsiTheme="minorHAnsi" w:cstheme="minorBidi"/>
          <w:b w:val="0"/>
          <w:noProof/>
          <w:szCs w:val="24"/>
          <w:lang w:eastAsia="ja-JP"/>
        </w:rPr>
        <w:tab/>
      </w:r>
      <w:r>
        <w:rPr>
          <w:noProof/>
        </w:rPr>
        <w:t>GLV System</w:t>
      </w:r>
      <w:r>
        <w:rPr>
          <w:noProof/>
        </w:rPr>
        <w:tab/>
      </w:r>
      <w:r>
        <w:rPr>
          <w:noProof/>
        </w:rPr>
        <w:fldChar w:fldCharType="begin"/>
      </w:r>
      <w:r>
        <w:rPr>
          <w:noProof/>
        </w:rPr>
        <w:instrText xml:space="preserve"> PAGEREF _Toc349247151 \h </w:instrText>
      </w:r>
      <w:r>
        <w:rPr>
          <w:noProof/>
        </w:rPr>
      </w:r>
      <w:r>
        <w:rPr>
          <w:noProof/>
        </w:rPr>
        <w:fldChar w:fldCharType="separate"/>
      </w:r>
      <w:r>
        <w:rPr>
          <w:noProof/>
        </w:rPr>
        <w:t>45</w:t>
      </w:r>
      <w:r>
        <w:rPr>
          <w:noProof/>
        </w:rPr>
        <w:fldChar w:fldCharType="end"/>
      </w:r>
    </w:p>
    <w:p w14:paraId="35734015" w14:textId="77777777" w:rsidR="00605A0E" w:rsidRDefault="00605A0E">
      <w:pPr>
        <w:pStyle w:val="TOC2"/>
        <w:tabs>
          <w:tab w:val="left" w:pos="766"/>
          <w:tab w:val="right" w:leader="dot" w:pos="9638"/>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GLV System Data</w:t>
      </w:r>
      <w:r>
        <w:rPr>
          <w:noProof/>
        </w:rPr>
        <w:tab/>
      </w:r>
      <w:r>
        <w:rPr>
          <w:noProof/>
        </w:rPr>
        <w:fldChar w:fldCharType="begin"/>
      </w:r>
      <w:r>
        <w:rPr>
          <w:noProof/>
        </w:rPr>
        <w:instrText xml:space="preserve"> PAGEREF _Toc349247152 \h </w:instrText>
      </w:r>
      <w:r>
        <w:rPr>
          <w:noProof/>
        </w:rPr>
      </w:r>
      <w:r>
        <w:rPr>
          <w:noProof/>
        </w:rPr>
        <w:fldChar w:fldCharType="separate"/>
      </w:r>
      <w:r>
        <w:rPr>
          <w:noProof/>
        </w:rPr>
        <w:t>45</w:t>
      </w:r>
      <w:r>
        <w:rPr>
          <w:noProof/>
        </w:rPr>
        <w:fldChar w:fldCharType="end"/>
      </w:r>
    </w:p>
    <w:p w14:paraId="216E404B" w14:textId="77777777" w:rsidR="00605A0E" w:rsidRDefault="00605A0E">
      <w:pPr>
        <w:pStyle w:val="TOC1"/>
        <w:tabs>
          <w:tab w:val="left" w:pos="1241"/>
          <w:tab w:val="right" w:leader="dot" w:pos="9638"/>
        </w:tabs>
        <w:rPr>
          <w:rFonts w:asciiTheme="minorHAnsi" w:eastAsiaTheme="minorEastAsia" w:hAnsiTheme="minorHAnsi" w:cstheme="minorBidi"/>
          <w:b w:val="0"/>
          <w:noProof/>
          <w:szCs w:val="24"/>
          <w:lang w:eastAsia="ja-JP"/>
        </w:rPr>
      </w:pPr>
      <w:r w:rsidRPr="001A0565">
        <w:rPr>
          <w:b w:val="0"/>
          <w:noProof/>
          <w:color w:val="000000"/>
          <w:lang w:bidi="x-none"/>
          <w14:scene3d>
            <w14:camera w14:prst="orthographicFront"/>
            <w14:lightRig w14:rig="threePt" w14:dir="t">
              <w14:rot w14:lat="0" w14:lon="0" w14:rev="0"/>
            </w14:lightRig>
          </w14:scene3d>
        </w:rPr>
        <w:t>Section 8</w:t>
      </w:r>
      <w:r>
        <w:rPr>
          <w:rFonts w:asciiTheme="minorHAnsi" w:eastAsiaTheme="minorEastAsia" w:hAnsiTheme="minorHAnsi" w:cstheme="minorBidi"/>
          <w:b w:val="0"/>
          <w:noProof/>
          <w:szCs w:val="24"/>
          <w:lang w:eastAsia="ja-JP"/>
        </w:rPr>
        <w:tab/>
      </w:r>
      <w:r>
        <w:rPr>
          <w:noProof/>
        </w:rPr>
        <w:t>Appendices</w:t>
      </w:r>
      <w:r>
        <w:rPr>
          <w:noProof/>
        </w:rPr>
        <w:tab/>
      </w:r>
      <w:r>
        <w:rPr>
          <w:noProof/>
        </w:rPr>
        <w:fldChar w:fldCharType="begin"/>
      </w:r>
      <w:r>
        <w:rPr>
          <w:noProof/>
        </w:rPr>
        <w:instrText xml:space="preserve"> PAGEREF _Toc349247153 \h </w:instrText>
      </w:r>
      <w:r>
        <w:rPr>
          <w:noProof/>
        </w:rPr>
      </w:r>
      <w:r>
        <w:rPr>
          <w:noProof/>
        </w:rPr>
        <w:fldChar w:fldCharType="separate"/>
      </w:r>
      <w:r>
        <w:rPr>
          <w:noProof/>
        </w:rPr>
        <w:t>46</w:t>
      </w:r>
      <w:r>
        <w:rPr>
          <w:noProof/>
        </w:rPr>
        <w:fldChar w:fldCharType="end"/>
      </w:r>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349247104"/>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commentRangeEnd w:id="6"/>
      <w:r w:rsidR="006E2E8A">
        <w:rPr>
          <w:rStyle w:val="CommentReference"/>
          <w:rFonts w:eastAsia="Calibri" w:cs="Arial"/>
          <w:b w:val="0"/>
          <w:bCs w:val="0"/>
        </w:rPr>
        <w:commentReference w:id="6"/>
      </w:r>
      <w:bookmarkEnd w:id="5"/>
    </w:p>
    <w:p w14:paraId="4550EA0B" w14:textId="77777777" w:rsidR="00605A0E" w:rsidRDefault="003F0442">
      <w:pPr>
        <w:pStyle w:val="TableofFigures"/>
        <w:tabs>
          <w:tab w:val="right" w:leader="dot" w:pos="9638"/>
        </w:tabs>
        <w:rPr>
          <w:rFonts w:asciiTheme="minorHAnsi" w:eastAsiaTheme="minorEastAsia" w:hAnsiTheme="minorHAnsi" w:cstheme="minorBidi"/>
          <w:noProof/>
          <w:sz w:val="24"/>
          <w:szCs w:val="24"/>
          <w:lang w:eastAsia="ja-JP"/>
        </w:rPr>
      </w:pPr>
      <w:r>
        <w:fldChar w:fldCharType="begin"/>
      </w:r>
      <w:r>
        <w:instrText xml:space="preserve"> TOC \h \z \c "Figure" </w:instrText>
      </w:r>
      <w:r>
        <w:fldChar w:fldCharType="separate"/>
      </w:r>
      <w:r w:rsidR="00605A0E">
        <w:rPr>
          <w:noProof/>
        </w:rPr>
        <w:t>Figure 1 - Electrical System Block Diagram</w:t>
      </w:r>
      <w:r w:rsidR="00605A0E">
        <w:rPr>
          <w:noProof/>
        </w:rPr>
        <w:tab/>
      </w:r>
      <w:r w:rsidR="00605A0E">
        <w:rPr>
          <w:noProof/>
        </w:rPr>
        <w:fldChar w:fldCharType="begin"/>
      </w:r>
      <w:r w:rsidR="00605A0E">
        <w:rPr>
          <w:noProof/>
        </w:rPr>
        <w:instrText xml:space="preserve"> PAGEREF _Toc349247154 \h </w:instrText>
      </w:r>
      <w:r w:rsidR="00605A0E">
        <w:rPr>
          <w:noProof/>
        </w:rPr>
      </w:r>
      <w:r w:rsidR="00605A0E">
        <w:rPr>
          <w:noProof/>
        </w:rPr>
        <w:fldChar w:fldCharType="separate"/>
      </w:r>
      <w:r w:rsidR="00605A0E">
        <w:rPr>
          <w:noProof/>
        </w:rPr>
        <w:t>3</w:t>
      </w:r>
      <w:r w:rsidR="00605A0E">
        <w:rPr>
          <w:noProof/>
        </w:rPr>
        <w:fldChar w:fldCharType="end"/>
      </w:r>
    </w:p>
    <w:p w14:paraId="4C2F8941"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2 - Drawings showing the vehicle from the front, top, and side</w:t>
      </w:r>
      <w:r>
        <w:rPr>
          <w:noProof/>
        </w:rPr>
        <w:tab/>
      </w:r>
      <w:r>
        <w:rPr>
          <w:noProof/>
        </w:rPr>
        <w:fldChar w:fldCharType="begin"/>
      </w:r>
      <w:r>
        <w:rPr>
          <w:noProof/>
        </w:rPr>
        <w:instrText xml:space="preserve"> PAGEREF _Toc349247155 \h </w:instrText>
      </w:r>
      <w:r>
        <w:rPr>
          <w:noProof/>
        </w:rPr>
      </w:r>
      <w:r>
        <w:rPr>
          <w:noProof/>
        </w:rPr>
        <w:fldChar w:fldCharType="separate"/>
      </w:r>
      <w:r>
        <w:rPr>
          <w:noProof/>
        </w:rPr>
        <w:t>3</w:t>
      </w:r>
      <w:r>
        <w:rPr>
          <w:noProof/>
        </w:rPr>
        <w:fldChar w:fldCharType="end"/>
      </w:r>
    </w:p>
    <w:p w14:paraId="56B1539C"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3 - Locations of all major TS components</w:t>
      </w:r>
      <w:r>
        <w:rPr>
          <w:noProof/>
        </w:rPr>
        <w:tab/>
      </w:r>
      <w:r>
        <w:rPr>
          <w:noProof/>
        </w:rPr>
        <w:fldChar w:fldCharType="begin"/>
      </w:r>
      <w:r>
        <w:rPr>
          <w:noProof/>
        </w:rPr>
        <w:instrText xml:space="preserve"> PAGEREF _Toc349247156 \h </w:instrText>
      </w:r>
      <w:r>
        <w:rPr>
          <w:noProof/>
        </w:rPr>
      </w:r>
      <w:r>
        <w:rPr>
          <w:noProof/>
        </w:rPr>
        <w:fldChar w:fldCharType="separate"/>
      </w:r>
      <w:r>
        <w:rPr>
          <w:noProof/>
        </w:rPr>
        <w:t>4</w:t>
      </w:r>
      <w:r>
        <w:rPr>
          <w:noProof/>
        </w:rPr>
        <w:fldChar w:fldCharType="end"/>
      </w:r>
    </w:p>
    <w:p w14:paraId="6BE16F12"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4 - AMS and PacMAN board wiring</w:t>
      </w:r>
      <w:r>
        <w:rPr>
          <w:noProof/>
        </w:rPr>
        <w:tab/>
      </w:r>
      <w:r>
        <w:rPr>
          <w:noProof/>
        </w:rPr>
        <w:fldChar w:fldCharType="begin"/>
      </w:r>
      <w:r>
        <w:rPr>
          <w:noProof/>
        </w:rPr>
        <w:instrText xml:space="preserve"> PAGEREF _Toc349247157 \h </w:instrText>
      </w:r>
      <w:r>
        <w:rPr>
          <w:noProof/>
        </w:rPr>
      </w:r>
      <w:r>
        <w:rPr>
          <w:noProof/>
        </w:rPr>
        <w:fldChar w:fldCharType="separate"/>
      </w:r>
      <w:r>
        <w:rPr>
          <w:noProof/>
        </w:rPr>
        <w:t>4</w:t>
      </w:r>
      <w:r>
        <w:rPr>
          <w:noProof/>
        </w:rPr>
        <w:fldChar w:fldCharType="end"/>
      </w:r>
    </w:p>
    <w:p w14:paraId="426EF8DB"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5 - First pack (with 2 AIRs)</w:t>
      </w:r>
      <w:r>
        <w:rPr>
          <w:noProof/>
        </w:rPr>
        <w:tab/>
      </w:r>
      <w:r>
        <w:rPr>
          <w:noProof/>
        </w:rPr>
        <w:fldChar w:fldCharType="begin"/>
      </w:r>
      <w:r>
        <w:rPr>
          <w:noProof/>
        </w:rPr>
        <w:instrText xml:space="preserve"> PAGEREF _Toc349247158 \h </w:instrText>
      </w:r>
      <w:r>
        <w:rPr>
          <w:noProof/>
        </w:rPr>
      </w:r>
      <w:r>
        <w:rPr>
          <w:noProof/>
        </w:rPr>
        <w:fldChar w:fldCharType="separate"/>
      </w:r>
      <w:r>
        <w:rPr>
          <w:noProof/>
        </w:rPr>
        <w:t>5</w:t>
      </w:r>
      <w:r>
        <w:rPr>
          <w:noProof/>
        </w:rPr>
        <w:fldChar w:fldCharType="end"/>
      </w:r>
    </w:p>
    <w:p w14:paraId="364DB204"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6 - Packs 2-4 (with 1 AIR)</w:t>
      </w:r>
      <w:r>
        <w:rPr>
          <w:noProof/>
        </w:rPr>
        <w:tab/>
      </w:r>
      <w:r>
        <w:rPr>
          <w:noProof/>
        </w:rPr>
        <w:fldChar w:fldCharType="begin"/>
      </w:r>
      <w:r>
        <w:rPr>
          <w:noProof/>
        </w:rPr>
        <w:instrText xml:space="preserve"> PAGEREF _Toc349247159 \h </w:instrText>
      </w:r>
      <w:r>
        <w:rPr>
          <w:noProof/>
        </w:rPr>
      </w:r>
      <w:r>
        <w:rPr>
          <w:noProof/>
        </w:rPr>
        <w:fldChar w:fldCharType="separate"/>
      </w:r>
      <w:r>
        <w:rPr>
          <w:noProof/>
        </w:rPr>
        <w:t>5</w:t>
      </w:r>
      <w:r>
        <w:rPr>
          <w:noProof/>
        </w:rPr>
        <w:fldChar w:fldCharType="end"/>
      </w:r>
    </w:p>
    <w:p w14:paraId="5DB30FBB"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8 - TSV Wiring Schematic</w:t>
      </w:r>
      <w:r>
        <w:rPr>
          <w:noProof/>
        </w:rPr>
        <w:tab/>
      </w:r>
      <w:r>
        <w:rPr>
          <w:noProof/>
        </w:rPr>
        <w:fldChar w:fldCharType="begin"/>
      </w:r>
      <w:r>
        <w:rPr>
          <w:noProof/>
        </w:rPr>
        <w:instrText xml:space="preserve"> PAGEREF _Toc349247160 \h </w:instrText>
      </w:r>
      <w:r>
        <w:rPr>
          <w:noProof/>
        </w:rPr>
      </w:r>
      <w:r>
        <w:rPr>
          <w:noProof/>
        </w:rPr>
        <w:fldChar w:fldCharType="separate"/>
      </w:r>
      <w:r>
        <w:rPr>
          <w:noProof/>
        </w:rPr>
        <w:t>6</w:t>
      </w:r>
      <w:r>
        <w:rPr>
          <w:noProof/>
        </w:rPr>
        <w:fldChar w:fldCharType="end"/>
      </w:r>
    </w:p>
    <w:p w14:paraId="396F4F54"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9 - TS and GLV separation</w:t>
      </w:r>
      <w:r>
        <w:rPr>
          <w:noProof/>
        </w:rPr>
        <w:tab/>
      </w:r>
      <w:r>
        <w:rPr>
          <w:noProof/>
        </w:rPr>
        <w:fldChar w:fldCharType="begin"/>
      </w:r>
      <w:r>
        <w:rPr>
          <w:noProof/>
        </w:rPr>
        <w:instrText xml:space="preserve"> PAGEREF _Toc349247161 \h </w:instrText>
      </w:r>
      <w:r>
        <w:rPr>
          <w:noProof/>
        </w:rPr>
      </w:r>
      <w:r>
        <w:rPr>
          <w:noProof/>
        </w:rPr>
        <w:fldChar w:fldCharType="separate"/>
      </w:r>
      <w:r>
        <w:rPr>
          <w:noProof/>
        </w:rPr>
        <w:t>18</w:t>
      </w:r>
      <w:r>
        <w:rPr>
          <w:noProof/>
        </w:rPr>
        <w:fldChar w:fldCharType="end"/>
      </w:r>
    </w:p>
    <w:p w14:paraId="7E430D8C"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12 - Safety loop</w:t>
      </w:r>
      <w:r>
        <w:rPr>
          <w:noProof/>
        </w:rPr>
        <w:tab/>
      </w:r>
      <w:r>
        <w:rPr>
          <w:noProof/>
        </w:rPr>
        <w:fldChar w:fldCharType="begin"/>
      </w:r>
      <w:r>
        <w:rPr>
          <w:noProof/>
        </w:rPr>
        <w:instrText xml:space="preserve"> PAGEREF _Toc349247162 \h </w:instrText>
      </w:r>
      <w:r>
        <w:rPr>
          <w:noProof/>
        </w:rPr>
      </w:r>
      <w:r>
        <w:rPr>
          <w:noProof/>
        </w:rPr>
        <w:fldChar w:fldCharType="separate"/>
      </w:r>
      <w:r>
        <w:rPr>
          <w:noProof/>
        </w:rPr>
        <w:t>29</w:t>
      </w:r>
      <w:r>
        <w:rPr>
          <w:noProof/>
        </w:rPr>
        <w:fldChar w:fldCharType="end"/>
      </w:r>
    </w:p>
    <w:p w14:paraId="6D6BB15D"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13 - Cell configuration</w:t>
      </w:r>
      <w:r>
        <w:rPr>
          <w:noProof/>
        </w:rPr>
        <w:tab/>
      </w:r>
      <w:r>
        <w:rPr>
          <w:noProof/>
        </w:rPr>
        <w:fldChar w:fldCharType="begin"/>
      </w:r>
      <w:r>
        <w:rPr>
          <w:noProof/>
        </w:rPr>
        <w:instrText xml:space="preserve"> PAGEREF _Toc349247163 \h </w:instrText>
      </w:r>
      <w:r>
        <w:rPr>
          <w:noProof/>
        </w:rPr>
      </w:r>
      <w:r>
        <w:rPr>
          <w:noProof/>
        </w:rPr>
        <w:fldChar w:fldCharType="separate"/>
      </w:r>
      <w:r>
        <w:rPr>
          <w:noProof/>
        </w:rPr>
        <w:t>31</w:t>
      </w:r>
      <w:r>
        <w:rPr>
          <w:noProof/>
        </w:rPr>
        <w:fldChar w:fldCharType="end"/>
      </w:r>
    </w:p>
    <w:p w14:paraId="57802037"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14 - PacMAN FSM</w:t>
      </w:r>
      <w:r>
        <w:rPr>
          <w:noProof/>
        </w:rPr>
        <w:tab/>
      </w:r>
      <w:r>
        <w:rPr>
          <w:noProof/>
        </w:rPr>
        <w:fldChar w:fldCharType="begin"/>
      </w:r>
      <w:r>
        <w:rPr>
          <w:noProof/>
        </w:rPr>
        <w:instrText xml:space="preserve"> PAGEREF _Toc349247164 \h </w:instrText>
      </w:r>
      <w:r>
        <w:rPr>
          <w:noProof/>
        </w:rPr>
      </w:r>
      <w:r>
        <w:rPr>
          <w:noProof/>
        </w:rPr>
        <w:fldChar w:fldCharType="separate"/>
      </w:r>
      <w:r>
        <w:rPr>
          <w:noProof/>
        </w:rPr>
        <w:t>34</w:t>
      </w:r>
      <w:r>
        <w:rPr>
          <w:noProof/>
        </w:rPr>
        <w:fldChar w:fldCharType="end"/>
      </w:r>
    </w:p>
    <w:p w14:paraId="6960B951"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15 - High Current Discharge</w:t>
      </w:r>
      <w:r>
        <w:rPr>
          <w:noProof/>
        </w:rPr>
        <w:tab/>
      </w:r>
      <w:r>
        <w:rPr>
          <w:noProof/>
        </w:rPr>
        <w:fldChar w:fldCharType="begin"/>
      </w:r>
      <w:r>
        <w:rPr>
          <w:noProof/>
        </w:rPr>
        <w:instrText xml:space="preserve"> PAGEREF _Toc349247165 \h </w:instrText>
      </w:r>
      <w:r>
        <w:rPr>
          <w:noProof/>
        </w:rPr>
      </w:r>
      <w:r>
        <w:rPr>
          <w:noProof/>
        </w:rPr>
        <w:fldChar w:fldCharType="separate"/>
      </w:r>
      <w:r>
        <w:rPr>
          <w:noProof/>
        </w:rPr>
        <w:t>35</w:t>
      </w:r>
      <w:r>
        <w:rPr>
          <w:noProof/>
        </w:rPr>
        <w:fldChar w:fldCharType="end"/>
      </w:r>
    </w:p>
    <w:p w14:paraId="3EB24260"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16 - Pack connections</w:t>
      </w:r>
      <w:r>
        <w:rPr>
          <w:noProof/>
        </w:rPr>
        <w:tab/>
      </w:r>
      <w:r>
        <w:rPr>
          <w:noProof/>
        </w:rPr>
        <w:fldChar w:fldCharType="begin"/>
      </w:r>
      <w:r>
        <w:rPr>
          <w:noProof/>
        </w:rPr>
        <w:instrText xml:space="preserve"> PAGEREF _Toc349247166 \h </w:instrText>
      </w:r>
      <w:r>
        <w:rPr>
          <w:noProof/>
        </w:rPr>
      </w:r>
      <w:r>
        <w:rPr>
          <w:noProof/>
        </w:rPr>
        <w:fldChar w:fldCharType="separate"/>
      </w:r>
      <w:r>
        <w:rPr>
          <w:noProof/>
        </w:rPr>
        <w:t>36</w:t>
      </w:r>
      <w:r>
        <w:rPr>
          <w:noProof/>
        </w:rPr>
        <w:fldChar w:fldCharType="end"/>
      </w:r>
    </w:p>
    <w:p w14:paraId="57A93092"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17 - Pack side</w:t>
      </w:r>
      <w:r>
        <w:rPr>
          <w:noProof/>
        </w:rPr>
        <w:tab/>
      </w:r>
      <w:r>
        <w:rPr>
          <w:noProof/>
        </w:rPr>
        <w:fldChar w:fldCharType="begin"/>
      </w:r>
      <w:r>
        <w:rPr>
          <w:noProof/>
        </w:rPr>
        <w:instrText xml:space="preserve"> PAGEREF _Toc349247167 \h </w:instrText>
      </w:r>
      <w:r>
        <w:rPr>
          <w:noProof/>
        </w:rPr>
      </w:r>
      <w:r>
        <w:rPr>
          <w:noProof/>
        </w:rPr>
        <w:fldChar w:fldCharType="separate"/>
      </w:r>
      <w:r>
        <w:rPr>
          <w:noProof/>
        </w:rPr>
        <w:t>38</w:t>
      </w:r>
      <w:r>
        <w:rPr>
          <w:noProof/>
        </w:rPr>
        <w:fldChar w:fldCharType="end"/>
      </w:r>
    </w:p>
    <w:p w14:paraId="10B926C3"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18 - Pack side</w:t>
      </w:r>
      <w:r>
        <w:rPr>
          <w:noProof/>
        </w:rPr>
        <w:tab/>
      </w:r>
      <w:r>
        <w:rPr>
          <w:noProof/>
        </w:rPr>
        <w:fldChar w:fldCharType="begin"/>
      </w:r>
      <w:r>
        <w:rPr>
          <w:noProof/>
        </w:rPr>
        <w:instrText xml:space="preserve"> PAGEREF _Toc349247168 \h </w:instrText>
      </w:r>
      <w:r>
        <w:rPr>
          <w:noProof/>
        </w:rPr>
      </w:r>
      <w:r>
        <w:rPr>
          <w:noProof/>
        </w:rPr>
        <w:fldChar w:fldCharType="separate"/>
      </w:r>
      <w:r>
        <w:rPr>
          <w:noProof/>
        </w:rPr>
        <w:t>38</w:t>
      </w:r>
      <w:r>
        <w:rPr>
          <w:noProof/>
        </w:rPr>
        <w:fldChar w:fldCharType="end"/>
      </w:r>
    </w:p>
    <w:p w14:paraId="2A10B286"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19 - Sealed Pack</w:t>
      </w:r>
      <w:r>
        <w:rPr>
          <w:noProof/>
        </w:rPr>
        <w:tab/>
      </w:r>
      <w:r>
        <w:rPr>
          <w:noProof/>
        </w:rPr>
        <w:fldChar w:fldCharType="begin"/>
      </w:r>
      <w:r>
        <w:rPr>
          <w:noProof/>
        </w:rPr>
        <w:instrText xml:space="preserve"> PAGEREF _Toc349247169 \h </w:instrText>
      </w:r>
      <w:r>
        <w:rPr>
          <w:noProof/>
        </w:rPr>
      </w:r>
      <w:r>
        <w:rPr>
          <w:noProof/>
        </w:rPr>
        <w:fldChar w:fldCharType="separate"/>
      </w:r>
      <w:r>
        <w:rPr>
          <w:noProof/>
        </w:rPr>
        <w:t>39</w:t>
      </w:r>
      <w:r>
        <w:rPr>
          <w:noProof/>
        </w:rPr>
        <w:fldChar w:fldCharType="end"/>
      </w:r>
    </w:p>
    <w:p w14:paraId="5D9D948C"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20 – Safety Shutdown Circuit Schematic</w:t>
      </w:r>
      <w:r>
        <w:rPr>
          <w:noProof/>
        </w:rPr>
        <w:tab/>
      </w:r>
      <w:r>
        <w:rPr>
          <w:noProof/>
        </w:rPr>
        <w:fldChar w:fldCharType="begin"/>
      </w:r>
      <w:r>
        <w:rPr>
          <w:noProof/>
        </w:rPr>
        <w:instrText xml:space="preserve"> PAGEREF _Toc349247170 \h </w:instrText>
      </w:r>
      <w:r>
        <w:rPr>
          <w:noProof/>
        </w:rPr>
      </w:r>
      <w:r>
        <w:rPr>
          <w:noProof/>
        </w:rPr>
        <w:fldChar w:fldCharType="separate"/>
      </w:r>
      <w:r>
        <w:rPr>
          <w:noProof/>
        </w:rPr>
        <w:t>40</w:t>
      </w:r>
      <w:r>
        <w:rPr>
          <w:noProof/>
        </w:rPr>
        <w:fldChar w:fldCharType="end"/>
      </w:r>
    </w:p>
    <w:p w14:paraId="01589ED9"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21 – Location of Shutdown Circuit Components</w:t>
      </w:r>
      <w:r>
        <w:rPr>
          <w:noProof/>
        </w:rPr>
        <w:tab/>
      </w:r>
      <w:r>
        <w:rPr>
          <w:noProof/>
        </w:rPr>
        <w:fldChar w:fldCharType="begin"/>
      </w:r>
      <w:r>
        <w:rPr>
          <w:noProof/>
        </w:rPr>
        <w:instrText xml:space="preserve"> PAGEREF _Toc349247171 \h </w:instrText>
      </w:r>
      <w:r>
        <w:rPr>
          <w:noProof/>
        </w:rPr>
      </w:r>
      <w:r>
        <w:rPr>
          <w:noProof/>
        </w:rPr>
        <w:fldChar w:fldCharType="separate"/>
      </w:r>
      <w:r>
        <w:rPr>
          <w:noProof/>
        </w:rPr>
        <w:t>42</w:t>
      </w:r>
      <w:r>
        <w:rPr>
          <w:noProof/>
        </w:rPr>
        <w:fldChar w:fldCharType="end"/>
      </w:r>
    </w:p>
    <w:p w14:paraId="3FD29218"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23 - Latching circuit</w:t>
      </w:r>
      <w:r>
        <w:rPr>
          <w:noProof/>
        </w:rPr>
        <w:tab/>
      </w:r>
      <w:r>
        <w:rPr>
          <w:noProof/>
        </w:rPr>
        <w:fldChar w:fldCharType="begin"/>
      </w:r>
      <w:r>
        <w:rPr>
          <w:noProof/>
        </w:rPr>
        <w:instrText xml:space="preserve"> PAGEREF _Toc349247172 \h </w:instrText>
      </w:r>
      <w:r>
        <w:rPr>
          <w:noProof/>
        </w:rPr>
      </w:r>
      <w:r>
        <w:rPr>
          <w:noProof/>
        </w:rPr>
        <w:fldChar w:fldCharType="separate"/>
      </w:r>
      <w:r>
        <w:rPr>
          <w:noProof/>
        </w:rPr>
        <w:t>43</w:t>
      </w:r>
      <w:r>
        <w:rPr>
          <w:noProof/>
        </w:rPr>
        <w:fldChar w:fldCharType="end"/>
      </w:r>
    </w:p>
    <w:p w14:paraId="0C3B8375"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Figure 24 - TSVP circuit</w:t>
      </w:r>
      <w:r>
        <w:rPr>
          <w:noProof/>
        </w:rPr>
        <w:tab/>
      </w:r>
      <w:r>
        <w:rPr>
          <w:noProof/>
        </w:rPr>
        <w:fldChar w:fldCharType="begin"/>
      </w:r>
      <w:r>
        <w:rPr>
          <w:noProof/>
        </w:rPr>
        <w:instrText xml:space="preserve"> PAGEREF _Toc349247173 \h </w:instrText>
      </w:r>
      <w:r>
        <w:rPr>
          <w:noProof/>
        </w:rPr>
      </w:r>
      <w:r>
        <w:rPr>
          <w:noProof/>
        </w:rPr>
        <w:fldChar w:fldCharType="separate"/>
      </w:r>
      <w:r>
        <w:rPr>
          <w:noProof/>
        </w:rPr>
        <w:t>44</w:t>
      </w:r>
      <w:r>
        <w:rPr>
          <w:noProof/>
        </w:rPr>
        <w:fldChar w:fldCharType="end"/>
      </w:r>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349247105"/>
      <w:r>
        <w:lastRenderedPageBreak/>
        <w:t>List</w:t>
      </w:r>
      <w:r>
        <w:rPr>
          <w:rFonts w:eastAsia="Arial" w:cs="Arial"/>
        </w:rPr>
        <w:t xml:space="preserve"> </w:t>
      </w:r>
      <w:r>
        <w:t>of</w:t>
      </w:r>
      <w:r>
        <w:rPr>
          <w:rFonts w:eastAsia="Arial" w:cs="Arial"/>
        </w:rPr>
        <w:t xml:space="preserve"> </w:t>
      </w:r>
      <w:commentRangeStart w:id="8"/>
      <w:r>
        <w:t>Tables</w:t>
      </w:r>
      <w:commentRangeEnd w:id="8"/>
      <w:r w:rsidR="00EA44FE">
        <w:rPr>
          <w:rStyle w:val="CommentReference"/>
          <w:rFonts w:eastAsia="Calibri" w:cs="Arial"/>
          <w:b w:val="0"/>
          <w:bCs w:val="0"/>
        </w:rPr>
        <w:commentReference w:id="8"/>
      </w:r>
      <w:bookmarkEnd w:id="7"/>
    </w:p>
    <w:p w14:paraId="5E8D82AD" w14:textId="77777777" w:rsidR="00605A0E" w:rsidRDefault="0057083C">
      <w:pPr>
        <w:pStyle w:val="TableofFigures"/>
        <w:tabs>
          <w:tab w:val="right" w:leader="dot" w:pos="9638"/>
        </w:tabs>
        <w:rPr>
          <w:rFonts w:asciiTheme="minorHAnsi" w:eastAsiaTheme="minorEastAsia" w:hAnsiTheme="minorHAnsi" w:cstheme="minorBidi"/>
          <w:noProof/>
          <w:sz w:val="24"/>
          <w:szCs w:val="24"/>
          <w:lang w:eastAsia="ja-JP"/>
        </w:rPr>
      </w:pPr>
      <w:r>
        <w:fldChar w:fldCharType="begin"/>
      </w:r>
      <w:r>
        <w:instrText xml:space="preserve"> TOC \h \z \c "Table" </w:instrText>
      </w:r>
      <w:r>
        <w:fldChar w:fldCharType="separate"/>
      </w:r>
      <w:r w:rsidR="00605A0E">
        <w:rPr>
          <w:noProof/>
        </w:rPr>
        <w:t>Table 1- General Electrical System Parameters</w:t>
      </w:r>
      <w:r w:rsidR="00605A0E">
        <w:rPr>
          <w:noProof/>
        </w:rPr>
        <w:tab/>
      </w:r>
      <w:r w:rsidR="00605A0E">
        <w:rPr>
          <w:noProof/>
        </w:rPr>
        <w:fldChar w:fldCharType="begin"/>
      </w:r>
      <w:r w:rsidR="00605A0E">
        <w:rPr>
          <w:noProof/>
        </w:rPr>
        <w:instrText xml:space="preserve"> PAGEREF _Toc349247174 \h </w:instrText>
      </w:r>
      <w:r w:rsidR="00605A0E">
        <w:rPr>
          <w:noProof/>
        </w:rPr>
      </w:r>
      <w:r w:rsidR="00605A0E">
        <w:rPr>
          <w:noProof/>
        </w:rPr>
        <w:fldChar w:fldCharType="separate"/>
      </w:r>
      <w:r w:rsidR="00605A0E">
        <w:rPr>
          <w:noProof/>
        </w:rPr>
        <w:t>6</w:t>
      </w:r>
      <w:r w:rsidR="00605A0E">
        <w:rPr>
          <w:noProof/>
        </w:rPr>
        <w:fldChar w:fldCharType="end"/>
      </w:r>
    </w:p>
    <w:p w14:paraId="75DAFD77"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2 - Fuse Table</w:t>
      </w:r>
      <w:r>
        <w:rPr>
          <w:noProof/>
        </w:rPr>
        <w:tab/>
      </w:r>
      <w:r>
        <w:rPr>
          <w:noProof/>
        </w:rPr>
        <w:fldChar w:fldCharType="begin"/>
      </w:r>
      <w:r>
        <w:rPr>
          <w:noProof/>
        </w:rPr>
        <w:instrText xml:space="preserve"> PAGEREF _Toc349247175 \h </w:instrText>
      </w:r>
      <w:r>
        <w:rPr>
          <w:noProof/>
        </w:rPr>
      </w:r>
      <w:r>
        <w:rPr>
          <w:noProof/>
        </w:rPr>
        <w:fldChar w:fldCharType="separate"/>
      </w:r>
      <w:r>
        <w:rPr>
          <w:noProof/>
        </w:rPr>
        <w:t>8</w:t>
      </w:r>
      <w:r>
        <w:rPr>
          <w:noProof/>
        </w:rPr>
        <w:fldChar w:fldCharType="end"/>
      </w:r>
    </w:p>
    <w:p w14:paraId="6D3AAE2C"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3 - Component Fuse Ratings</w:t>
      </w:r>
      <w:r>
        <w:rPr>
          <w:noProof/>
        </w:rPr>
        <w:tab/>
      </w:r>
      <w:r>
        <w:rPr>
          <w:noProof/>
        </w:rPr>
        <w:fldChar w:fldCharType="begin"/>
      </w:r>
      <w:r>
        <w:rPr>
          <w:noProof/>
        </w:rPr>
        <w:instrText xml:space="preserve"> PAGEREF _Toc349247176 \h </w:instrText>
      </w:r>
      <w:r>
        <w:rPr>
          <w:noProof/>
        </w:rPr>
      </w:r>
      <w:r>
        <w:rPr>
          <w:noProof/>
        </w:rPr>
        <w:fldChar w:fldCharType="separate"/>
      </w:r>
      <w:r>
        <w:rPr>
          <w:noProof/>
        </w:rPr>
        <w:t>9</w:t>
      </w:r>
      <w:r>
        <w:rPr>
          <w:noProof/>
        </w:rPr>
        <w:fldChar w:fldCharType="end"/>
      </w:r>
    </w:p>
    <w:p w14:paraId="7F38B635"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4 - System Wire Table</w:t>
      </w:r>
      <w:r>
        <w:rPr>
          <w:noProof/>
        </w:rPr>
        <w:tab/>
      </w:r>
      <w:r>
        <w:rPr>
          <w:noProof/>
        </w:rPr>
        <w:fldChar w:fldCharType="begin"/>
      </w:r>
      <w:r>
        <w:rPr>
          <w:noProof/>
        </w:rPr>
        <w:instrText xml:space="preserve"> PAGEREF _Toc349247177 \h </w:instrText>
      </w:r>
      <w:r>
        <w:rPr>
          <w:noProof/>
        </w:rPr>
      </w:r>
      <w:r>
        <w:rPr>
          <w:noProof/>
        </w:rPr>
        <w:fldChar w:fldCharType="separate"/>
      </w:r>
      <w:r>
        <w:rPr>
          <w:noProof/>
        </w:rPr>
        <w:t>16</w:t>
      </w:r>
      <w:r>
        <w:rPr>
          <w:noProof/>
        </w:rPr>
        <w:fldChar w:fldCharType="end"/>
      </w:r>
    </w:p>
    <w:p w14:paraId="3DB30292"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5 - PCB Spacings</w:t>
      </w:r>
      <w:r>
        <w:rPr>
          <w:noProof/>
        </w:rPr>
        <w:tab/>
      </w:r>
      <w:r>
        <w:rPr>
          <w:noProof/>
        </w:rPr>
        <w:fldChar w:fldCharType="begin"/>
      </w:r>
      <w:r>
        <w:rPr>
          <w:noProof/>
        </w:rPr>
        <w:instrText xml:space="preserve"> PAGEREF _Toc349247178 \h </w:instrText>
      </w:r>
      <w:r>
        <w:rPr>
          <w:noProof/>
        </w:rPr>
      </w:r>
      <w:r>
        <w:rPr>
          <w:noProof/>
        </w:rPr>
        <w:fldChar w:fldCharType="separate"/>
      </w:r>
      <w:r>
        <w:rPr>
          <w:noProof/>
        </w:rPr>
        <w:t>18</w:t>
      </w:r>
      <w:r>
        <w:rPr>
          <w:noProof/>
        </w:rPr>
        <w:fldChar w:fldCharType="end"/>
      </w:r>
    </w:p>
    <w:p w14:paraId="1776637F"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6 – List of Containers with TS and GLV wiring</w:t>
      </w:r>
      <w:r>
        <w:rPr>
          <w:noProof/>
        </w:rPr>
        <w:tab/>
      </w:r>
      <w:r>
        <w:rPr>
          <w:noProof/>
        </w:rPr>
        <w:fldChar w:fldCharType="begin"/>
      </w:r>
      <w:r>
        <w:rPr>
          <w:noProof/>
        </w:rPr>
        <w:instrText xml:space="preserve"> PAGEREF _Toc349247179 \h </w:instrText>
      </w:r>
      <w:r>
        <w:rPr>
          <w:noProof/>
        </w:rPr>
      </w:r>
      <w:r>
        <w:rPr>
          <w:noProof/>
        </w:rPr>
        <w:fldChar w:fldCharType="separate"/>
      </w:r>
      <w:r>
        <w:rPr>
          <w:noProof/>
        </w:rPr>
        <w:t>20</w:t>
      </w:r>
      <w:r>
        <w:rPr>
          <w:noProof/>
        </w:rPr>
        <w:fldChar w:fldCharType="end"/>
      </w:r>
    </w:p>
    <w:p w14:paraId="33D3CB6A"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7- Insulating Materials</w:t>
      </w:r>
      <w:r>
        <w:rPr>
          <w:noProof/>
        </w:rPr>
        <w:tab/>
      </w:r>
      <w:r>
        <w:rPr>
          <w:noProof/>
        </w:rPr>
        <w:fldChar w:fldCharType="begin"/>
      </w:r>
      <w:r>
        <w:rPr>
          <w:noProof/>
        </w:rPr>
        <w:instrText xml:space="preserve"> PAGEREF _Toc349247180 \h </w:instrText>
      </w:r>
      <w:r>
        <w:rPr>
          <w:noProof/>
        </w:rPr>
      </w:r>
      <w:r>
        <w:rPr>
          <w:noProof/>
        </w:rPr>
        <w:fldChar w:fldCharType="separate"/>
      </w:r>
      <w:r>
        <w:rPr>
          <w:noProof/>
        </w:rPr>
        <w:t>20</w:t>
      </w:r>
      <w:r>
        <w:rPr>
          <w:noProof/>
        </w:rPr>
        <w:fldChar w:fldCharType="end"/>
      </w:r>
    </w:p>
    <w:p w14:paraId="5F2F77E6"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8 - Conduit Data</w:t>
      </w:r>
      <w:r>
        <w:rPr>
          <w:noProof/>
        </w:rPr>
        <w:tab/>
      </w:r>
      <w:r>
        <w:rPr>
          <w:noProof/>
        </w:rPr>
        <w:fldChar w:fldCharType="begin"/>
      </w:r>
      <w:r>
        <w:rPr>
          <w:noProof/>
        </w:rPr>
        <w:instrText xml:space="preserve"> PAGEREF _Toc349247181 \h </w:instrText>
      </w:r>
      <w:r>
        <w:rPr>
          <w:noProof/>
        </w:rPr>
      </w:r>
      <w:r>
        <w:rPr>
          <w:noProof/>
        </w:rPr>
        <w:fldChar w:fldCharType="separate"/>
      </w:r>
      <w:r>
        <w:rPr>
          <w:noProof/>
        </w:rPr>
        <w:t>21</w:t>
      </w:r>
      <w:r>
        <w:rPr>
          <w:noProof/>
        </w:rPr>
        <w:fldChar w:fldCharType="end"/>
      </w:r>
    </w:p>
    <w:p w14:paraId="3B179CF4"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9 - Shielded Dual Insulated Cable Data</w:t>
      </w:r>
      <w:r>
        <w:rPr>
          <w:noProof/>
        </w:rPr>
        <w:tab/>
      </w:r>
      <w:r>
        <w:rPr>
          <w:noProof/>
        </w:rPr>
        <w:fldChar w:fldCharType="begin"/>
      </w:r>
      <w:r>
        <w:rPr>
          <w:noProof/>
        </w:rPr>
        <w:instrText xml:space="preserve"> PAGEREF _Toc349247182 \h </w:instrText>
      </w:r>
      <w:r>
        <w:rPr>
          <w:noProof/>
        </w:rPr>
      </w:r>
      <w:r>
        <w:rPr>
          <w:noProof/>
        </w:rPr>
        <w:fldChar w:fldCharType="separate"/>
      </w:r>
      <w:r>
        <w:rPr>
          <w:noProof/>
        </w:rPr>
        <w:t>21</w:t>
      </w:r>
      <w:r>
        <w:rPr>
          <w:noProof/>
        </w:rPr>
        <w:fldChar w:fldCharType="end"/>
      </w:r>
    </w:p>
    <w:p w14:paraId="13ED13C9"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10 - Motor Data</w:t>
      </w:r>
      <w:r>
        <w:rPr>
          <w:noProof/>
        </w:rPr>
        <w:tab/>
      </w:r>
      <w:r>
        <w:rPr>
          <w:noProof/>
        </w:rPr>
        <w:fldChar w:fldCharType="begin"/>
      </w:r>
      <w:r>
        <w:rPr>
          <w:noProof/>
        </w:rPr>
        <w:instrText xml:space="preserve"> PAGEREF _Toc349247183 \h </w:instrText>
      </w:r>
      <w:r>
        <w:rPr>
          <w:noProof/>
        </w:rPr>
      </w:r>
      <w:r>
        <w:rPr>
          <w:noProof/>
        </w:rPr>
        <w:fldChar w:fldCharType="separate"/>
      </w:r>
      <w:r>
        <w:rPr>
          <w:noProof/>
        </w:rPr>
        <w:t>22</w:t>
      </w:r>
      <w:r>
        <w:rPr>
          <w:noProof/>
        </w:rPr>
        <w:fldChar w:fldCharType="end"/>
      </w:r>
    </w:p>
    <w:p w14:paraId="091CC304"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11 - Motor Controller Data</w:t>
      </w:r>
      <w:r>
        <w:rPr>
          <w:noProof/>
        </w:rPr>
        <w:tab/>
      </w:r>
      <w:r>
        <w:rPr>
          <w:noProof/>
        </w:rPr>
        <w:fldChar w:fldCharType="begin"/>
      </w:r>
      <w:r>
        <w:rPr>
          <w:noProof/>
        </w:rPr>
        <w:instrText xml:space="preserve"> PAGEREF _Toc349247184 \h </w:instrText>
      </w:r>
      <w:r>
        <w:rPr>
          <w:noProof/>
        </w:rPr>
      </w:r>
      <w:r>
        <w:rPr>
          <w:noProof/>
        </w:rPr>
        <w:fldChar w:fldCharType="separate"/>
      </w:r>
      <w:r>
        <w:rPr>
          <w:noProof/>
        </w:rPr>
        <w:t>23</w:t>
      </w:r>
      <w:r>
        <w:rPr>
          <w:noProof/>
        </w:rPr>
        <w:fldChar w:fldCharType="end"/>
      </w:r>
    </w:p>
    <w:p w14:paraId="2F721E63"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12 – TSMP Resistor Data</w:t>
      </w:r>
      <w:r>
        <w:rPr>
          <w:noProof/>
        </w:rPr>
        <w:tab/>
      </w:r>
      <w:bookmarkStart w:id="9" w:name="_GoBack"/>
      <w:bookmarkEnd w:id="9"/>
      <w:r>
        <w:rPr>
          <w:noProof/>
        </w:rPr>
        <w:fldChar w:fldCharType="begin"/>
      </w:r>
      <w:r>
        <w:rPr>
          <w:noProof/>
        </w:rPr>
        <w:instrText xml:space="preserve"> PAGEREF _Toc349247185 \h </w:instrText>
      </w:r>
      <w:r>
        <w:rPr>
          <w:noProof/>
        </w:rPr>
      </w:r>
      <w:r>
        <w:rPr>
          <w:noProof/>
        </w:rPr>
        <w:fldChar w:fldCharType="separate"/>
      </w:r>
      <w:r>
        <w:rPr>
          <w:noProof/>
        </w:rPr>
        <w:t>23</w:t>
      </w:r>
      <w:r>
        <w:rPr>
          <w:noProof/>
        </w:rPr>
        <w:fldChar w:fldCharType="end"/>
      </w:r>
    </w:p>
    <w:p w14:paraId="48047CB4"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13 - Data for the pre-charge resistor</w:t>
      </w:r>
      <w:r>
        <w:rPr>
          <w:noProof/>
        </w:rPr>
        <w:tab/>
      </w:r>
      <w:r>
        <w:rPr>
          <w:noProof/>
        </w:rPr>
        <w:fldChar w:fldCharType="begin"/>
      </w:r>
      <w:r>
        <w:rPr>
          <w:noProof/>
        </w:rPr>
        <w:instrText xml:space="preserve"> PAGEREF _Toc349247186 \h </w:instrText>
      </w:r>
      <w:r>
        <w:rPr>
          <w:noProof/>
        </w:rPr>
      </w:r>
      <w:r>
        <w:rPr>
          <w:noProof/>
        </w:rPr>
        <w:fldChar w:fldCharType="separate"/>
      </w:r>
      <w:r>
        <w:rPr>
          <w:noProof/>
        </w:rPr>
        <w:t>25</w:t>
      </w:r>
      <w:r>
        <w:rPr>
          <w:noProof/>
        </w:rPr>
        <w:fldChar w:fldCharType="end"/>
      </w:r>
    </w:p>
    <w:p w14:paraId="6F30DCD4"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14 - Data of the pre-charge relay</w:t>
      </w:r>
      <w:r>
        <w:rPr>
          <w:noProof/>
        </w:rPr>
        <w:tab/>
      </w:r>
      <w:r>
        <w:rPr>
          <w:noProof/>
        </w:rPr>
        <w:fldChar w:fldCharType="begin"/>
      </w:r>
      <w:r>
        <w:rPr>
          <w:noProof/>
        </w:rPr>
        <w:instrText xml:space="preserve"> PAGEREF _Toc349247187 \h </w:instrText>
      </w:r>
      <w:r>
        <w:rPr>
          <w:noProof/>
        </w:rPr>
      </w:r>
      <w:r>
        <w:rPr>
          <w:noProof/>
        </w:rPr>
        <w:fldChar w:fldCharType="separate"/>
      </w:r>
      <w:r>
        <w:rPr>
          <w:noProof/>
        </w:rPr>
        <w:t>25</w:t>
      </w:r>
      <w:r>
        <w:rPr>
          <w:noProof/>
        </w:rPr>
        <w:fldChar w:fldCharType="end"/>
      </w:r>
    </w:p>
    <w:p w14:paraId="4094B03F"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15 - Data of the discharge circuit.</w:t>
      </w:r>
      <w:r>
        <w:rPr>
          <w:noProof/>
        </w:rPr>
        <w:tab/>
      </w:r>
      <w:r>
        <w:rPr>
          <w:noProof/>
        </w:rPr>
        <w:fldChar w:fldCharType="begin"/>
      </w:r>
      <w:r>
        <w:rPr>
          <w:noProof/>
        </w:rPr>
        <w:instrText xml:space="preserve"> PAGEREF _Toc349247188 \h </w:instrText>
      </w:r>
      <w:r>
        <w:rPr>
          <w:noProof/>
        </w:rPr>
      </w:r>
      <w:r>
        <w:rPr>
          <w:noProof/>
        </w:rPr>
        <w:fldChar w:fldCharType="separate"/>
      </w:r>
      <w:r>
        <w:rPr>
          <w:noProof/>
        </w:rPr>
        <w:t>25</w:t>
      </w:r>
      <w:r>
        <w:rPr>
          <w:noProof/>
        </w:rPr>
        <w:fldChar w:fldCharType="end"/>
      </w:r>
    </w:p>
    <w:p w14:paraId="233A24D9"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sidRPr="000527CB">
        <w:rPr>
          <w:noProof/>
          <w:lang w:val="de-DE"/>
        </w:rPr>
        <w:t>Table 16 - Throttle Position encoder data</w:t>
      </w:r>
      <w:r>
        <w:rPr>
          <w:noProof/>
        </w:rPr>
        <w:tab/>
      </w:r>
      <w:r>
        <w:rPr>
          <w:noProof/>
        </w:rPr>
        <w:fldChar w:fldCharType="begin"/>
      </w:r>
      <w:r>
        <w:rPr>
          <w:noProof/>
        </w:rPr>
        <w:instrText xml:space="preserve"> PAGEREF _Toc349247189 \h </w:instrText>
      </w:r>
      <w:r>
        <w:rPr>
          <w:noProof/>
        </w:rPr>
      </w:r>
      <w:r>
        <w:rPr>
          <w:noProof/>
        </w:rPr>
        <w:fldChar w:fldCharType="separate"/>
      </w:r>
      <w:r>
        <w:rPr>
          <w:noProof/>
        </w:rPr>
        <w:t>26</w:t>
      </w:r>
      <w:r>
        <w:rPr>
          <w:noProof/>
        </w:rPr>
        <w:fldChar w:fldCharType="end"/>
      </w:r>
    </w:p>
    <w:p w14:paraId="08A46902"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17 - Main accumulator parameters</w:t>
      </w:r>
      <w:r>
        <w:rPr>
          <w:noProof/>
        </w:rPr>
        <w:tab/>
      </w:r>
      <w:r>
        <w:rPr>
          <w:noProof/>
        </w:rPr>
        <w:fldChar w:fldCharType="begin"/>
      </w:r>
      <w:r>
        <w:rPr>
          <w:noProof/>
        </w:rPr>
        <w:instrText xml:space="preserve"> PAGEREF _Toc349247190 \h </w:instrText>
      </w:r>
      <w:r>
        <w:rPr>
          <w:noProof/>
        </w:rPr>
      </w:r>
      <w:r>
        <w:rPr>
          <w:noProof/>
        </w:rPr>
        <w:fldChar w:fldCharType="separate"/>
      </w:r>
      <w:r>
        <w:rPr>
          <w:noProof/>
        </w:rPr>
        <w:t>29</w:t>
      </w:r>
      <w:r>
        <w:rPr>
          <w:noProof/>
        </w:rPr>
        <w:fldChar w:fldCharType="end"/>
      </w:r>
    </w:p>
    <w:p w14:paraId="265D32D7"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18 - Main cell specification</w:t>
      </w:r>
      <w:r>
        <w:rPr>
          <w:noProof/>
        </w:rPr>
        <w:tab/>
      </w:r>
      <w:r>
        <w:rPr>
          <w:noProof/>
        </w:rPr>
        <w:fldChar w:fldCharType="begin"/>
      </w:r>
      <w:r>
        <w:rPr>
          <w:noProof/>
        </w:rPr>
        <w:instrText xml:space="preserve"> PAGEREF _Toc349247191 \h </w:instrText>
      </w:r>
      <w:r>
        <w:rPr>
          <w:noProof/>
        </w:rPr>
      </w:r>
      <w:r>
        <w:rPr>
          <w:noProof/>
        </w:rPr>
        <w:fldChar w:fldCharType="separate"/>
      </w:r>
      <w:r>
        <w:rPr>
          <w:noProof/>
        </w:rPr>
        <w:t>30</w:t>
      </w:r>
      <w:r>
        <w:rPr>
          <w:noProof/>
        </w:rPr>
        <w:fldChar w:fldCharType="end"/>
      </w:r>
    </w:p>
    <w:p w14:paraId="60743606"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19 - SMD Data</w:t>
      </w:r>
      <w:r>
        <w:rPr>
          <w:noProof/>
        </w:rPr>
        <w:tab/>
      </w:r>
      <w:r>
        <w:rPr>
          <w:noProof/>
        </w:rPr>
        <w:fldChar w:fldCharType="begin"/>
      </w:r>
      <w:r>
        <w:rPr>
          <w:noProof/>
        </w:rPr>
        <w:instrText xml:space="preserve"> PAGEREF _Toc349247192 \h </w:instrText>
      </w:r>
      <w:r>
        <w:rPr>
          <w:noProof/>
        </w:rPr>
      </w:r>
      <w:r>
        <w:rPr>
          <w:noProof/>
        </w:rPr>
        <w:fldChar w:fldCharType="separate"/>
      </w:r>
      <w:r>
        <w:rPr>
          <w:noProof/>
        </w:rPr>
        <w:t>32</w:t>
      </w:r>
      <w:r>
        <w:rPr>
          <w:noProof/>
        </w:rPr>
        <w:fldChar w:fldCharType="end"/>
      </w:r>
    </w:p>
    <w:p w14:paraId="65496ECD"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20 - Cell Temperature Monitoring</w:t>
      </w:r>
      <w:r>
        <w:rPr>
          <w:noProof/>
        </w:rPr>
        <w:tab/>
      </w:r>
      <w:r>
        <w:rPr>
          <w:noProof/>
        </w:rPr>
        <w:fldChar w:fldCharType="begin"/>
      </w:r>
      <w:r>
        <w:rPr>
          <w:noProof/>
        </w:rPr>
        <w:instrText xml:space="preserve"> PAGEREF _Toc349247193 \h </w:instrText>
      </w:r>
      <w:r>
        <w:rPr>
          <w:noProof/>
        </w:rPr>
      </w:r>
      <w:r>
        <w:rPr>
          <w:noProof/>
        </w:rPr>
        <w:fldChar w:fldCharType="separate"/>
      </w:r>
      <w:r>
        <w:rPr>
          <w:noProof/>
        </w:rPr>
        <w:t>32</w:t>
      </w:r>
      <w:r>
        <w:rPr>
          <w:noProof/>
        </w:rPr>
        <w:fldChar w:fldCharType="end"/>
      </w:r>
    </w:p>
    <w:p w14:paraId="4D2C9A85"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21 AIR data</w:t>
      </w:r>
      <w:r>
        <w:rPr>
          <w:noProof/>
        </w:rPr>
        <w:tab/>
      </w:r>
      <w:r>
        <w:rPr>
          <w:noProof/>
        </w:rPr>
        <w:fldChar w:fldCharType="begin"/>
      </w:r>
      <w:r>
        <w:rPr>
          <w:noProof/>
        </w:rPr>
        <w:instrText xml:space="preserve"> PAGEREF _Toc349247194 \h </w:instrText>
      </w:r>
      <w:r>
        <w:rPr>
          <w:noProof/>
        </w:rPr>
      </w:r>
      <w:r>
        <w:rPr>
          <w:noProof/>
        </w:rPr>
        <w:fldChar w:fldCharType="separate"/>
      </w:r>
      <w:r>
        <w:rPr>
          <w:noProof/>
        </w:rPr>
        <w:t>33</w:t>
      </w:r>
      <w:r>
        <w:rPr>
          <w:noProof/>
        </w:rPr>
        <w:fldChar w:fldCharType="end"/>
      </w:r>
    </w:p>
    <w:p w14:paraId="4330B74F"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22 - AMS Data</w:t>
      </w:r>
      <w:r>
        <w:rPr>
          <w:noProof/>
        </w:rPr>
        <w:tab/>
      </w:r>
      <w:r>
        <w:rPr>
          <w:noProof/>
        </w:rPr>
        <w:fldChar w:fldCharType="begin"/>
      </w:r>
      <w:r>
        <w:rPr>
          <w:noProof/>
        </w:rPr>
        <w:instrText xml:space="preserve"> PAGEREF _Toc349247195 \h </w:instrText>
      </w:r>
      <w:r>
        <w:rPr>
          <w:noProof/>
        </w:rPr>
      </w:r>
      <w:r>
        <w:rPr>
          <w:noProof/>
        </w:rPr>
        <w:fldChar w:fldCharType="separate"/>
      </w:r>
      <w:r>
        <w:rPr>
          <w:noProof/>
        </w:rPr>
        <w:t>34</w:t>
      </w:r>
      <w:r>
        <w:rPr>
          <w:noProof/>
        </w:rPr>
        <w:fldChar w:fldCharType="end"/>
      </w:r>
    </w:p>
    <w:p w14:paraId="3EF5271E"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23 - Charger data</w:t>
      </w:r>
      <w:r>
        <w:rPr>
          <w:noProof/>
        </w:rPr>
        <w:tab/>
      </w:r>
      <w:r>
        <w:rPr>
          <w:noProof/>
        </w:rPr>
        <w:fldChar w:fldCharType="begin"/>
      </w:r>
      <w:r>
        <w:rPr>
          <w:noProof/>
        </w:rPr>
        <w:instrText xml:space="preserve"> PAGEREF _Toc349247196 \h </w:instrText>
      </w:r>
      <w:r>
        <w:rPr>
          <w:noProof/>
        </w:rPr>
      </w:r>
      <w:r>
        <w:rPr>
          <w:noProof/>
        </w:rPr>
        <w:fldChar w:fldCharType="separate"/>
      </w:r>
      <w:r>
        <w:rPr>
          <w:noProof/>
        </w:rPr>
        <w:t>37</w:t>
      </w:r>
      <w:r>
        <w:rPr>
          <w:noProof/>
        </w:rPr>
        <w:fldChar w:fldCharType="end"/>
      </w:r>
    </w:p>
    <w:p w14:paraId="5DEA866F"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24 - Switches&amp; devices</w:t>
      </w:r>
      <w:r w:rsidRPr="000527CB">
        <w:rPr>
          <w:rFonts w:eastAsia="Times New Roman" w:cs="Times New Roman"/>
          <w:noProof/>
        </w:rPr>
        <w:t xml:space="preserve"> </w:t>
      </w:r>
      <w:r>
        <w:rPr>
          <w:noProof/>
        </w:rPr>
        <w:t>in</w:t>
      </w:r>
      <w:r w:rsidRPr="000527CB">
        <w:rPr>
          <w:rFonts w:eastAsia="Times New Roman" w:cs="Times New Roman"/>
          <w:noProof/>
        </w:rPr>
        <w:t xml:space="preserve"> </w:t>
      </w:r>
      <w:r>
        <w:rPr>
          <w:noProof/>
        </w:rPr>
        <w:t>the</w:t>
      </w:r>
      <w:r w:rsidRPr="000527CB">
        <w:rPr>
          <w:rFonts w:eastAsia="Times New Roman" w:cs="Times New Roman"/>
          <w:noProof/>
        </w:rPr>
        <w:t xml:space="preserve"> shutdown </w:t>
      </w:r>
      <w:r>
        <w:rPr>
          <w:noProof/>
        </w:rPr>
        <w:t>circuit</w:t>
      </w:r>
      <w:r>
        <w:rPr>
          <w:noProof/>
        </w:rPr>
        <w:tab/>
      </w:r>
      <w:r>
        <w:rPr>
          <w:noProof/>
        </w:rPr>
        <w:fldChar w:fldCharType="begin"/>
      </w:r>
      <w:r>
        <w:rPr>
          <w:noProof/>
        </w:rPr>
        <w:instrText xml:space="preserve"> PAGEREF _Toc349247197 \h </w:instrText>
      </w:r>
      <w:r>
        <w:rPr>
          <w:noProof/>
        </w:rPr>
      </w:r>
      <w:r>
        <w:rPr>
          <w:noProof/>
        </w:rPr>
        <w:fldChar w:fldCharType="separate"/>
      </w:r>
      <w:r>
        <w:rPr>
          <w:noProof/>
        </w:rPr>
        <w:t>41</w:t>
      </w:r>
      <w:r>
        <w:rPr>
          <w:noProof/>
        </w:rPr>
        <w:fldChar w:fldCharType="end"/>
      </w:r>
    </w:p>
    <w:p w14:paraId="093436AE"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25 - Shutdown circuit Current Draw</w:t>
      </w:r>
      <w:r>
        <w:rPr>
          <w:noProof/>
        </w:rPr>
        <w:tab/>
      </w:r>
      <w:r>
        <w:rPr>
          <w:noProof/>
        </w:rPr>
        <w:fldChar w:fldCharType="begin"/>
      </w:r>
      <w:r>
        <w:rPr>
          <w:noProof/>
        </w:rPr>
        <w:instrText xml:space="preserve"> PAGEREF _Toc349247198 \h </w:instrText>
      </w:r>
      <w:r>
        <w:rPr>
          <w:noProof/>
        </w:rPr>
      </w:r>
      <w:r>
        <w:rPr>
          <w:noProof/>
        </w:rPr>
        <w:fldChar w:fldCharType="separate"/>
      </w:r>
      <w:r>
        <w:rPr>
          <w:noProof/>
        </w:rPr>
        <w:t>41</w:t>
      </w:r>
      <w:r>
        <w:rPr>
          <w:noProof/>
        </w:rPr>
        <w:fldChar w:fldCharType="end"/>
      </w:r>
    </w:p>
    <w:p w14:paraId="33226955"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26 Parameters of the IMD</w:t>
      </w:r>
      <w:r>
        <w:rPr>
          <w:noProof/>
        </w:rPr>
        <w:tab/>
      </w:r>
      <w:r>
        <w:rPr>
          <w:noProof/>
        </w:rPr>
        <w:fldChar w:fldCharType="begin"/>
      </w:r>
      <w:r>
        <w:rPr>
          <w:noProof/>
        </w:rPr>
        <w:instrText xml:space="preserve"> PAGEREF _Toc349247199 \h </w:instrText>
      </w:r>
      <w:r>
        <w:rPr>
          <w:noProof/>
        </w:rPr>
      </w:r>
      <w:r>
        <w:rPr>
          <w:noProof/>
        </w:rPr>
        <w:fldChar w:fldCharType="separate"/>
      </w:r>
      <w:r>
        <w:rPr>
          <w:noProof/>
        </w:rPr>
        <w:t>42</w:t>
      </w:r>
      <w:r>
        <w:rPr>
          <w:noProof/>
        </w:rPr>
        <w:fldChar w:fldCharType="end"/>
      </w:r>
    </w:p>
    <w:p w14:paraId="4A2FBD97" w14:textId="77777777" w:rsidR="00605A0E" w:rsidRDefault="00605A0E">
      <w:pPr>
        <w:pStyle w:val="TableofFigures"/>
        <w:tabs>
          <w:tab w:val="right" w:leader="dot" w:pos="9638"/>
        </w:tabs>
        <w:rPr>
          <w:rFonts w:asciiTheme="minorHAnsi" w:eastAsiaTheme="minorEastAsia" w:hAnsiTheme="minorHAnsi" w:cstheme="minorBidi"/>
          <w:noProof/>
          <w:sz w:val="24"/>
          <w:szCs w:val="24"/>
          <w:lang w:eastAsia="ja-JP"/>
        </w:rPr>
      </w:pPr>
      <w:r>
        <w:rPr>
          <w:noProof/>
        </w:rPr>
        <w:t>Table 27- GLV System Data</w:t>
      </w:r>
      <w:r>
        <w:rPr>
          <w:noProof/>
        </w:rPr>
        <w:tab/>
      </w:r>
      <w:r>
        <w:rPr>
          <w:noProof/>
        </w:rPr>
        <w:fldChar w:fldCharType="begin"/>
      </w:r>
      <w:r>
        <w:rPr>
          <w:noProof/>
        </w:rPr>
        <w:instrText xml:space="preserve"> PAGEREF _Toc349247200 \h </w:instrText>
      </w:r>
      <w:r>
        <w:rPr>
          <w:noProof/>
        </w:rPr>
      </w:r>
      <w:r>
        <w:rPr>
          <w:noProof/>
        </w:rPr>
        <w:fldChar w:fldCharType="separate"/>
      </w:r>
      <w:r>
        <w:rPr>
          <w:noProof/>
        </w:rPr>
        <w:t>45</w:t>
      </w:r>
      <w:r>
        <w:rPr>
          <w:noProof/>
        </w:rPr>
        <w:fldChar w:fldCharType="end"/>
      </w:r>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10" w:name="_Toc349247106"/>
      <w:r>
        <w:lastRenderedPageBreak/>
        <w:t>List</w:t>
      </w:r>
      <w:r>
        <w:rPr>
          <w:rFonts w:eastAsia="Arial" w:cs="Arial"/>
        </w:rPr>
        <w:t xml:space="preserve"> </w:t>
      </w:r>
      <w:r>
        <w:t>of</w:t>
      </w:r>
      <w:r>
        <w:rPr>
          <w:rFonts w:eastAsia="Arial" w:cs="Arial"/>
        </w:rPr>
        <w:t xml:space="preserve"> </w:t>
      </w:r>
      <w:r>
        <w:t>Abbreviations</w:t>
      </w:r>
      <w:bookmarkEnd w:id="10"/>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2999B95F" w14:textId="0969370D" w:rsidR="008D44FB" w:rsidRDefault="008D44FB" w:rsidP="003C23A0">
      <w:proofErr w:type="spellStart"/>
      <w:r>
        <w:t>PacMAN</w:t>
      </w:r>
      <w:proofErr w:type="spellEnd"/>
      <w:r>
        <w:tab/>
        <w:t>Pack manager</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0E010274" w14:textId="57C7DDED" w:rsidR="008D44FB"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1" w:name="_Ref261249217"/>
      <w:bookmarkStart w:id="12" w:name="_Toc34924710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682F06"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682F06"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682F06"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682F06"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682F06"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682F06"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682F06"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682F06"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682F06"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682F06"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682F06"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682F06"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682F06"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682F06"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3"/>
      <w:r>
        <w:lastRenderedPageBreak/>
        <w:t>NARRATIVE OVERVIEW</w:t>
      </w:r>
      <w:commentRangeEnd w:id="13"/>
      <w:r w:rsidR="00041346">
        <w:rPr>
          <w:rStyle w:val="CommentReference"/>
          <w:rFonts w:eastAsia="Calibri" w:cs="Arial"/>
          <w:b w:val="0"/>
        </w:rPr>
        <w:commentReference w:id="13"/>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0EA0BCE2" w14:textId="77777777" w:rsidR="003B7827" w:rsidRPr="00D30C71" w:rsidRDefault="006B3906" w:rsidP="003B7827">
      <w:pPr>
        <w:pStyle w:val="ListParagraph1"/>
        <w:ind w:left="360"/>
        <w:rPr>
          <w:iCs/>
          <w:lang w:val="en-GB"/>
        </w:rPr>
      </w:pPr>
      <w:r>
        <w:rPr>
          <w:lang w:val="en-GB"/>
        </w:rPr>
        <w:t xml:space="preserve">The accumulator system consists of four containers each producing ~24 V and each monitored by an AMS consisting of our </w:t>
      </w:r>
      <w:proofErr w:type="spellStart"/>
      <w:r>
        <w:rPr>
          <w:lang w:val="en-GB"/>
        </w:rPr>
        <w:t>PackMAN</w:t>
      </w:r>
      <w:proofErr w:type="spellEnd"/>
      <w:r>
        <w:rPr>
          <w:lang w:val="en-GB"/>
        </w:rPr>
        <w:t xml:space="preserve"> and AMS boards. Each of the seven cells within the accumulator container communicates via the AMS boards to the </w:t>
      </w:r>
      <w:proofErr w:type="spellStart"/>
      <w:r>
        <w:rPr>
          <w:lang w:val="en-GB"/>
        </w:rPr>
        <w:t>PackMAN</w:t>
      </w:r>
      <w:proofErr w:type="spellEnd"/>
      <w:r>
        <w:rPr>
          <w:lang w:val="en-GB"/>
        </w:rPr>
        <w:t>, which monitors state of charge, cell voltage, cell temperature, overall voltage, and safety loop status.</w:t>
      </w:r>
      <w:r w:rsidR="003B7827">
        <w:rPr>
          <w:lang w:val="en-GB"/>
        </w:rPr>
        <w:t xml:space="preserve">  </w:t>
      </w:r>
      <w:r w:rsidR="003B7827">
        <w:rPr>
          <w:iCs/>
          <w:lang w:val="en-GB"/>
        </w:rPr>
        <w:t>The high voltage will be entering the TSI System from the accumulator and pass through the IMD to ensure that there are no ground connections to the chassis. This will then be passed onto the motor controller that will determine the voltage to apply to the motor itself.</w:t>
      </w:r>
    </w:p>
    <w:p w14:paraId="49CF6605" w14:textId="11D0B447" w:rsidR="006B3906" w:rsidRDefault="006B3906" w:rsidP="006B3906">
      <w:pPr>
        <w:pStyle w:val="ListParagraph1"/>
        <w:ind w:left="360"/>
        <w:rPr>
          <w:lang w:val="en-GB"/>
        </w:rPr>
      </w:pPr>
    </w:p>
    <w:p w14:paraId="465519E6" w14:textId="77777777" w:rsidR="006B3906" w:rsidRDefault="006B3906"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p>
    <w:p w14:paraId="7EF32D96" w14:textId="783424C8" w:rsidR="00F41CBD" w:rsidRDefault="00514A80" w:rsidP="00F16688">
      <w:pPr>
        <w:pStyle w:val="Caption"/>
      </w:pPr>
      <w:bookmarkStart w:id="14" w:name="_Toc349247154"/>
      <w:r>
        <w:t xml:space="preserve">Figure </w:t>
      </w:r>
      <w:r w:rsidR="00FB6611">
        <w:fldChar w:fldCharType="begin"/>
      </w:r>
      <w:r w:rsidR="00FB6611">
        <w:instrText xml:space="preserve"> SEQ Figure \* ARABIC </w:instrText>
      </w:r>
      <w:r w:rsidR="00FB6611">
        <w:fldChar w:fldCharType="separate"/>
      </w:r>
      <w:r w:rsidR="004910CA">
        <w:t>1</w:t>
      </w:r>
      <w:r w:rsidR="00FB6611">
        <w:fldChar w:fldCharType="end"/>
      </w:r>
      <w:r w:rsidR="00071E8F">
        <w:t xml:space="preserve"> </w:t>
      </w:r>
      <w:r>
        <w:t>- Electrical System Block Diagram</w:t>
      </w:r>
      <w:bookmarkEnd w:id="14"/>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5"/>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5"/>
      <w:r w:rsidR="00CD6994">
        <w:rPr>
          <w:rStyle w:val="CommentReference"/>
        </w:rPr>
        <w:commentReference w:id="15"/>
      </w:r>
    </w:p>
    <w:p w14:paraId="353C3939" w14:textId="77777777" w:rsidR="00C07A5E" w:rsidRDefault="00C07A5E" w:rsidP="00753253">
      <w:pPr>
        <w:pStyle w:val="Caption"/>
      </w:pPr>
      <w:bookmarkStart w:id="16" w:name="_Toc349247155"/>
      <w:r>
        <w:t xml:space="preserve">Figure </w:t>
      </w:r>
      <w:r w:rsidR="00FB6611">
        <w:fldChar w:fldCharType="begin"/>
      </w:r>
      <w:r w:rsidR="00FB6611">
        <w:instrText xml:space="preserve"> SEQ Figure \* ARABIC </w:instrText>
      </w:r>
      <w:r w:rsidR="00FB6611">
        <w:fldChar w:fldCharType="separate"/>
      </w:r>
      <w:r w:rsidR="004910CA">
        <w:t>2</w:t>
      </w:r>
      <w:r w:rsidR="00FB6611">
        <w:fldChar w:fldCharType="end"/>
      </w:r>
      <w:r>
        <w:t xml:space="preserve"> - </w:t>
      </w:r>
      <w:r w:rsidR="00F41CBD">
        <w:t>D</w:t>
      </w:r>
      <w:r w:rsidRPr="00323399">
        <w:t>rawings showing the vehicl</w:t>
      </w:r>
      <w:r>
        <w:t>e from the front, top, and side</w:t>
      </w:r>
      <w:bookmarkEnd w:id="16"/>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7" w:name="_Toc349247156"/>
      <w:commentRangeStart w:id="18"/>
      <w:r>
        <w:t xml:space="preserve">Figure </w:t>
      </w:r>
      <w:r w:rsidR="00FB6611">
        <w:fldChar w:fldCharType="begin"/>
      </w:r>
      <w:r w:rsidR="00FB6611">
        <w:instrText xml:space="preserve"> SEQ Figure \* ARABIC </w:instrText>
      </w:r>
      <w:r w:rsidR="00FB6611">
        <w:fldChar w:fldCharType="separate"/>
      </w:r>
      <w:r w:rsidR="004910CA">
        <w:t>3</w:t>
      </w:r>
      <w:r w:rsidR="00FB6611">
        <w:fldChar w:fldCharType="end"/>
      </w:r>
      <w:r>
        <w:t xml:space="preserve"> - L</w:t>
      </w:r>
      <w:r w:rsidRPr="00C965AC">
        <w:t>ocations of all major TS components</w:t>
      </w:r>
      <w:commentRangeEnd w:id="18"/>
      <w:r w:rsidR="00D85D7A">
        <w:rPr>
          <w:rStyle w:val="CommentReference"/>
          <w:rFonts w:cs="Arial"/>
          <w:i w:val="0"/>
          <w:iCs w:val="0"/>
          <w:noProof w:val="0"/>
        </w:rPr>
        <w:commentReference w:id="18"/>
      </w:r>
      <w:bookmarkEnd w:id="17"/>
    </w:p>
    <w:p w14:paraId="00C4E655" w14:textId="77777777" w:rsidR="006829CD" w:rsidRDefault="006829CD" w:rsidP="00B02913">
      <w:pPr>
        <w:keepNext/>
        <w:jc w:val="center"/>
      </w:pPr>
    </w:p>
    <w:p w14:paraId="2B6F23A6" w14:textId="77777777" w:rsidR="0034485D" w:rsidRDefault="00727952" w:rsidP="0034485D">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1CC4F31E" w14:textId="73130DE0" w:rsidR="00695339" w:rsidRDefault="0034485D" w:rsidP="0034485D">
      <w:pPr>
        <w:pStyle w:val="Caption"/>
      </w:pPr>
      <w:bookmarkStart w:id="19" w:name="_Toc349247157"/>
      <w:r>
        <w:t xml:space="preserve">Figure </w:t>
      </w:r>
      <w:r>
        <w:fldChar w:fldCharType="begin"/>
      </w:r>
      <w:r>
        <w:instrText xml:space="preserve"> SEQ Figure \* ARABIC </w:instrText>
      </w:r>
      <w:r>
        <w:fldChar w:fldCharType="separate"/>
      </w:r>
      <w:r w:rsidR="004910CA">
        <w:t>4</w:t>
      </w:r>
      <w:r>
        <w:fldChar w:fldCharType="end"/>
      </w:r>
      <w:r>
        <w:t xml:space="preserve"> - AMS </w:t>
      </w:r>
      <w:r w:rsidR="00F941BB">
        <w:t xml:space="preserve">and PacMAN </w:t>
      </w:r>
      <w:r>
        <w:t>board</w:t>
      </w:r>
      <w:r w:rsidR="00F941BB">
        <w:t xml:space="preserve"> wiring</w:t>
      </w:r>
      <w:bookmarkEnd w:id="19"/>
    </w:p>
    <w:p w14:paraId="5A1427EE" w14:textId="77777777" w:rsidR="00695159" w:rsidRDefault="00727952" w:rsidP="00695159">
      <w:pPr>
        <w:pStyle w:val="Caption"/>
        <w:keepNext/>
      </w:pPr>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4ED9B302" w14:textId="6093EFC1" w:rsidR="00727952" w:rsidRDefault="00695159" w:rsidP="00695159">
      <w:pPr>
        <w:pStyle w:val="Caption"/>
      </w:pPr>
      <w:bookmarkStart w:id="20" w:name="_Toc349247158"/>
      <w:r>
        <w:t xml:space="preserve">Figure </w:t>
      </w:r>
      <w:r>
        <w:fldChar w:fldCharType="begin"/>
      </w:r>
      <w:r>
        <w:instrText xml:space="preserve"> SEQ Figure \* ARABIC </w:instrText>
      </w:r>
      <w:r>
        <w:fldChar w:fldCharType="separate"/>
      </w:r>
      <w:r w:rsidR="004910CA">
        <w:t>5</w:t>
      </w:r>
      <w:r>
        <w:fldChar w:fldCharType="end"/>
      </w:r>
      <w:r>
        <w:t xml:space="preserve"> - First pack (with 2 AIRs)</w:t>
      </w:r>
      <w:bookmarkEnd w:id="20"/>
    </w:p>
    <w:p w14:paraId="57CAFF05" w14:textId="77777777" w:rsidR="00695159" w:rsidRDefault="00727952" w:rsidP="00695159">
      <w:pPr>
        <w:pStyle w:val="Caption"/>
        <w:keepNext/>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2C22DB4B" w14:textId="3ED6BD38" w:rsidR="00727952" w:rsidRDefault="00695159" w:rsidP="00695159">
      <w:pPr>
        <w:pStyle w:val="Caption"/>
      </w:pPr>
      <w:bookmarkStart w:id="21" w:name="_Toc349247159"/>
      <w:r>
        <w:t xml:space="preserve">Figure </w:t>
      </w:r>
      <w:r>
        <w:fldChar w:fldCharType="begin"/>
      </w:r>
      <w:r>
        <w:instrText xml:space="preserve"> SEQ Figure \* ARABIC </w:instrText>
      </w:r>
      <w:r>
        <w:fldChar w:fldCharType="separate"/>
      </w:r>
      <w:r w:rsidR="004910CA">
        <w:t>6</w:t>
      </w:r>
      <w:r>
        <w:fldChar w:fldCharType="end"/>
      </w:r>
      <w:r>
        <w:t xml:space="preserve"> - Packs 2-4 (with 1 AIR)</w:t>
      </w:r>
      <w:bookmarkEnd w:id="21"/>
    </w:p>
    <w:p w14:paraId="48560F5E" w14:textId="20DC62D5" w:rsidR="00880B4F" w:rsidRDefault="00695159" w:rsidP="00753253">
      <w:pPr>
        <w:pStyle w:val="Caption"/>
      </w:pPr>
      <w:r>
        <w:rPr>
          <w:lang w:eastAsia="en-US"/>
        </w:rPr>
        <mc:AlternateContent>
          <mc:Choice Requires="wps">
            <w:drawing>
              <wp:anchor distT="0" distB="0" distL="114300" distR="114300" simplePos="0" relativeHeight="251674624" behindDoc="0" locked="0" layoutInCell="1" allowOverlap="1" wp14:anchorId="41C83B67" wp14:editId="399BB6D6">
                <wp:simplePos x="0" y="0"/>
                <wp:positionH relativeFrom="column">
                  <wp:posOffset>-4445</wp:posOffset>
                </wp:positionH>
                <wp:positionV relativeFrom="paragraph">
                  <wp:posOffset>2753360</wp:posOffset>
                </wp:positionV>
                <wp:extent cx="6126480" cy="353695"/>
                <wp:effectExtent l="0" t="0" r="0" b="0"/>
                <wp:wrapThrough wrapText="bothSides">
                  <wp:wrapPolygon edited="0">
                    <wp:start x="0" y="0"/>
                    <wp:lineTo x="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6126480" cy="35369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38809F" w14:textId="4268D348" w:rsidR="00682F06" w:rsidRPr="004E4593" w:rsidRDefault="00682F06" w:rsidP="00695159">
                            <w:pPr>
                              <w:pStyle w:val="Caption"/>
                              <w:rPr>
                                <w:lang w:eastAsia="en-US"/>
                              </w:rPr>
                            </w:pPr>
                            <w:r>
                              <w:t xml:space="preserve">Figure </w:t>
                            </w:r>
                            <w:r>
                              <w:fldChar w:fldCharType="begin"/>
                            </w:r>
                            <w:r>
                              <w:instrText xml:space="preserve"> SEQ Figure \* ARABIC </w:instrText>
                            </w:r>
                            <w:r>
                              <w:fldChar w:fldCharType="separate"/>
                            </w:r>
                            <w:r>
                              <w:t>7</w:t>
                            </w:r>
                            <w:r>
                              <w:fldChar w:fldCharType="end"/>
                            </w:r>
                            <w:r>
                              <w:t xml:space="preserve"> - HV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3pt;margin-top:216.8pt;width:482.4pt;height:27.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" stroked="f">
                <v:textbox style="mso-fit-shape-to-text:t" inset="0,0,0,0">
                  <w:txbxContent>
                    <w:p w14:paraId="1838809F" w14:textId="4268D348" w:rsidR="00682F06" w:rsidRPr="004E4593" w:rsidRDefault="00682F06" w:rsidP="00695159">
                      <w:pPr>
                        <w:pStyle w:val="Caption"/>
                        <w:rPr>
                          <w:lang w:eastAsia="en-US"/>
                        </w:rPr>
                      </w:pPr>
                      <w:r>
                        <w:t xml:space="preserve">Figure </w:t>
                      </w:r>
                      <w:r>
                        <w:fldChar w:fldCharType="begin"/>
                      </w:r>
                      <w:r>
                        <w:instrText xml:space="preserve"> SEQ Figure \* ARABIC </w:instrText>
                      </w:r>
                      <w:r>
                        <w:fldChar w:fldCharType="separate"/>
                      </w:r>
                      <w:r>
                        <w:t>7</w:t>
                      </w:r>
                      <w:r>
                        <w:fldChar w:fldCharType="end"/>
                      </w:r>
                      <w:r>
                        <w:t xml:space="preserve"> - HV interfaces</w:t>
                      </w:r>
                    </w:p>
                  </w:txbxContent>
                </v:textbox>
                <w10:wrap type="through"/>
              </v:shape>
            </w:pict>
          </mc:Fallback>
        </mc:AlternateContent>
      </w:r>
      <w:ins w:id="22" w:author="Windows User" w:date="2017-02-20T17:05:00Z">
        <w:r w:rsidR="00880B4F">
          <w:rPr>
            <w:lang w:eastAsia="en-US"/>
          </w:rPr>
          <w:drawing>
            <wp:anchor distT="0" distB="0" distL="114300" distR="114300" simplePos="0" relativeHeight="251662336" behindDoc="0" locked="0" layoutInCell="1" allowOverlap="1" wp14:anchorId="7770E8B8" wp14:editId="4154F2A4">
              <wp:simplePos x="0" y="0"/>
              <wp:positionH relativeFrom="column">
                <wp:posOffset>-4445</wp:posOffset>
              </wp:positionH>
              <wp:positionV relativeFrom="paragraph">
                <wp:posOffset>305435</wp:posOffset>
              </wp:positionV>
              <wp:extent cx="6126480" cy="23907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SV_to_MC.png"/>
                      <pic:cNvPicPr/>
                    </pic:nvPicPr>
                    <pic:blipFill>
                      <a:blip r:embed="rId35">
                        <a:extLst>
                          <a:ext uri="{28A0092B-C50C-407E-A947-70E740481C1C}">
                            <a14:useLocalDpi xmlns:a14="http://schemas.microsoft.com/office/drawing/2010/main" val="0"/>
                          </a:ext>
                        </a:extLst>
                      </a:blip>
                      <a:stretch>
                        <a:fillRect/>
                      </a:stretch>
                    </pic:blipFill>
                    <pic:spPr>
                      <a:xfrm>
                        <a:off x="0" y="0"/>
                        <a:ext cx="6126480" cy="2390775"/>
                      </a:xfrm>
                      <a:prstGeom prst="rect">
                        <a:avLst/>
                      </a:prstGeom>
                    </pic:spPr>
                  </pic:pic>
                </a:graphicData>
              </a:graphic>
            </wp:anchor>
          </w:drawing>
        </w:r>
      </w:ins>
    </w:p>
    <w:p w14:paraId="4AAF8E21" w14:textId="22C26702" w:rsidR="00B02913" w:rsidRDefault="00880B4F" w:rsidP="00753253">
      <w:pPr>
        <w:pStyle w:val="Caption"/>
      </w:pPr>
      <w:bookmarkStart w:id="23" w:name="_Toc349247160"/>
      <w:ins w:id="24" w:author="Windows User" w:date="2017-02-20T17:52:00Z">
        <w:r>
          <w:rPr>
            <w:lang w:eastAsia="en-US"/>
          </w:rPr>
          <w:lastRenderedPageBreak/>
          <w:drawing>
            <wp:anchor distT="0" distB="0" distL="114300" distR="114300" simplePos="0" relativeHeight="251664384" behindDoc="0" locked="0" layoutInCell="1" allowOverlap="1" wp14:anchorId="16F68F65" wp14:editId="0BE7DD1A">
              <wp:simplePos x="0" y="0"/>
              <wp:positionH relativeFrom="column">
                <wp:posOffset>-3810</wp:posOffset>
              </wp:positionH>
              <wp:positionV relativeFrom="paragraph">
                <wp:posOffset>-3810</wp:posOffset>
              </wp:positionV>
              <wp:extent cx="6126480" cy="42113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SI_Func_Block_Diagram.png"/>
                      <pic:cNvPicPr/>
                    </pic:nvPicPr>
                    <pic:blipFill>
                      <a:blip r:embed="rId36">
                        <a:extLst>
                          <a:ext uri="{28A0092B-C50C-407E-A947-70E740481C1C}">
                            <a14:useLocalDpi xmlns:a14="http://schemas.microsoft.com/office/drawing/2010/main" val="0"/>
                          </a:ext>
                        </a:extLst>
                      </a:blip>
                      <a:stretch>
                        <a:fillRect/>
                      </a:stretch>
                    </pic:blipFill>
                    <pic:spPr>
                      <a:xfrm>
                        <a:off x="0" y="0"/>
                        <a:ext cx="6126480" cy="4211320"/>
                      </a:xfrm>
                      <a:prstGeom prst="rect">
                        <a:avLst/>
                      </a:prstGeom>
                    </pic:spPr>
                  </pic:pic>
                </a:graphicData>
              </a:graphic>
            </wp:anchor>
          </w:drawing>
        </w:r>
      </w:ins>
      <w:r w:rsidR="00695339">
        <w:t xml:space="preserve">Figure </w:t>
      </w:r>
      <w:r w:rsidR="00FB6611">
        <w:fldChar w:fldCharType="begin"/>
      </w:r>
      <w:r w:rsidR="00FB6611">
        <w:instrText xml:space="preserve"> SEQ Figure \* ARABIC </w:instrText>
      </w:r>
      <w:r w:rsidR="00FB6611">
        <w:fldChar w:fldCharType="separate"/>
      </w:r>
      <w:r w:rsidR="004910CA">
        <w:t>8</w:t>
      </w:r>
      <w:r w:rsidR="00FB6611">
        <w:fldChar w:fldCharType="end"/>
      </w:r>
      <w:r w:rsidR="00695339">
        <w:t xml:space="preserve"> - TSV Wiring S</w:t>
      </w:r>
      <w:r w:rsidR="00695339" w:rsidRPr="00E35005">
        <w:t>chematic</w:t>
      </w:r>
      <w:bookmarkEnd w:id="23"/>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A63722" w14:paraId="4FEF8335" w14:textId="77777777" w:rsidTr="00BB1B84">
        <w:tc>
          <w:tcPr>
            <w:tcW w:w="6300" w:type="dxa"/>
            <w:shd w:val="clear" w:color="auto" w:fill="auto"/>
            <w:vAlign w:val="bottom"/>
          </w:tcPr>
          <w:p w14:paraId="1D5A50CC" w14:textId="19F93A86" w:rsidR="00A63722" w:rsidRPr="00BB1B84" w:rsidRDefault="00A63722" w:rsidP="00BB1B84">
            <w:pPr>
              <w:pStyle w:val="TableHeading"/>
            </w:pPr>
            <w:r w:rsidRPr="00BB1B84">
              <w:t>Item</w:t>
            </w:r>
          </w:p>
        </w:tc>
        <w:tc>
          <w:tcPr>
            <w:tcW w:w="3240" w:type="dxa"/>
            <w:shd w:val="clear" w:color="auto" w:fill="auto"/>
            <w:vAlign w:val="bottom"/>
          </w:tcPr>
          <w:p w14:paraId="2CDA5B5B" w14:textId="0200361B" w:rsidR="00A63722" w:rsidRPr="00BB1B84" w:rsidRDefault="00A63722" w:rsidP="00BB1B84">
            <w:pPr>
              <w:pStyle w:val="TableHeading"/>
            </w:pPr>
            <w:r w:rsidRPr="00BB1B84">
              <w:t>Data</w:t>
            </w:r>
          </w:p>
        </w:tc>
      </w:tr>
      <w:tr w:rsidR="00A63722" w14:paraId="23244F93" w14:textId="77777777" w:rsidTr="006903C2">
        <w:tc>
          <w:tcPr>
            <w:tcW w:w="6300" w:type="dxa"/>
            <w:shd w:val="clear" w:color="auto" w:fill="auto"/>
            <w:vAlign w:val="center"/>
          </w:tcPr>
          <w:p w14:paraId="3289573B" w14:textId="729D9386" w:rsidR="00A63722" w:rsidRDefault="00A63722" w:rsidP="00727952">
            <w:pPr>
              <w:pStyle w:val="TableContents"/>
            </w:pPr>
            <w:r>
              <w:t>Nominal Tractive System Voltage (TSV)</w:t>
            </w:r>
          </w:p>
        </w:tc>
        <w:tc>
          <w:tcPr>
            <w:tcW w:w="3240" w:type="dxa"/>
            <w:shd w:val="clear" w:color="auto" w:fill="auto"/>
          </w:tcPr>
          <w:p w14:paraId="59E43724" w14:textId="5F02E381" w:rsidR="00A63722" w:rsidRDefault="00A63722" w:rsidP="00A63722">
            <w:pPr>
              <w:pStyle w:val="TableContents"/>
              <w:jc w:val="center"/>
            </w:pPr>
            <w:r w:rsidRPr="00E93CB9">
              <w:rPr>
                <w:rFonts w:eastAsia="Times New Roman"/>
                <w:color w:val="000000"/>
              </w:rPr>
              <w:t>89.6VDC</w:t>
            </w:r>
          </w:p>
        </w:tc>
      </w:tr>
      <w:tr w:rsidR="00A63722" w14:paraId="4CF97FCA" w14:textId="77777777" w:rsidTr="006903C2">
        <w:tc>
          <w:tcPr>
            <w:tcW w:w="6300" w:type="dxa"/>
            <w:shd w:val="clear" w:color="auto" w:fill="auto"/>
            <w:vAlign w:val="center"/>
          </w:tcPr>
          <w:p w14:paraId="430D78AB" w14:textId="54BE599B" w:rsidR="00A63722" w:rsidRDefault="00A63722" w:rsidP="00727952">
            <w:pPr>
              <w:pStyle w:val="TableContents"/>
            </w:pPr>
            <w:r>
              <w:t>Max. TSV (typically this is during charging)</w:t>
            </w:r>
          </w:p>
        </w:tc>
        <w:tc>
          <w:tcPr>
            <w:tcW w:w="3240" w:type="dxa"/>
            <w:shd w:val="clear" w:color="auto" w:fill="auto"/>
          </w:tcPr>
          <w:p w14:paraId="76DB0FC9" w14:textId="4A010BF8" w:rsidR="00A63722" w:rsidRDefault="00A63722" w:rsidP="00A63722">
            <w:pPr>
              <w:pStyle w:val="TableContents"/>
              <w:ind w:left="125"/>
              <w:jc w:val="center"/>
            </w:pPr>
            <w:r w:rsidRPr="00E93CB9">
              <w:rPr>
                <w:rFonts w:eastAsia="Times New Roman"/>
                <w:color w:val="000000"/>
              </w:rPr>
              <w:t>106.4 VDC</w:t>
            </w:r>
          </w:p>
        </w:tc>
      </w:tr>
      <w:tr w:rsidR="00A63722" w14:paraId="4535F6B9" w14:textId="77777777" w:rsidTr="006903C2">
        <w:tc>
          <w:tcPr>
            <w:tcW w:w="6300" w:type="dxa"/>
            <w:shd w:val="clear" w:color="auto" w:fill="auto"/>
            <w:vAlign w:val="center"/>
          </w:tcPr>
          <w:p w14:paraId="1AA84645" w14:textId="7D1A83DD" w:rsidR="00A63722" w:rsidRDefault="00A63722" w:rsidP="00727952">
            <w:pPr>
              <w:pStyle w:val="TableContents"/>
            </w:pPr>
            <w:r>
              <w:t>Control System voltage (GLV)</w:t>
            </w:r>
          </w:p>
        </w:tc>
        <w:tc>
          <w:tcPr>
            <w:tcW w:w="3240" w:type="dxa"/>
            <w:shd w:val="clear" w:color="auto" w:fill="auto"/>
          </w:tcPr>
          <w:p w14:paraId="449C8F65" w14:textId="5D8026B5" w:rsidR="00A63722" w:rsidRDefault="00A63722" w:rsidP="00A63722">
            <w:pPr>
              <w:pStyle w:val="TableContents"/>
              <w:ind w:left="125"/>
              <w:jc w:val="center"/>
            </w:pPr>
            <w:r w:rsidRPr="00E93CB9">
              <w:rPr>
                <w:rFonts w:eastAsia="Times New Roman"/>
                <w:color w:val="000000"/>
              </w:rPr>
              <w:t>24 VDC</w:t>
            </w:r>
          </w:p>
        </w:tc>
      </w:tr>
      <w:tr w:rsidR="00A63722" w14:paraId="5D133CB8" w14:textId="77777777" w:rsidTr="006903C2">
        <w:tc>
          <w:tcPr>
            <w:tcW w:w="6300" w:type="dxa"/>
            <w:shd w:val="clear" w:color="auto" w:fill="auto"/>
            <w:vAlign w:val="center"/>
          </w:tcPr>
          <w:p w14:paraId="4246F9AA" w14:textId="4C472A78" w:rsidR="00A63722" w:rsidRDefault="00A63722" w:rsidP="00727952">
            <w:pPr>
              <w:pStyle w:val="TableContents"/>
            </w:pPr>
            <w:r>
              <w:t>Total Accumulator capacity (</w:t>
            </w:r>
            <w:proofErr w:type="spellStart"/>
            <w:r>
              <w:t>Wh</w:t>
            </w:r>
            <w:proofErr w:type="spellEnd"/>
            <w:r>
              <w:t>)</w:t>
            </w:r>
            <w:r>
              <w:rPr>
                <w:rStyle w:val="FootnoteReference"/>
              </w:rPr>
              <w:footnoteReference w:id="1"/>
            </w:r>
          </w:p>
        </w:tc>
        <w:tc>
          <w:tcPr>
            <w:tcW w:w="3240" w:type="dxa"/>
            <w:shd w:val="clear" w:color="auto" w:fill="auto"/>
          </w:tcPr>
          <w:p w14:paraId="37E4BC29" w14:textId="1EE3F1A1" w:rsidR="00A63722" w:rsidRDefault="00A63722" w:rsidP="00A63722">
            <w:pPr>
              <w:pStyle w:val="TableContents"/>
              <w:ind w:left="125"/>
              <w:jc w:val="center"/>
            </w:pPr>
            <w:r w:rsidRPr="00E93CB9">
              <w:rPr>
                <w:rFonts w:eastAsia="Times New Roman"/>
                <w:color w:val="000000"/>
              </w:rPr>
              <w:t>5.375 kWh</w:t>
            </w:r>
          </w:p>
        </w:tc>
      </w:tr>
      <w:tr w:rsidR="00A63722" w14:paraId="3A25FB5B" w14:textId="77777777" w:rsidTr="006903C2">
        <w:tc>
          <w:tcPr>
            <w:tcW w:w="6300" w:type="dxa"/>
            <w:shd w:val="clear" w:color="auto" w:fill="auto"/>
            <w:vAlign w:val="center"/>
          </w:tcPr>
          <w:p w14:paraId="460D5827" w14:textId="48B84AAB" w:rsidR="00A63722" w:rsidRDefault="00A63722" w:rsidP="00727952">
            <w:pPr>
              <w:pStyle w:val="TableContents"/>
            </w:pPr>
            <w:r>
              <w:t xml:space="preserve">Accumulator type (Lead-acid, Li-Ion, NiMH, </w:t>
            </w:r>
            <w:proofErr w:type="spellStart"/>
            <w:r>
              <w:t>Ultracap</w:t>
            </w:r>
            <w:proofErr w:type="spellEnd"/>
            <w:r>
              <w:t>..)</w:t>
            </w:r>
          </w:p>
        </w:tc>
        <w:tc>
          <w:tcPr>
            <w:tcW w:w="3240" w:type="dxa"/>
            <w:shd w:val="clear" w:color="auto" w:fill="auto"/>
          </w:tcPr>
          <w:p w14:paraId="08FBACEF" w14:textId="0BE01942" w:rsidR="00A63722" w:rsidRDefault="00A63722" w:rsidP="00A63722">
            <w:pPr>
              <w:pStyle w:val="TableContents"/>
              <w:ind w:left="125"/>
              <w:jc w:val="center"/>
            </w:pPr>
            <w:r w:rsidRPr="00E93CB9">
              <w:rPr>
                <w:rFonts w:eastAsia="Times New Roman"/>
                <w:color w:val="000000"/>
              </w:rPr>
              <w:t>LiFePO4</w:t>
            </w:r>
          </w:p>
        </w:tc>
      </w:tr>
      <w:tr w:rsidR="00A63722" w14:paraId="2AF1B7B9" w14:textId="77777777" w:rsidTr="006903C2">
        <w:tc>
          <w:tcPr>
            <w:tcW w:w="6300" w:type="dxa"/>
            <w:shd w:val="clear" w:color="auto" w:fill="auto"/>
            <w:vAlign w:val="center"/>
          </w:tcPr>
          <w:p w14:paraId="5E28A42E" w14:textId="3939CEE8" w:rsidR="00A63722" w:rsidRDefault="00A63722" w:rsidP="00727952">
            <w:pPr>
              <w:pStyle w:val="TableContents"/>
            </w:pPr>
            <w:r>
              <w:t>Number of electric motors, total</w:t>
            </w:r>
          </w:p>
        </w:tc>
        <w:tc>
          <w:tcPr>
            <w:tcW w:w="3240" w:type="dxa"/>
            <w:shd w:val="clear" w:color="auto" w:fill="auto"/>
          </w:tcPr>
          <w:p w14:paraId="582F558C" w14:textId="5BA66B49" w:rsidR="00A63722" w:rsidRDefault="00A63722" w:rsidP="00A63722">
            <w:pPr>
              <w:pStyle w:val="TableContents"/>
              <w:ind w:left="125"/>
              <w:jc w:val="center"/>
            </w:pPr>
            <w:r w:rsidRPr="00E93CB9">
              <w:rPr>
                <w:rFonts w:eastAsia="Times New Roman"/>
                <w:color w:val="000000"/>
              </w:rPr>
              <w:t>1</w:t>
            </w:r>
          </w:p>
        </w:tc>
      </w:tr>
      <w:tr w:rsidR="00A63722" w14:paraId="026F1593" w14:textId="77777777" w:rsidTr="006D673C">
        <w:tc>
          <w:tcPr>
            <w:tcW w:w="6300" w:type="dxa"/>
            <w:shd w:val="clear" w:color="auto" w:fill="auto"/>
            <w:vAlign w:val="center"/>
          </w:tcPr>
          <w:p w14:paraId="16220236" w14:textId="2258809D" w:rsidR="00A63722" w:rsidRDefault="00A63722" w:rsidP="00CE4183">
            <w:pPr>
              <w:pStyle w:val="TableContents"/>
            </w:pPr>
            <w:r>
              <w:t>Are wheel motors used?</w:t>
            </w:r>
          </w:p>
        </w:tc>
        <w:tc>
          <w:tcPr>
            <w:tcW w:w="3240" w:type="dxa"/>
            <w:shd w:val="clear" w:color="auto" w:fill="auto"/>
            <w:vAlign w:val="center"/>
          </w:tcPr>
          <w:p w14:paraId="31BB8877" w14:textId="4F8DA7A2" w:rsidR="00A63722" w:rsidRDefault="00682F06" w:rsidP="00A63722">
            <w:pPr>
              <w:pStyle w:val="TableContents"/>
              <w:ind w:left="125"/>
              <w:jc w:val="center"/>
            </w:pPr>
            <w:sdt>
              <w:sdtPr>
                <w:rPr>
                  <w:sz w:val="24"/>
                </w:rPr>
                <w:id w:val="-1368218050"/>
              </w:sdtPr>
              <w:sdtContent>
                <w:r w:rsidR="00A63722">
                  <w:rPr>
                    <w:rFonts w:ascii="MS Gothic" w:eastAsia="MS Gothic" w:hAnsi="MS Gothic" w:hint="eastAsia"/>
                    <w:sz w:val="24"/>
                  </w:rPr>
                  <w:t>☐</w:t>
                </w:r>
              </w:sdtContent>
            </w:sdt>
            <w:r w:rsidR="00A63722">
              <w:rPr>
                <w:sz w:val="24"/>
              </w:rPr>
              <w:t xml:space="preserve">Yes / </w:t>
            </w:r>
            <w:sdt>
              <w:sdtPr>
                <w:rPr>
                  <w:sz w:val="24"/>
                </w:rPr>
                <w:id w:val="162673086"/>
              </w:sdtPr>
              <w:sdtContent>
                <w:r w:rsidR="00A63722">
                  <w:rPr>
                    <w:rFonts w:ascii="MS Gothic" w:eastAsia="MS Gothic" w:hAnsi="MS Gothic" w:hint="eastAsia"/>
                    <w:sz w:val="24"/>
                  </w:rPr>
                  <w:t>☒</w:t>
                </w:r>
              </w:sdtContent>
            </w:sdt>
            <w:r w:rsidR="00A63722">
              <w:rPr>
                <w:sz w:val="24"/>
              </w:rPr>
              <w:t xml:space="preserve"> No</w:t>
            </w:r>
          </w:p>
        </w:tc>
      </w:tr>
    </w:tbl>
    <w:p w14:paraId="7A9B61CB" w14:textId="77777777" w:rsidR="00C95CE5" w:rsidRDefault="00C95CE5" w:rsidP="00753253">
      <w:pPr>
        <w:pStyle w:val="Table"/>
      </w:pPr>
      <w:bookmarkStart w:id="25" w:name="_Toc349247174"/>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5"/>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7"/>
          <w:footerReference w:type="even" r:id="rId38"/>
          <w:headerReference w:type="first" r:id="rId39"/>
          <w:footerReference w:type="first" r:id="rId40"/>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6" w:name="_Toc349247108"/>
      <w:r>
        <w:lastRenderedPageBreak/>
        <w:t xml:space="preserve">Cables, Fusing </w:t>
      </w:r>
      <w:r w:rsidR="00D0591D">
        <w:t>&amp;</w:t>
      </w:r>
      <w:r>
        <w:t xml:space="preserve"> Grounding</w:t>
      </w:r>
      <w:bookmarkEnd w:id="26"/>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5393427D" w14:textId="73C36458" w:rsidR="00C1229B" w:rsidRPr="00451073" w:rsidRDefault="00251976" w:rsidP="00D35706">
            <w:pPr>
              <w:pStyle w:val="TableContents"/>
            </w:pPr>
            <w:r>
              <w:t>Greg Flynn</w:t>
            </w: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29ED867F" w:rsidR="00C1229B" w:rsidRPr="00451073" w:rsidRDefault="00251976" w:rsidP="00D35706">
            <w:pPr>
              <w:pStyle w:val="TableContents"/>
            </w:pPr>
            <w:r>
              <w:t>flynng@lafayette.edu</w:t>
            </w:r>
          </w:p>
        </w:tc>
      </w:tr>
    </w:tbl>
    <w:p w14:paraId="57DE53B4" w14:textId="77777777" w:rsidR="009B1B9B" w:rsidRDefault="009B1B9B" w:rsidP="00F36550">
      <w:pPr>
        <w:pStyle w:val="Heading2"/>
        <w:spacing w:after="0"/>
      </w:pPr>
      <w:bookmarkStart w:id="27" w:name="_Ref261212724"/>
      <w:bookmarkStart w:id="28" w:name="_Toc349247109"/>
      <w:bookmarkEnd w:id="27"/>
      <w:r>
        <w:t>Fusing &amp; Overcurrent Protection</w:t>
      </w:r>
      <w:bookmarkEnd w:id="28"/>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proofErr w:type="spellStart"/>
            <w:r w:rsidRPr="00E93CB9">
              <w:rPr>
                <w:rFonts w:eastAsia="Times New Roman"/>
                <w:color w:val="000000"/>
              </w:rPr>
              <w:t>PacMAN</w:t>
            </w:r>
            <w:proofErr w:type="spellEnd"/>
            <w:r w:rsidRPr="00E93CB9">
              <w:rPr>
                <w:rFonts w:eastAsia="Times New Roman"/>
                <w:color w:val="000000"/>
              </w:rPr>
              <w:t xml:space="preserve"> board; separates the incoming high voltage from the accumulator from the 5V in the high voltage section of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 xml:space="preserve">Accumulator container; one between positive input terminal of the first cell and </w:t>
            </w:r>
            <w:proofErr w:type="spellStart"/>
            <w:r w:rsidRPr="00E93CB9">
              <w:rPr>
                <w:rFonts w:eastAsia="Times New Roman"/>
                <w:color w:val="000000"/>
              </w:rPr>
              <w:t>PacMAN</w:t>
            </w:r>
            <w:proofErr w:type="spellEnd"/>
            <w:r w:rsidRPr="00E93CB9">
              <w:rPr>
                <w:rFonts w:eastAsia="Times New Roman"/>
                <w:color w:val="000000"/>
              </w:rPr>
              <w:t xml:space="preserve"> board.</w:t>
            </w:r>
            <w:r w:rsidR="006D252F">
              <w:rPr>
                <w:rFonts w:eastAsia="Times New Roman"/>
                <w:color w:val="000000"/>
              </w:rPr>
              <w:t xml:space="preserve"> </w:t>
            </w:r>
            <w:r w:rsidRPr="00E93CB9">
              <w:rPr>
                <w:rFonts w:eastAsia="Times New Roman"/>
                <w:color w:val="000000"/>
              </w:rPr>
              <w:t xml:space="preserve">One between the negative input terminal of the last cell and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proofErr w:type="spellStart"/>
            <w:r>
              <w:t>Qualtek</w:t>
            </w:r>
            <w:proofErr w:type="spellEnd"/>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r>
              <w:t>10A</w:t>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29" w:name="_Toc349247175"/>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29"/>
    </w:p>
    <w:p w14:paraId="53DF2CDD" w14:textId="77777777" w:rsidR="00777197" w:rsidRDefault="00777197" w:rsidP="00777197"/>
    <w:p w14:paraId="33C8F3C0" w14:textId="77777777" w:rsidR="007A263A" w:rsidRDefault="00777197" w:rsidP="00F36550">
      <w:pPr>
        <w:pStyle w:val="Heading2"/>
        <w:spacing w:after="0"/>
      </w:pPr>
      <w:bookmarkStart w:id="30" w:name="_Toc349247110"/>
      <w:r>
        <w:t>Component Fusing</w:t>
      </w:r>
      <w:bookmarkEnd w:id="30"/>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motor controller,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lastRenderedPageBreak/>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58D372A7" w14:textId="56A88321" w:rsidR="005F13CF" w:rsidRDefault="005F13CF" w:rsidP="005F13CF">
            <w:pPr>
              <w:keepNext/>
              <w:keepLines/>
            </w:pPr>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 xml:space="preserve">AMS - </w:t>
            </w:r>
            <w:proofErr w:type="spellStart"/>
            <w:r w:rsidRPr="00E93CB9">
              <w:rPr>
                <w:rFonts w:eastAsia="Times New Roman"/>
                <w:color w:val="000000"/>
              </w:rPr>
              <w:t>PacMAN</w:t>
            </w:r>
            <w:proofErr w:type="spellEnd"/>
            <w:r w:rsidRPr="00E93CB9">
              <w:rPr>
                <w:rFonts w:eastAsia="Times New Roman"/>
                <w:color w:val="000000"/>
              </w:rPr>
              <w:t xml:space="preserve">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accumulator container; two fuses from positive input terminal of the first cell and the negative input terminal of the last cell both to the </w:t>
            </w:r>
            <w:proofErr w:type="spellStart"/>
            <w:r w:rsidRPr="00E93CB9">
              <w:rPr>
                <w:rFonts w:eastAsia="Times New Roman"/>
                <w:color w:val="000000"/>
              </w:rPr>
              <w:t>PacMAN</w:t>
            </w:r>
            <w:proofErr w:type="spellEnd"/>
            <w:r w:rsidRPr="00E93CB9">
              <w:rPr>
                <w:rFonts w:eastAsia="Times New Roman"/>
                <w:color w:val="000000"/>
              </w:rPr>
              <w:t xml:space="preserve">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F7B27" w14:paraId="1C1E3C34" w14:textId="77777777" w:rsidTr="00FB67AF">
        <w:tc>
          <w:tcPr>
            <w:tcW w:w="1998" w:type="dxa"/>
            <w:shd w:val="clear" w:color="auto" w:fill="auto"/>
            <w:vAlign w:val="center"/>
          </w:tcPr>
          <w:p w14:paraId="48FF0084" w14:textId="3485DF66" w:rsidR="007F7B27" w:rsidRDefault="007F7B27" w:rsidP="005F13CF">
            <w:pPr>
              <w:keepNext/>
              <w:keepLines/>
            </w:pPr>
            <w:r>
              <w:t>Curtis 1238 Motor Controller KSI</w:t>
            </w:r>
          </w:p>
        </w:tc>
        <w:tc>
          <w:tcPr>
            <w:tcW w:w="1080" w:type="dxa"/>
          </w:tcPr>
          <w:p w14:paraId="79C3AE60" w14:textId="0ED80DEC" w:rsidR="007F7B27" w:rsidRDefault="007F7B27" w:rsidP="005F13CF">
            <w:pPr>
              <w:keepNext/>
              <w:keepLines/>
            </w:pPr>
            <w:r>
              <w:t>Internal to Motor Controller</w:t>
            </w:r>
          </w:p>
        </w:tc>
        <w:tc>
          <w:tcPr>
            <w:tcW w:w="1080" w:type="dxa"/>
            <w:shd w:val="clear" w:color="auto" w:fill="auto"/>
            <w:vAlign w:val="center"/>
          </w:tcPr>
          <w:p w14:paraId="6305A4B0" w14:textId="119ABD40" w:rsidR="007F7B27" w:rsidRDefault="007F7B27" w:rsidP="005F13CF">
            <w:pPr>
              <w:keepNext/>
              <w:keepLines/>
            </w:pPr>
            <w:r>
              <w:t>1.0A</w:t>
            </w:r>
          </w:p>
        </w:tc>
        <w:tc>
          <w:tcPr>
            <w:tcW w:w="1327" w:type="dxa"/>
            <w:shd w:val="clear" w:color="auto" w:fill="auto"/>
            <w:vAlign w:val="center"/>
          </w:tcPr>
          <w:p w14:paraId="6A8BF20A" w14:textId="785B01A9" w:rsidR="007F7B27" w:rsidRDefault="007F7B27" w:rsidP="005F13CF">
            <w:pPr>
              <w:keepNext/>
              <w:keepLines/>
            </w:pPr>
            <w:r>
              <w:t>1.0A</w:t>
            </w:r>
          </w:p>
        </w:tc>
        <w:tc>
          <w:tcPr>
            <w:tcW w:w="4343" w:type="dxa"/>
            <w:shd w:val="clear" w:color="auto" w:fill="auto"/>
            <w:vAlign w:val="center"/>
          </w:tcPr>
          <w:p w14:paraId="15D15E60" w14:textId="77777777" w:rsidR="007F7B27" w:rsidRDefault="007F7B27" w:rsidP="005F13CF">
            <w:pPr>
              <w:keepNext/>
              <w:keepLines/>
            </w:pPr>
          </w:p>
        </w:tc>
      </w:tr>
      <w:tr w:rsidR="007F7B27" w14:paraId="186B6C99" w14:textId="77777777" w:rsidTr="00FB67AF">
        <w:tc>
          <w:tcPr>
            <w:tcW w:w="1998" w:type="dxa"/>
            <w:shd w:val="clear" w:color="auto" w:fill="auto"/>
            <w:vAlign w:val="center"/>
          </w:tcPr>
          <w:p w14:paraId="4EF85AA0" w14:textId="565BA030" w:rsidR="007F7B27" w:rsidRDefault="007F7B27" w:rsidP="005F13CF">
            <w:pPr>
              <w:keepNext/>
              <w:keepLines/>
            </w:pPr>
            <w:r>
              <w:t>Curtis 1238 Motor Controller Coil Return</w:t>
            </w:r>
          </w:p>
        </w:tc>
        <w:tc>
          <w:tcPr>
            <w:tcW w:w="1080" w:type="dxa"/>
          </w:tcPr>
          <w:p w14:paraId="28B98DC2" w14:textId="141D2B94" w:rsidR="007F7B27" w:rsidRDefault="007F7B27" w:rsidP="005F13CF">
            <w:pPr>
              <w:keepNext/>
              <w:keepLines/>
            </w:pPr>
            <w:r>
              <w:t>Internal to Motor Controller</w:t>
            </w:r>
          </w:p>
        </w:tc>
        <w:tc>
          <w:tcPr>
            <w:tcW w:w="1080" w:type="dxa"/>
            <w:shd w:val="clear" w:color="auto" w:fill="auto"/>
            <w:vAlign w:val="center"/>
          </w:tcPr>
          <w:p w14:paraId="718018F3" w14:textId="3E1D93F3" w:rsidR="007F7B27" w:rsidRDefault="007F7B27" w:rsidP="005F13CF">
            <w:pPr>
              <w:keepNext/>
              <w:keepLines/>
            </w:pPr>
            <w:r>
              <w:t>12A</w:t>
            </w:r>
          </w:p>
        </w:tc>
        <w:tc>
          <w:tcPr>
            <w:tcW w:w="1327" w:type="dxa"/>
            <w:shd w:val="clear" w:color="auto" w:fill="auto"/>
            <w:vAlign w:val="center"/>
          </w:tcPr>
          <w:p w14:paraId="5A4A1B6F" w14:textId="0FC19A30" w:rsidR="007F7B27" w:rsidRDefault="007F7B27" w:rsidP="005F13CF">
            <w:pPr>
              <w:keepNext/>
              <w:keepLines/>
            </w:pPr>
            <w:r>
              <w:t>12A</w:t>
            </w:r>
          </w:p>
        </w:tc>
        <w:tc>
          <w:tcPr>
            <w:tcW w:w="4343" w:type="dxa"/>
            <w:shd w:val="clear" w:color="auto" w:fill="auto"/>
            <w:vAlign w:val="center"/>
          </w:tcPr>
          <w:p w14:paraId="680B6696" w14:textId="77777777" w:rsidR="007F7B27" w:rsidRDefault="007F7B27" w:rsidP="005F13CF">
            <w:pPr>
              <w:keepNext/>
              <w:keepLines/>
            </w:pPr>
          </w:p>
        </w:tc>
      </w:tr>
    </w:tbl>
    <w:p w14:paraId="6C31F6D5" w14:textId="77777777" w:rsidR="002D7782" w:rsidRDefault="000025CC" w:rsidP="00777197">
      <w:pPr>
        <w:pStyle w:val="Caption"/>
        <w:keepNext/>
        <w:keepLines/>
      </w:pPr>
      <w:bookmarkStart w:id="31" w:name="_Toc349247176"/>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1"/>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41"/>
          <w:footerReference w:type="even" r:id="rId42"/>
          <w:headerReference w:type="first" r:id="rId43"/>
          <w:footerReference w:type="first" r:id="rId44"/>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2" w:name="_Toc349247111"/>
      <w:r>
        <w:t>System Wire Tables</w:t>
      </w:r>
      <w:bookmarkEnd w:id="32"/>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m:oMath>
        <m:r>
          <w:rPr>
            <w:rFonts w:ascii="Cambria Math" w:eastAsia="Arial" w:hAnsi="Cambria Math"/>
          </w:rPr>
          <m:t>Fault Current= Vsource / (Rsource + Rwiring)</m:t>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7D2CCF" w:rsidRPr="00C124D2" w14:paraId="537AD186" w14:textId="77777777" w:rsidTr="00FB685C">
        <w:trPr>
          <w:trHeight w:val="548"/>
        </w:trPr>
        <w:tc>
          <w:tcPr>
            <w:tcW w:w="918" w:type="dxa"/>
            <w:shd w:val="clear" w:color="auto" w:fill="auto"/>
            <w:vAlign w:val="bottom"/>
          </w:tcPr>
          <w:p w14:paraId="615C012C" w14:textId="77777777" w:rsidR="007D2CCF" w:rsidRPr="00FB67AF" w:rsidRDefault="007D2CCF" w:rsidP="00FB685C">
            <w:pPr>
              <w:pStyle w:val="TableHeading"/>
              <w:rPr>
                <w:sz w:val="16"/>
              </w:rPr>
            </w:pPr>
            <w:r w:rsidRPr="00FB67AF">
              <w:rPr>
                <w:sz w:val="16"/>
              </w:rPr>
              <w:t>Mfg.</w:t>
            </w:r>
          </w:p>
        </w:tc>
        <w:tc>
          <w:tcPr>
            <w:tcW w:w="900" w:type="dxa"/>
            <w:shd w:val="clear" w:color="auto" w:fill="auto"/>
            <w:vAlign w:val="bottom"/>
          </w:tcPr>
          <w:p w14:paraId="21A5CE87" w14:textId="77777777" w:rsidR="007D2CCF" w:rsidRPr="00FB67AF" w:rsidRDefault="007D2CCF" w:rsidP="00FB685C">
            <w:pPr>
              <w:pStyle w:val="TableHeading"/>
              <w:rPr>
                <w:sz w:val="16"/>
              </w:rPr>
            </w:pPr>
            <w:r w:rsidRPr="00FB67AF">
              <w:rPr>
                <w:sz w:val="16"/>
              </w:rPr>
              <w:t>Part Number</w:t>
            </w:r>
          </w:p>
        </w:tc>
        <w:tc>
          <w:tcPr>
            <w:tcW w:w="810" w:type="dxa"/>
            <w:shd w:val="clear" w:color="auto" w:fill="auto"/>
            <w:vAlign w:val="bottom"/>
          </w:tcPr>
          <w:p w14:paraId="70F0C6D7" w14:textId="77777777" w:rsidR="007D2CCF" w:rsidRPr="00FB67AF" w:rsidRDefault="007D2CCF" w:rsidP="00FB685C">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60090FFA" w14:textId="77777777" w:rsidR="007D2CCF" w:rsidRPr="00FB67AF" w:rsidRDefault="007D2CCF" w:rsidP="00FB685C">
            <w:pPr>
              <w:pStyle w:val="TableHeading"/>
              <w:rPr>
                <w:sz w:val="16"/>
              </w:rPr>
            </w:pPr>
            <w:proofErr w:type="spellStart"/>
            <w:r w:rsidRPr="00FB67AF">
              <w:rPr>
                <w:sz w:val="16"/>
              </w:rPr>
              <w:t>Insul-ation</w:t>
            </w:r>
            <w:proofErr w:type="spellEnd"/>
            <w:r w:rsidRPr="00FB67AF">
              <w:rPr>
                <w:sz w:val="16"/>
              </w:rPr>
              <w:t xml:space="preserve"> Type</w:t>
            </w:r>
          </w:p>
        </w:tc>
        <w:tc>
          <w:tcPr>
            <w:tcW w:w="810" w:type="dxa"/>
            <w:shd w:val="clear" w:color="auto" w:fill="auto"/>
            <w:vAlign w:val="bottom"/>
          </w:tcPr>
          <w:p w14:paraId="56B6DCFC" w14:textId="77777777" w:rsidR="007D2CCF" w:rsidRPr="00FB67AF" w:rsidRDefault="007D2CCF" w:rsidP="00FB685C">
            <w:pPr>
              <w:pStyle w:val="TableHeading"/>
              <w:rPr>
                <w:sz w:val="16"/>
              </w:rPr>
            </w:pPr>
            <w:r>
              <w:rPr>
                <w:sz w:val="16"/>
              </w:rPr>
              <w:t>Volt</w:t>
            </w:r>
            <w:r w:rsidRPr="00FB67AF">
              <w:rPr>
                <w:sz w:val="16"/>
              </w:rPr>
              <w:t>age Rating</w:t>
            </w:r>
          </w:p>
        </w:tc>
        <w:tc>
          <w:tcPr>
            <w:tcW w:w="810" w:type="dxa"/>
            <w:shd w:val="clear" w:color="auto" w:fill="auto"/>
            <w:vAlign w:val="bottom"/>
          </w:tcPr>
          <w:p w14:paraId="4048905B" w14:textId="77777777" w:rsidR="007D2CCF" w:rsidRPr="00FB67AF" w:rsidRDefault="007D2CCF" w:rsidP="00FB685C">
            <w:pPr>
              <w:pStyle w:val="TableHeading"/>
              <w:rPr>
                <w:sz w:val="16"/>
              </w:rPr>
            </w:pPr>
            <w:r w:rsidRPr="00FB67AF">
              <w:rPr>
                <w:sz w:val="16"/>
              </w:rPr>
              <w:t>Temp. Rating C</w:t>
            </w:r>
          </w:p>
        </w:tc>
        <w:tc>
          <w:tcPr>
            <w:tcW w:w="990" w:type="dxa"/>
            <w:vAlign w:val="bottom"/>
          </w:tcPr>
          <w:p w14:paraId="3AD6C09C" w14:textId="77777777" w:rsidR="007D2CCF" w:rsidRPr="00FB67AF" w:rsidRDefault="007D2CCF" w:rsidP="00FB685C">
            <w:pPr>
              <w:pStyle w:val="TableHeading"/>
              <w:rPr>
                <w:sz w:val="16"/>
              </w:rPr>
            </w:pPr>
            <w:r w:rsidRPr="00FB67AF">
              <w:rPr>
                <w:sz w:val="16"/>
              </w:rPr>
              <w:t>Cable Capacity A</w:t>
            </w:r>
          </w:p>
        </w:tc>
        <w:tc>
          <w:tcPr>
            <w:tcW w:w="810" w:type="dxa"/>
            <w:vAlign w:val="bottom"/>
          </w:tcPr>
          <w:p w14:paraId="5BA7FA6F" w14:textId="77777777" w:rsidR="007D2CCF" w:rsidRPr="00FB67AF" w:rsidRDefault="007D2CCF" w:rsidP="00FB685C">
            <w:pPr>
              <w:pStyle w:val="TableHeading"/>
              <w:rPr>
                <w:sz w:val="16"/>
              </w:rPr>
            </w:pPr>
            <w:r w:rsidRPr="00FB67AF">
              <w:rPr>
                <w:sz w:val="16"/>
              </w:rPr>
              <w:t>Fuse Part #</w:t>
            </w:r>
          </w:p>
        </w:tc>
        <w:tc>
          <w:tcPr>
            <w:tcW w:w="900" w:type="dxa"/>
            <w:vAlign w:val="bottom"/>
          </w:tcPr>
          <w:p w14:paraId="563F6564" w14:textId="77777777" w:rsidR="007D2CCF" w:rsidRPr="00FB67AF" w:rsidRDefault="007D2CCF" w:rsidP="00FB685C">
            <w:pPr>
              <w:pStyle w:val="TableHeading"/>
              <w:rPr>
                <w:sz w:val="16"/>
              </w:rPr>
            </w:pPr>
            <w:r w:rsidRPr="00FB67AF">
              <w:rPr>
                <w:sz w:val="16"/>
              </w:rPr>
              <w:t>Fuse Cont.  A</w:t>
            </w:r>
          </w:p>
        </w:tc>
        <w:tc>
          <w:tcPr>
            <w:tcW w:w="1170" w:type="dxa"/>
            <w:vAlign w:val="bottom"/>
          </w:tcPr>
          <w:p w14:paraId="59218AD6" w14:textId="77777777" w:rsidR="007D2CCF" w:rsidRPr="00FB67AF" w:rsidRDefault="007D2CCF" w:rsidP="00FB685C">
            <w:pPr>
              <w:pStyle w:val="TableHeading"/>
              <w:rPr>
                <w:sz w:val="16"/>
              </w:rPr>
            </w:pPr>
            <w:r w:rsidRPr="00FB67AF">
              <w:rPr>
                <w:sz w:val="16"/>
              </w:rPr>
              <w:t xml:space="preserve">Fuse </w:t>
            </w:r>
            <w:proofErr w:type="spellStart"/>
            <w:r w:rsidRPr="00FB67AF">
              <w:rPr>
                <w:sz w:val="16"/>
              </w:rPr>
              <w:t>Interr-upting</w:t>
            </w:r>
            <w:proofErr w:type="spellEnd"/>
            <w:r w:rsidRPr="00FB67AF">
              <w:rPr>
                <w:sz w:val="16"/>
              </w:rPr>
              <w:t xml:space="preserve"> Rating </w:t>
            </w:r>
            <w:proofErr w:type="spellStart"/>
            <w:r w:rsidRPr="00FB67AF">
              <w:rPr>
                <w:sz w:val="16"/>
              </w:rPr>
              <w:t>Adc</w:t>
            </w:r>
            <w:proofErr w:type="spellEnd"/>
          </w:p>
        </w:tc>
        <w:tc>
          <w:tcPr>
            <w:tcW w:w="900" w:type="dxa"/>
            <w:vAlign w:val="bottom"/>
          </w:tcPr>
          <w:p w14:paraId="76D827F4" w14:textId="77777777" w:rsidR="007D2CCF" w:rsidRPr="00FB67AF" w:rsidRDefault="007D2CCF" w:rsidP="00FB685C">
            <w:pPr>
              <w:pStyle w:val="TableHeading"/>
              <w:rPr>
                <w:sz w:val="16"/>
              </w:rPr>
            </w:pPr>
            <w:r w:rsidRPr="00FB67AF">
              <w:rPr>
                <w:sz w:val="16"/>
              </w:rPr>
              <w:t>Avail. Fault Current A</w:t>
            </w:r>
          </w:p>
        </w:tc>
        <w:tc>
          <w:tcPr>
            <w:tcW w:w="3420" w:type="dxa"/>
            <w:vAlign w:val="bottom"/>
          </w:tcPr>
          <w:p w14:paraId="5D81B147" w14:textId="77777777" w:rsidR="007D2CCF" w:rsidRPr="00FB67AF" w:rsidRDefault="007D2CCF" w:rsidP="00FB685C">
            <w:pPr>
              <w:pStyle w:val="TableHeading"/>
              <w:rPr>
                <w:sz w:val="16"/>
              </w:rPr>
            </w:pPr>
            <w:r w:rsidRPr="00FB67AF">
              <w:rPr>
                <w:sz w:val="16"/>
              </w:rPr>
              <w:t>Where Used &amp; How fault current is calculated</w:t>
            </w:r>
          </w:p>
        </w:tc>
      </w:tr>
      <w:tr w:rsidR="007D2CCF" w14:paraId="1EB4A41E" w14:textId="77777777" w:rsidTr="00FB685C">
        <w:tc>
          <w:tcPr>
            <w:tcW w:w="918" w:type="dxa"/>
            <w:shd w:val="clear" w:color="auto" w:fill="auto"/>
          </w:tcPr>
          <w:p w14:paraId="29C4EEA1" w14:textId="77777777" w:rsidR="007D2CCF" w:rsidRDefault="007D2CCF" w:rsidP="00FB685C">
            <w:r w:rsidRPr="00E93CB9">
              <w:rPr>
                <w:rFonts w:eastAsia="Times New Roman"/>
                <w:color w:val="000000"/>
              </w:rPr>
              <w:t xml:space="preserve">CCI </w:t>
            </w:r>
          </w:p>
        </w:tc>
        <w:tc>
          <w:tcPr>
            <w:tcW w:w="900" w:type="dxa"/>
            <w:shd w:val="clear" w:color="auto" w:fill="auto"/>
          </w:tcPr>
          <w:p w14:paraId="03034E04" w14:textId="77777777" w:rsidR="007D2CCF" w:rsidRDefault="007D2CCF" w:rsidP="00FB685C">
            <w:r w:rsidRPr="00E93CB9">
              <w:rPr>
                <w:rFonts w:eastAsia="Times New Roman"/>
                <w:color w:val="000000"/>
              </w:rPr>
              <w:t>10416</w:t>
            </w:r>
          </w:p>
        </w:tc>
        <w:tc>
          <w:tcPr>
            <w:tcW w:w="810" w:type="dxa"/>
            <w:shd w:val="clear" w:color="auto" w:fill="auto"/>
          </w:tcPr>
          <w:p w14:paraId="30D4936C" w14:textId="77777777" w:rsidR="007D2CCF" w:rsidRDefault="007D2CCF" w:rsidP="00FB685C">
            <w:r w:rsidRPr="00E93CB9">
              <w:rPr>
                <w:rFonts w:eastAsia="Times New Roman"/>
                <w:color w:val="000000"/>
              </w:rPr>
              <w:t xml:space="preserve">00 </w:t>
            </w:r>
          </w:p>
        </w:tc>
        <w:tc>
          <w:tcPr>
            <w:tcW w:w="900" w:type="dxa"/>
            <w:shd w:val="clear" w:color="auto" w:fill="auto"/>
          </w:tcPr>
          <w:p w14:paraId="662850E7" w14:textId="77777777" w:rsidR="007D2CCF" w:rsidRDefault="007D2CCF" w:rsidP="00FB685C">
            <w:r w:rsidRPr="00E93CB9">
              <w:rPr>
                <w:rFonts w:eastAsia="Times New Roman"/>
                <w:color w:val="000000"/>
              </w:rPr>
              <w:t>EPDM</w:t>
            </w:r>
          </w:p>
        </w:tc>
        <w:tc>
          <w:tcPr>
            <w:tcW w:w="810" w:type="dxa"/>
            <w:shd w:val="clear" w:color="auto" w:fill="auto"/>
          </w:tcPr>
          <w:p w14:paraId="33B4A761" w14:textId="77777777" w:rsidR="007D2CCF" w:rsidRDefault="007D2CCF" w:rsidP="00FB685C">
            <w:r w:rsidRPr="00E93CB9">
              <w:rPr>
                <w:rFonts w:eastAsia="Times New Roman"/>
                <w:color w:val="000000"/>
              </w:rPr>
              <w:t>600 V</w:t>
            </w:r>
          </w:p>
        </w:tc>
        <w:tc>
          <w:tcPr>
            <w:tcW w:w="810" w:type="dxa"/>
            <w:shd w:val="clear" w:color="auto" w:fill="auto"/>
          </w:tcPr>
          <w:p w14:paraId="3485F893" w14:textId="77777777" w:rsidR="007D2CCF" w:rsidRDefault="007D2CCF" w:rsidP="00FB685C">
            <w:r w:rsidRPr="00E93CB9">
              <w:rPr>
                <w:rFonts w:eastAsia="Times New Roman"/>
                <w:color w:val="000000"/>
              </w:rPr>
              <w:t xml:space="preserve">-50 to 105 </w:t>
            </w:r>
          </w:p>
        </w:tc>
        <w:tc>
          <w:tcPr>
            <w:tcW w:w="990" w:type="dxa"/>
          </w:tcPr>
          <w:p w14:paraId="129DEC0F" w14:textId="77777777" w:rsidR="007D2CCF" w:rsidRDefault="007D2CCF" w:rsidP="00FB685C">
            <w:r w:rsidRPr="00E93CB9">
              <w:rPr>
                <w:rFonts w:eastAsia="Times New Roman"/>
                <w:color w:val="000000"/>
              </w:rPr>
              <w:t>400 A</w:t>
            </w:r>
          </w:p>
        </w:tc>
        <w:tc>
          <w:tcPr>
            <w:tcW w:w="810" w:type="dxa"/>
          </w:tcPr>
          <w:p w14:paraId="4F75A7F5"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6FB937CB" w14:textId="77777777" w:rsidR="007D2CCF" w:rsidRDefault="007D2CCF" w:rsidP="00FB685C">
            <w:r>
              <w:rPr>
                <w:rFonts w:eastAsia="Times New Roman"/>
                <w:color w:val="000000"/>
              </w:rPr>
              <w:t>200 A</w:t>
            </w:r>
          </w:p>
        </w:tc>
        <w:tc>
          <w:tcPr>
            <w:tcW w:w="1170" w:type="dxa"/>
          </w:tcPr>
          <w:p w14:paraId="2F9E6620" w14:textId="77777777" w:rsidR="007D2CCF" w:rsidRDefault="007D2CCF" w:rsidP="00FB685C">
            <w:r w:rsidRPr="00E93CB9">
              <w:rPr>
                <w:rFonts w:eastAsia="Times New Roman"/>
                <w:color w:val="000000"/>
              </w:rPr>
              <w:t>-</w:t>
            </w:r>
          </w:p>
        </w:tc>
        <w:tc>
          <w:tcPr>
            <w:tcW w:w="900" w:type="dxa"/>
          </w:tcPr>
          <w:p w14:paraId="6AC0AB5F" w14:textId="77777777" w:rsidR="007D2CCF" w:rsidRDefault="007D2CCF" w:rsidP="00FB685C">
            <w:r>
              <w:rPr>
                <w:rFonts w:eastAsia="Times New Roman"/>
                <w:color w:val="000000"/>
              </w:rPr>
              <w:t>200 A</w:t>
            </w:r>
          </w:p>
        </w:tc>
        <w:tc>
          <w:tcPr>
            <w:tcW w:w="3420" w:type="dxa"/>
          </w:tcPr>
          <w:p w14:paraId="7C7B3BDE" w14:textId="77777777" w:rsidR="007D2CCF" w:rsidRDefault="007D2CCF" w:rsidP="00FB685C">
            <w:r w:rsidRPr="00E93CB9">
              <w:rPr>
                <w:rFonts w:eastAsia="Times New Roman"/>
                <w:color w:val="000000"/>
              </w:rPr>
              <w:t>Input into container 1</w:t>
            </w:r>
          </w:p>
        </w:tc>
      </w:tr>
      <w:tr w:rsidR="007D2CCF" w14:paraId="369FBF30" w14:textId="77777777" w:rsidTr="00FB685C">
        <w:tc>
          <w:tcPr>
            <w:tcW w:w="918" w:type="dxa"/>
            <w:shd w:val="clear" w:color="auto" w:fill="auto"/>
          </w:tcPr>
          <w:p w14:paraId="1308DF1B" w14:textId="77777777" w:rsidR="007D2CCF" w:rsidRDefault="007D2CCF" w:rsidP="00FB685C">
            <w:r w:rsidRPr="00E93CB9">
              <w:rPr>
                <w:rFonts w:eastAsia="Times New Roman"/>
                <w:color w:val="000000"/>
              </w:rPr>
              <w:t xml:space="preserve">CCI </w:t>
            </w:r>
          </w:p>
        </w:tc>
        <w:tc>
          <w:tcPr>
            <w:tcW w:w="900" w:type="dxa"/>
            <w:shd w:val="clear" w:color="auto" w:fill="auto"/>
          </w:tcPr>
          <w:p w14:paraId="5663B7DE" w14:textId="77777777" w:rsidR="007D2CCF" w:rsidRDefault="007D2CCF" w:rsidP="00FB685C">
            <w:r w:rsidRPr="00E93CB9">
              <w:rPr>
                <w:rFonts w:eastAsia="Times New Roman"/>
                <w:color w:val="000000"/>
              </w:rPr>
              <w:t>10416</w:t>
            </w:r>
          </w:p>
        </w:tc>
        <w:tc>
          <w:tcPr>
            <w:tcW w:w="810" w:type="dxa"/>
            <w:shd w:val="clear" w:color="auto" w:fill="auto"/>
          </w:tcPr>
          <w:p w14:paraId="4A91AE2B" w14:textId="77777777" w:rsidR="007D2CCF" w:rsidRDefault="007D2CCF" w:rsidP="00FB685C">
            <w:r w:rsidRPr="00E93CB9">
              <w:rPr>
                <w:rFonts w:eastAsia="Times New Roman"/>
                <w:color w:val="000000"/>
              </w:rPr>
              <w:t xml:space="preserve">00 </w:t>
            </w:r>
          </w:p>
        </w:tc>
        <w:tc>
          <w:tcPr>
            <w:tcW w:w="900" w:type="dxa"/>
            <w:shd w:val="clear" w:color="auto" w:fill="auto"/>
          </w:tcPr>
          <w:p w14:paraId="51D37E63" w14:textId="77777777" w:rsidR="007D2CCF" w:rsidRDefault="007D2CCF" w:rsidP="00FB685C">
            <w:r w:rsidRPr="00E93CB9">
              <w:rPr>
                <w:rFonts w:eastAsia="Times New Roman"/>
                <w:color w:val="000000"/>
              </w:rPr>
              <w:t>EPDM</w:t>
            </w:r>
          </w:p>
        </w:tc>
        <w:tc>
          <w:tcPr>
            <w:tcW w:w="810" w:type="dxa"/>
            <w:shd w:val="clear" w:color="auto" w:fill="auto"/>
          </w:tcPr>
          <w:p w14:paraId="39A482D8" w14:textId="77777777" w:rsidR="007D2CCF" w:rsidRDefault="007D2CCF" w:rsidP="00FB685C">
            <w:r w:rsidRPr="00E93CB9">
              <w:rPr>
                <w:rFonts w:eastAsia="Times New Roman"/>
                <w:color w:val="000000"/>
              </w:rPr>
              <w:t>600 V</w:t>
            </w:r>
          </w:p>
        </w:tc>
        <w:tc>
          <w:tcPr>
            <w:tcW w:w="810" w:type="dxa"/>
            <w:shd w:val="clear" w:color="auto" w:fill="auto"/>
          </w:tcPr>
          <w:p w14:paraId="773C5B01" w14:textId="77777777" w:rsidR="007D2CCF" w:rsidRDefault="007D2CCF" w:rsidP="00FB685C">
            <w:r w:rsidRPr="00E93CB9">
              <w:rPr>
                <w:rFonts w:eastAsia="Times New Roman"/>
                <w:color w:val="000000"/>
              </w:rPr>
              <w:t xml:space="preserve">-50 to 105 </w:t>
            </w:r>
          </w:p>
        </w:tc>
        <w:tc>
          <w:tcPr>
            <w:tcW w:w="990" w:type="dxa"/>
          </w:tcPr>
          <w:p w14:paraId="617C1A97" w14:textId="77777777" w:rsidR="007D2CCF" w:rsidRDefault="007D2CCF" w:rsidP="00FB685C">
            <w:r w:rsidRPr="00E93CB9">
              <w:rPr>
                <w:rFonts w:eastAsia="Times New Roman"/>
                <w:color w:val="000000"/>
              </w:rPr>
              <w:t>400 A</w:t>
            </w:r>
          </w:p>
        </w:tc>
        <w:tc>
          <w:tcPr>
            <w:tcW w:w="810" w:type="dxa"/>
          </w:tcPr>
          <w:p w14:paraId="7114FBFA"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4D139FF4"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04EC307B" w14:textId="77777777" w:rsidR="007D2CCF" w:rsidRDefault="007D2CCF" w:rsidP="00FB685C">
            <w:r w:rsidRPr="00E93CB9">
              <w:rPr>
                <w:rFonts w:eastAsia="Times New Roman"/>
                <w:color w:val="000000"/>
              </w:rPr>
              <w:t>-</w:t>
            </w:r>
          </w:p>
        </w:tc>
        <w:tc>
          <w:tcPr>
            <w:tcW w:w="900" w:type="dxa"/>
          </w:tcPr>
          <w:p w14:paraId="740C942E"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219D9D14" w14:textId="77777777" w:rsidR="007D2CCF" w:rsidRDefault="007D2CCF" w:rsidP="00FB685C">
            <w:r w:rsidRPr="00E93CB9">
              <w:rPr>
                <w:rFonts w:eastAsia="Times New Roman"/>
                <w:color w:val="000000"/>
              </w:rPr>
              <w:t>Between containers 1 and 2</w:t>
            </w:r>
          </w:p>
        </w:tc>
      </w:tr>
      <w:tr w:rsidR="007D2CCF" w14:paraId="246A6627" w14:textId="77777777" w:rsidTr="00FB685C">
        <w:tc>
          <w:tcPr>
            <w:tcW w:w="918" w:type="dxa"/>
            <w:shd w:val="clear" w:color="auto" w:fill="auto"/>
          </w:tcPr>
          <w:p w14:paraId="297673BF" w14:textId="77777777" w:rsidR="007D2CCF" w:rsidRDefault="007D2CCF" w:rsidP="00FB685C">
            <w:r w:rsidRPr="00E93CB9">
              <w:rPr>
                <w:rFonts w:eastAsia="Times New Roman"/>
                <w:color w:val="000000"/>
              </w:rPr>
              <w:t xml:space="preserve">CCI </w:t>
            </w:r>
          </w:p>
        </w:tc>
        <w:tc>
          <w:tcPr>
            <w:tcW w:w="900" w:type="dxa"/>
            <w:shd w:val="clear" w:color="auto" w:fill="auto"/>
          </w:tcPr>
          <w:p w14:paraId="40434206" w14:textId="77777777" w:rsidR="007D2CCF" w:rsidRDefault="007D2CCF" w:rsidP="00FB685C">
            <w:r w:rsidRPr="00E93CB9">
              <w:rPr>
                <w:rFonts w:eastAsia="Times New Roman"/>
                <w:color w:val="000000"/>
              </w:rPr>
              <w:t>10416</w:t>
            </w:r>
          </w:p>
        </w:tc>
        <w:tc>
          <w:tcPr>
            <w:tcW w:w="810" w:type="dxa"/>
            <w:shd w:val="clear" w:color="auto" w:fill="auto"/>
          </w:tcPr>
          <w:p w14:paraId="6F48BFA3" w14:textId="77777777" w:rsidR="007D2CCF" w:rsidRDefault="007D2CCF" w:rsidP="00FB685C">
            <w:r w:rsidRPr="00E93CB9">
              <w:rPr>
                <w:rFonts w:eastAsia="Times New Roman"/>
                <w:color w:val="000000"/>
              </w:rPr>
              <w:t xml:space="preserve">00 </w:t>
            </w:r>
          </w:p>
        </w:tc>
        <w:tc>
          <w:tcPr>
            <w:tcW w:w="900" w:type="dxa"/>
            <w:shd w:val="clear" w:color="auto" w:fill="auto"/>
          </w:tcPr>
          <w:p w14:paraId="54ECB9CA" w14:textId="77777777" w:rsidR="007D2CCF" w:rsidRDefault="007D2CCF" w:rsidP="00FB685C">
            <w:r w:rsidRPr="00E93CB9">
              <w:rPr>
                <w:rFonts w:eastAsia="Times New Roman"/>
                <w:color w:val="000000"/>
              </w:rPr>
              <w:t>EPDM</w:t>
            </w:r>
          </w:p>
        </w:tc>
        <w:tc>
          <w:tcPr>
            <w:tcW w:w="810" w:type="dxa"/>
            <w:shd w:val="clear" w:color="auto" w:fill="auto"/>
          </w:tcPr>
          <w:p w14:paraId="18A051AD" w14:textId="77777777" w:rsidR="007D2CCF" w:rsidRDefault="007D2CCF" w:rsidP="00FB685C">
            <w:r w:rsidRPr="00E93CB9">
              <w:rPr>
                <w:rFonts w:eastAsia="Times New Roman"/>
                <w:color w:val="000000"/>
              </w:rPr>
              <w:t>600 V</w:t>
            </w:r>
          </w:p>
        </w:tc>
        <w:tc>
          <w:tcPr>
            <w:tcW w:w="810" w:type="dxa"/>
            <w:shd w:val="clear" w:color="auto" w:fill="auto"/>
          </w:tcPr>
          <w:p w14:paraId="596A24C6" w14:textId="77777777" w:rsidR="007D2CCF" w:rsidRDefault="007D2CCF" w:rsidP="00FB685C">
            <w:r w:rsidRPr="00E93CB9">
              <w:rPr>
                <w:rFonts w:eastAsia="Times New Roman"/>
                <w:color w:val="000000"/>
              </w:rPr>
              <w:t xml:space="preserve">-50 to 105 </w:t>
            </w:r>
          </w:p>
        </w:tc>
        <w:tc>
          <w:tcPr>
            <w:tcW w:w="990" w:type="dxa"/>
          </w:tcPr>
          <w:p w14:paraId="5811B258" w14:textId="77777777" w:rsidR="007D2CCF" w:rsidRDefault="007D2CCF" w:rsidP="00FB685C">
            <w:r w:rsidRPr="00E93CB9">
              <w:rPr>
                <w:rFonts w:eastAsia="Times New Roman"/>
                <w:color w:val="000000"/>
              </w:rPr>
              <w:t>400 A</w:t>
            </w:r>
          </w:p>
        </w:tc>
        <w:tc>
          <w:tcPr>
            <w:tcW w:w="810" w:type="dxa"/>
          </w:tcPr>
          <w:p w14:paraId="39F3C1D2"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575F65B0"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01CCE6F6" w14:textId="77777777" w:rsidR="007D2CCF" w:rsidRDefault="007D2CCF" w:rsidP="00FB685C">
            <w:r w:rsidRPr="00E93CB9">
              <w:rPr>
                <w:rFonts w:eastAsia="Times New Roman"/>
                <w:color w:val="000000"/>
              </w:rPr>
              <w:t>-</w:t>
            </w:r>
          </w:p>
        </w:tc>
        <w:tc>
          <w:tcPr>
            <w:tcW w:w="900" w:type="dxa"/>
          </w:tcPr>
          <w:p w14:paraId="2CC50C90"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1E7FB5B3" w14:textId="77777777" w:rsidR="007D2CCF" w:rsidRDefault="007D2CCF" w:rsidP="00FB685C">
            <w:r w:rsidRPr="00E93CB9">
              <w:rPr>
                <w:rFonts w:eastAsia="Times New Roman"/>
                <w:color w:val="000000"/>
              </w:rPr>
              <w:t> Between containers 2 and 3</w:t>
            </w:r>
          </w:p>
        </w:tc>
      </w:tr>
      <w:tr w:rsidR="007D2CCF" w14:paraId="0243086F" w14:textId="77777777" w:rsidTr="00FB685C">
        <w:tc>
          <w:tcPr>
            <w:tcW w:w="918" w:type="dxa"/>
            <w:shd w:val="clear" w:color="auto" w:fill="auto"/>
          </w:tcPr>
          <w:p w14:paraId="20DD9CA5" w14:textId="77777777" w:rsidR="007D2CCF" w:rsidRDefault="007D2CCF" w:rsidP="00FB685C">
            <w:r w:rsidRPr="00E93CB9">
              <w:rPr>
                <w:rFonts w:eastAsia="Times New Roman"/>
                <w:color w:val="000000"/>
              </w:rPr>
              <w:t xml:space="preserve">CCI </w:t>
            </w:r>
          </w:p>
        </w:tc>
        <w:tc>
          <w:tcPr>
            <w:tcW w:w="900" w:type="dxa"/>
            <w:shd w:val="clear" w:color="auto" w:fill="auto"/>
          </w:tcPr>
          <w:p w14:paraId="70CF1B70" w14:textId="77777777" w:rsidR="007D2CCF" w:rsidRDefault="007D2CCF" w:rsidP="00FB685C">
            <w:r w:rsidRPr="00E93CB9">
              <w:rPr>
                <w:rFonts w:eastAsia="Times New Roman"/>
                <w:color w:val="000000"/>
              </w:rPr>
              <w:t>10416</w:t>
            </w:r>
          </w:p>
        </w:tc>
        <w:tc>
          <w:tcPr>
            <w:tcW w:w="810" w:type="dxa"/>
            <w:shd w:val="clear" w:color="auto" w:fill="auto"/>
          </w:tcPr>
          <w:p w14:paraId="545C8C0D" w14:textId="77777777" w:rsidR="007D2CCF" w:rsidRDefault="007D2CCF" w:rsidP="00FB685C">
            <w:r w:rsidRPr="00E93CB9">
              <w:rPr>
                <w:rFonts w:eastAsia="Times New Roman"/>
                <w:color w:val="000000"/>
              </w:rPr>
              <w:t xml:space="preserve">00 </w:t>
            </w:r>
          </w:p>
        </w:tc>
        <w:tc>
          <w:tcPr>
            <w:tcW w:w="900" w:type="dxa"/>
            <w:shd w:val="clear" w:color="auto" w:fill="auto"/>
          </w:tcPr>
          <w:p w14:paraId="7D75AC01" w14:textId="77777777" w:rsidR="007D2CCF" w:rsidRDefault="007D2CCF" w:rsidP="00FB685C">
            <w:r w:rsidRPr="00E93CB9">
              <w:rPr>
                <w:rFonts w:eastAsia="Times New Roman"/>
                <w:color w:val="000000"/>
              </w:rPr>
              <w:t>EPDM</w:t>
            </w:r>
          </w:p>
        </w:tc>
        <w:tc>
          <w:tcPr>
            <w:tcW w:w="810" w:type="dxa"/>
            <w:shd w:val="clear" w:color="auto" w:fill="auto"/>
          </w:tcPr>
          <w:p w14:paraId="2654A80A" w14:textId="77777777" w:rsidR="007D2CCF" w:rsidRDefault="007D2CCF" w:rsidP="00FB685C">
            <w:r w:rsidRPr="00E93CB9">
              <w:rPr>
                <w:rFonts w:eastAsia="Times New Roman"/>
                <w:color w:val="000000"/>
              </w:rPr>
              <w:t>600 V</w:t>
            </w:r>
          </w:p>
        </w:tc>
        <w:tc>
          <w:tcPr>
            <w:tcW w:w="810" w:type="dxa"/>
            <w:shd w:val="clear" w:color="auto" w:fill="auto"/>
          </w:tcPr>
          <w:p w14:paraId="18BF3CE9" w14:textId="77777777" w:rsidR="007D2CCF" w:rsidRDefault="007D2CCF" w:rsidP="00FB685C">
            <w:r w:rsidRPr="00E93CB9">
              <w:rPr>
                <w:rFonts w:eastAsia="Times New Roman"/>
                <w:color w:val="000000"/>
              </w:rPr>
              <w:t xml:space="preserve">-50 to 105 </w:t>
            </w:r>
          </w:p>
        </w:tc>
        <w:tc>
          <w:tcPr>
            <w:tcW w:w="990" w:type="dxa"/>
          </w:tcPr>
          <w:p w14:paraId="7B906FBD" w14:textId="77777777" w:rsidR="007D2CCF" w:rsidRDefault="007D2CCF" w:rsidP="00FB685C">
            <w:r w:rsidRPr="00E93CB9">
              <w:rPr>
                <w:rFonts w:eastAsia="Times New Roman"/>
                <w:color w:val="000000"/>
              </w:rPr>
              <w:t>400 A</w:t>
            </w:r>
          </w:p>
        </w:tc>
        <w:tc>
          <w:tcPr>
            <w:tcW w:w="810" w:type="dxa"/>
          </w:tcPr>
          <w:p w14:paraId="6F1B8F3B"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0F52C817"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75D2E55B" w14:textId="77777777" w:rsidR="007D2CCF" w:rsidRDefault="007D2CCF" w:rsidP="00FB685C">
            <w:r w:rsidRPr="00E93CB9">
              <w:rPr>
                <w:rFonts w:eastAsia="Times New Roman"/>
                <w:color w:val="000000"/>
              </w:rPr>
              <w:t>-</w:t>
            </w:r>
          </w:p>
        </w:tc>
        <w:tc>
          <w:tcPr>
            <w:tcW w:w="900" w:type="dxa"/>
          </w:tcPr>
          <w:p w14:paraId="36B5CD71"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77974BC7" w14:textId="77777777" w:rsidR="007D2CCF" w:rsidRDefault="007D2CCF" w:rsidP="00FB685C">
            <w:r w:rsidRPr="00E93CB9">
              <w:rPr>
                <w:rFonts w:eastAsia="Times New Roman"/>
                <w:color w:val="000000"/>
              </w:rPr>
              <w:t> Between containers 2 and 3</w:t>
            </w:r>
          </w:p>
        </w:tc>
      </w:tr>
      <w:tr w:rsidR="007D2CCF" w14:paraId="245BC3A1" w14:textId="77777777" w:rsidTr="00FB685C">
        <w:tc>
          <w:tcPr>
            <w:tcW w:w="918" w:type="dxa"/>
            <w:shd w:val="clear" w:color="auto" w:fill="auto"/>
          </w:tcPr>
          <w:p w14:paraId="60A7369B" w14:textId="77777777" w:rsidR="007D2CCF" w:rsidRDefault="007D2CCF" w:rsidP="00FB685C">
            <w:r w:rsidRPr="00E93CB9">
              <w:rPr>
                <w:rFonts w:eastAsia="Times New Roman"/>
                <w:color w:val="000000"/>
              </w:rPr>
              <w:t xml:space="preserve">CCI </w:t>
            </w:r>
          </w:p>
        </w:tc>
        <w:tc>
          <w:tcPr>
            <w:tcW w:w="900" w:type="dxa"/>
            <w:shd w:val="clear" w:color="auto" w:fill="auto"/>
          </w:tcPr>
          <w:p w14:paraId="09E6BF91" w14:textId="77777777" w:rsidR="007D2CCF" w:rsidRDefault="007D2CCF" w:rsidP="00FB685C">
            <w:r w:rsidRPr="00E93CB9">
              <w:rPr>
                <w:rFonts w:eastAsia="Times New Roman"/>
                <w:color w:val="000000"/>
              </w:rPr>
              <w:t>10416</w:t>
            </w:r>
          </w:p>
        </w:tc>
        <w:tc>
          <w:tcPr>
            <w:tcW w:w="810" w:type="dxa"/>
            <w:shd w:val="clear" w:color="auto" w:fill="auto"/>
          </w:tcPr>
          <w:p w14:paraId="744FCD54" w14:textId="77777777" w:rsidR="007D2CCF" w:rsidRDefault="007D2CCF" w:rsidP="00FB685C">
            <w:r w:rsidRPr="00E93CB9">
              <w:rPr>
                <w:rFonts w:eastAsia="Times New Roman"/>
                <w:color w:val="000000"/>
              </w:rPr>
              <w:t xml:space="preserve">00 </w:t>
            </w:r>
          </w:p>
        </w:tc>
        <w:tc>
          <w:tcPr>
            <w:tcW w:w="900" w:type="dxa"/>
            <w:shd w:val="clear" w:color="auto" w:fill="auto"/>
          </w:tcPr>
          <w:p w14:paraId="3484FD70" w14:textId="77777777" w:rsidR="007D2CCF" w:rsidRDefault="007D2CCF" w:rsidP="00FB685C">
            <w:r w:rsidRPr="00E93CB9">
              <w:rPr>
                <w:rFonts w:eastAsia="Times New Roman"/>
                <w:color w:val="000000"/>
              </w:rPr>
              <w:t>EPDM</w:t>
            </w:r>
          </w:p>
        </w:tc>
        <w:tc>
          <w:tcPr>
            <w:tcW w:w="810" w:type="dxa"/>
            <w:shd w:val="clear" w:color="auto" w:fill="auto"/>
          </w:tcPr>
          <w:p w14:paraId="6CFB7725" w14:textId="77777777" w:rsidR="007D2CCF" w:rsidRDefault="007D2CCF" w:rsidP="00FB685C">
            <w:r w:rsidRPr="00E93CB9">
              <w:rPr>
                <w:rFonts w:eastAsia="Times New Roman"/>
                <w:color w:val="000000"/>
              </w:rPr>
              <w:t>600 V</w:t>
            </w:r>
          </w:p>
        </w:tc>
        <w:tc>
          <w:tcPr>
            <w:tcW w:w="810" w:type="dxa"/>
            <w:shd w:val="clear" w:color="auto" w:fill="auto"/>
          </w:tcPr>
          <w:p w14:paraId="0616AEE5" w14:textId="77777777" w:rsidR="007D2CCF" w:rsidRDefault="007D2CCF" w:rsidP="00FB685C">
            <w:r w:rsidRPr="00E93CB9">
              <w:rPr>
                <w:rFonts w:eastAsia="Times New Roman"/>
                <w:color w:val="000000"/>
              </w:rPr>
              <w:t xml:space="preserve">-50 to 105 </w:t>
            </w:r>
          </w:p>
        </w:tc>
        <w:tc>
          <w:tcPr>
            <w:tcW w:w="990" w:type="dxa"/>
          </w:tcPr>
          <w:p w14:paraId="2F4042C3" w14:textId="77777777" w:rsidR="007D2CCF" w:rsidRDefault="007D2CCF" w:rsidP="00FB685C">
            <w:r w:rsidRPr="00E93CB9">
              <w:rPr>
                <w:rFonts w:eastAsia="Times New Roman"/>
                <w:color w:val="000000"/>
              </w:rPr>
              <w:t>400 A</w:t>
            </w:r>
          </w:p>
        </w:tc>
        <w:tc>
          <w:tcPr>
            <w:tcW w:w="810" w:type="dxa"/>
          </w:tcPr>
          <w:p w14:paraId="4F4DF5D3"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7CDC8853"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3366CED7" w14:textId="77777777" w:rsidR="007D2CCF" w:rsidRDefault="007D2CCF" w:rsidP="00FB685C">
            <w:r w:rsidRPr="00E93CB9">
              <w:rPr>
                <w:rFonts w:eastAsia="Times New Roman"/>
                <w:color w:val="000000"/>
              </w:rPr>
              <w:t>-</w:t>
            </w:r>
          </w:p>
        </w:tc>
        <w:tc>
          <w:tcPr>
            <w:tcW w:w="900" w:type="dxa"/>
          </w:tcPr>
          <w:p w14:paraId="0A19DD29"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1D461336" w14:textId="77777777" w:rsidR="007D2CCF" w:rsidRDefault="007D2CCF" w:rsidP="00FB685C">
            <w:r w:rsidRPr="00E93CB9">
              <w:rPr>
                <w:rFonts w:eastAsia="Times New Roman"/>
                <w:color w:val="000000"/>
              </w:rPr>
              <w:t> Between containers 3 and 4</w:t>
            </w:r>
          </w:p>
        </w:tc>
      </w:tr>
      <w:tr w:rsidR="007D2CCF" w14:paraId="0B6D4FE3" w14:textId="77777777" w:rsidTr="00FB685C">
        <w:tc>
          <w:tcPr>
            <w:tcW w:w="918" w:type="dxa"/>
            <w:shd w:val="clear" w:color="auto" w:fill="auto"/>
          </w:tcPr>
          <w:p w14:paraId="6F6CB620" w14:textId="77777777" w:rsidR="007D2CCF" w:rsidRDefault="007D2CCF" w:rsidP="00FB685C">
            <w:r w:rsidRPr="00E93CB9">
              <w:rPr>
                <w:rFonts w:eastAsia="Times New Roman"/>
                <w:color w:val="000000"/>
              </w:rPr>
              <w:t xml:space="preserve">CCI </w:t>
            </w:r>
          </w:p>
        </w:tc>
        <w:tc>
          <w:tcPr>
            <w:tcW w:w="900" w:type="dxa"/>
            <w:shd w:val="clear" w:color="auto" w:fill="auto"/>
          </w:tcPr>
          <w:p w14:paraId="3893E422" w14:textId="77777777" w:rsidR="007D2CCF" w:rsidRDefault="007D2CCF" w:rsidP="00FB685C">
            <w:r w:rsidRPr="00E93CB9">
              <w:rPr>
                <w:rFonts w:eastAsia="Times New Roman"/>
                <w:color w:val="000000"/>
              </w:rPr>
              <w:t>10416</w:t>
            </w:r>
          </w:p>
        </w:tc>
        <w:tc>
          <w:tcPr>
            <w:tcW w:w="810" w:type="dxa"/>
            <w:shd w:val="clear" w:color="auto" w:fill="auto"/>
          </w:tcPr>
          <w:p w14:paraId="1CA3C598" w14:textId="77777777" w:rsidR="007D2CCF" w:rsidRDefault="007D2CCF" w:rsidP="00FB685C">
            <w:r w:rsidRPr="00E93CB9">
              <w:rPr>
                <w:rFonts w:eastAsia="Times New Roman"/>
                <w:color w:val="000000"/>
              </w:rPr>
              <w:t xml:space="preserve">00 </w:t>
            </w:r>
          </w:p>
        </w:tc>
        <w:tc>
          <w:tcPr>
            <w:tcW w:w="900" w:type="dxa"/>
            <w:shd w:val="clear" w:color="auto" w:fill="auto"/>
          </w:tcPr>
          <w:p w14:paraId="51E01882" w14:textId="77777777" w:rsidR="007D2CCF" w:rsidRDefault="007D2CCF" w:rsidP="00FB685C">
            <w:r w:rsidRPr="00E93CB9">
              <w:rPr>
                <w:rFonts w:eastAsia="Times New Roman"/>
                <w:color w:val="000000"/>
              </w:rPr>
              <w:t>EPDM</w:t>
            </w:r>
          </w:p>
        </w:tc>
        <w:tc>
          <w:tcPr>
            <w:tcW w:w="810" w:type="dxa"/>
            <w:shd w:val="clear" w:color="auto" w:fill="auto"/>
          </w:tcPr>
          <w:p w14:paraId="1D190739" w14:textId="77777777" w:rsidR="007D2CCF" w:rsidRDefault="007D2CCF" w:rsidP="00FB685C">
            <w:r w:rsidRPr="00E93CB9">
              <w:rPr>
                <w:rFonts w:eastAsia="Times New Roman"/>
                <w:color w:val="000000"/>
              </w:rPr>
              <w:t>600 V</w:t>
            </w:r>
          </w:p>
        </w:tc>
        <w:tc>
          <w:tcPr>
            <w:tcW w:w="810" w:type="dxa"/>
            <w:shd w:val="clear" w:color="auto" w:fill="auto"/>
          </w:tcPr>
          <w:p w14:paraId="6436E0EF" w14:textId="77777777" w:rsidR="007D2CCF" w:rsidRDefault="007D2CCF" w:rsidP="00FB685C">
            <w:r w:rsidRPr="00E93CB9">
              <w:rPr>
                <w:rFonts w:eastAsia="Times New Roman"/>
                <w:color w:val="000000"/>
              </w:rPr>
              <w:t xml:space="preserve">-50 to 105 </w:t>
            </w:r>
          </w:p>
        </w:tc>
        <w:tc>
          <w:tcPr>
            <w:tcW w:w="990" w:type="dxa"/>
          </w:tcPr>
          <w:p w14:paraId="286018C0" w14:textId="77777777" w:rsidR="007D2CCF" w:rsidRDefault="007D2CCF" w:rsidP="00FB685C">
            <w:r w:rsidRPr="00E93CB9">
              <w:rPr>
                <w:rFonts w:eastAsia="Times New Roman"/>
                <w:color w:val="000000"/>
              </w:rPr>
              <w:t>400 A</w:t>
            </w:r>
          </w:p>
        </w:tc>
        <w:tc>
          <w:tcPr>
            <w:tcW w:w="810" w:type="dxa"/>
          </w:tcPr>
          <w:p w14:paraId="09A2551F"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33A831CC"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568B270A" w14:textId="77777777" w:rsidR="007D2CCF" w:rsidRDefault="007D2CCF" w:rsidP="00FB685C">
            <w:r w:rsidRPr="00E93CB9">
              <w:rPr>
                <w:rFonts w:eastAsia="Times New Roman"/>
                <w:color w:val="000000"/>
              </w:rPr>
              <w:t>-</w:t>
            </w:r>
          </w:p>
        </w:tc>
        <w:tc>
          <w:tcPr>
            <w:tcW w:w="900" w:type="dxa"/>
          </w:tcPr>
          <w:p w14:paraId="336592DC"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5ABFCECC" w14:textId="77777777" w:rsidR="007D2CCF" w:rsidRDefault="007D2CCF" w:rsidP="00FB685C">
            <w:r w:rsidRPr="00E93CB9">
              <w:rPr>
                <w:rFonts w:eastAsia="Times New Roman"/>
                <w:color w:val="000000"/>
              </w:rPr>
              <w:t> Between containers 4 and output</w:t>
            </w:r>
          </w:p>
        </w:tc>
      </w:tr>
      <w:tr w:rsidR="007D2CCF" w14:paraId="1C3EF086" w14:textId="77777777" w:rsidTr="00FB685C">
        <w:tc>
          <w:tcPr>
            <w:tcW w:w="918" w:type="dxa"/>
            <w:shd w:val="clear" w:color="auto" w:fill="auto"/>
          </w:tcPr>
          <w:p w14:paraId="7B9E80E4" w14:textId="77777777" w:rsidR="007D2CCF" w:rsidRPr="00E93CB9" w:rsidRDefault="007D2CCF" w:rsidP="00FB685C">
            <w:pPr>
              <w:rPr>
                <w:rFonts w:eastAsia="Times New Roman"/>
                <w:color w:val="000000"/>
              </w:rPr>
            </w:pPr>
            <w:r w:rsidRPr="00E93CB9">
              <w:rPr>
                <w:rFonts w:eastAsia="Times New Roman"/>
                <w:color w:val="000000"/>
              </w:rPr>
              <w:t xml:space="preserve">CCI </w:t>
            </w:r>
          </w:p>
        </w:tc>
        <w:tc>
          <w:tcPr>
            <w:tcW w:w="900" w:type="dxa"/>
            <w:shd w:val="clear" w:color="auto" w:fill="auto"/>
          </w:tcPr>
          <w:p w14:paraId="0AC3AB55" w14:textId="77777777" w:rsidR="007D2CCF" w:rsidRPr="00E93CB9" w:rsidRDefault="007D2CCF" w:rsidP="00FB685C">
            <w:pPr>
              <w:rPr>
                <w:rFonts w:eastAsia="Times New Roman"/>
                <w:color w:val="000000"/>
              </w:rPr>
            </w:pPr>
            <w:r w:rsidRPr="00E93CB9">
              <w:rPr>
                <w:rFonts w:eastAsia="Times New Roman"/>
                <w:color w:val="000000"/>
              </w:rPr>
              <w:t>10416</w:t>
            </w:r>
          </w:p>
        </w:tc>
        <w:tc>
          <w:tcPr>
            <w:tcW w:w="810" w:type="dxa"/>
            <w:shd w:val="clear" w:color="auto" w:fill="auto"/>
          </w:tcPr>
          <w:p w14:paraId="0F90A324" w14:textId="77777777" w:rsidR="007D2CCF" w:rsidRPr="00E93CB9" w:rsidRDefault="007D2CCF" w:rsidP="00FB685C">
            <w:pPr>
              <w:rPr>
                <w:rFonts w:eastAsia="Times New Roman"/>
                <w:color w:val="000000"/>
              </w:rPr>
            </w:pPr>
            <w:r w:rsidRPr="00E93CB9">
              <w:rPr>
                <w:rFonts w:eastAsia="Times New Roman"/>
                <w:color w:val="000000"/>
              </w:rPr>
              <w:t xml:space="preserve">00 </w:t>
            </w:r>
          </w:p>
        </w:tc>
        <w:tc>
          <w:tcPr>
            <w:tcW w:w="900" w:type="dxa"/>
            <w:shd w:val="clear" w:color="auto" w:fill="auto"/>
          </w:tcPr>
          <w:p w14:paraId="3ACF4597" w14:textId="77777777" w:rsidR="007D2CCF" w:rsidRPr="00E93CB9" w:rsidRDefault="007D2CCF" w:rsidP="00FB685C">
            <w:pPr>
              <w:rPr>
                <w:rFonts w:eastAsia="Times New Roman"/>
                <w:color w:val="000000"/>
              </w:rPr>
            </w:pPr>
            <w:r w:rsidRPr="00E93CB9">
              <w:rPr>
                <w:rFonts w:eastAsia="Times New Roman"/>
                <w:color w:val="000000"/>
              </w:rPr>
              <w:t>EPDM</w:t>
            </w:r>
          </w:p>
        </w:tc>
        <w:tc>
          <w:tcPr>
            <w:tcW w:w="810" w:type="dxa"/>
            <w:shd w:val="clear" w:color="auto" w:fill="auto"/>
          </w:tcPr>
          <w:p w14:paraId="3CAD7D75" w14:textId="77777777" w:rsidR="007D2CCF" w:rsidRPr="00E93CB9" w:rsidRDefault="007D2CCF" w:rsidP="00FB685C">
            <w:pPr>
              <w:rPr>
                <w:rFonts w:eastAsia="Times New Roman"/>
                <w:color w:val="000000"/>
              </w:rPr>
            </w:pPr>
            <w:r w:rsidRPr="00E93CB9">
              <w:rPr>
                <w:rFonts w:eastAsia="Times New Roman"/>
                <w:color w:val="000000"/>
              </w:rPr>
              <w:t>600 V</w:t>
            </w:r>
          </w:p>
        </w:tc>
        <w:tc>
          <w:tcPr>
            <w:tcW w:w="810" w:type="dxa"/>
            <w:shd w:val="clear" w:color="auto" w:fill="auto"/>
          </w:tcPr>
          <w:p w14:paraId="66B2D5E8" w14:textId="77777777" w:rsidR="007D2CCF" w:rsidRPr="00E93CB9" w:rsidRDefault="007D2CCF" w:rsidP="00FB685C">
            <w:pPr>
              <w:rPr>
                <w:rFonts w:eastAsia="Times New Roman"/>
                <w:color w:val="000000"/>
              </w:rPr>
            </w:pPr>
            <w:r w:rsidRPr="00E93CB9">
              <w:rPr>
                <w:rFonts w:eastAsia="Times New Roman"/>
                <w:color w:val="000000"/>
              </w:rPr>
              <w:t xml:space="preserve">-50 to 105 </w:t>
            </w:r>
          </w:p>
        </w:tc>
        <w:tc>
          <w:tcPr>
            <w:tcW w:w="990" w:type="dxa"/>
          </w:tcPr>
          <w:p w14:paraId="75C50E67" w14:textId="77777777" w:rsidR="007D2CCF" w:rsidRPr="00E93CB9" w:rsidRDefault="007D2CCF" w:rsidP="00FB685C">
            <w:pPr>
              <w:rPr>
                <w:rFonts w:eastAsia="Times New Roman"/>
                <w:color w:val="000000"/>
              </w:rPr>
            </w:pPr>
            <w:r w:rsidRPr="00E93CB9">
              <w:rPr>
                <w:rFonts w:eastAsia="Times New Roman"/>
                <w:color w:val="000000"/>
              </w:rPr>
              <w:t>400 A</w:t>
            </w:r>
          </w:p>
        </w:tc>
        <w:tc>
          <w:tcPr>
            <w:tcW w:w="810" w:type="dxa"/>
          </w:tcPr>
          <w:p w14:paraId="23C67F8E" w14:textId="77777777" w:rsidR="007D2CCF" w:rsidRPr="00E93CB9" w:rsidRDefault="007D2CCF" w:rsidP="00FB685C">
            <w:pPr>
              <w:rPr>
                <w:rFonts w:eastAsia="Times New Roman"/>
                <w:color w:val="000000"/>
              </w:rPr>
            </w:pPr>
            <w:r w:rsidRPr="00E93CB9">
              <w:rPr>
                <w:rFonts w:eastAsia="Times New Roman"/>
                <w:color w:val="000000"/>
              </w:rPr>
              <w:t>32031T</w:t>
            </w:r>
            <w:r w:rsidRPr="00E93CB9" w:rsidDel="00790B1E">
              <w:rPr>
                <w:rFonts w:eastAsia="Times New Roman"/>
                <w:color w:val="000000"/>
              </w:rPr>
              <w:t xml:space="preserve"> </w:t>
            </w:r>
          </w:p>
        </w:tc>
        <w:tc>
          <w:tcPr>
            <w:tcW w:w="900" w:type="dxa"/>
          </w:tcPr>
          <w:p w14:paraId="11182110" w14:textId="77777777" w:rsidR="007D2CCF" w:rsidRDefault="007D2CCF" w:rsidP="00FB685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1170" w:type="dxa"/>
          </w:tcPr>
          <w:p w14:paraId="65B9184F" w14:textId="77777777" w:rsidR="007D2CCF" w:rsidRPr="00E93CB9" w:rsidRDefault="007D2CCF" w:rsidP="00FB685C">
            <w:pPr>
              <w:rPr>
                <w:rFonts w:eastAsia="Times New Roman"/>
                <w:color w:val="000000"/>
              </w:rPr>
            </w:pPr>
            <w:r w:rsidRPr="00E93CB9">
              <w:rPr>
                <w:rFonts w:eastAsia="Times New Roman"/>
                <w:color w:val="000000"/>
              </w:rPr>
              <w:t>-</w:t>
            </w:r>
          </w:p>
        </w:tc>
        <w:tc>
          <w:tcPr>
            <w:tcW w:w="900" w:type="dxa"/>
          </w:tcPr>
          <w:p w14:paraId="08E68311" w14:textId="77777777" w:rsidR="007D2CCF" w:rsidRDefault="007D2CCF" w:rsidP="00FB685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3420" w:type="dxa"/>
          </w:tcPr>
          <w:p w14:paraId="0E3EDA07" w14:textId="77777777" w:rsidR="007D2CCF" w:rsidRPr="00E93CB9" w:rsidRDefault="007D2CCF" w:rsidP="00FB685C">
            <w:pPr>
              <w:rPr>
                <w:rFonts w:eastAsia="Times New Roman"/>
                <w:color w:val="000000"/>
              </w:rPr>
            </w:pPr>
            <w:r w:rsidRPr="00E93CB9">
              <w:rPr>
                <w:rFonts w:eastAsia="Times New Roman"/>
                <w:color w:val="000000"/>
              </w:rPr>
              <w:t> Between containers 4 and output</w:t>
            </w:r>
          </w:p>
        </w:tc>
      </w:tr>
      <w:tr w:rsidR="007D2CCF" w14:paraId="5A02BD05" w14:textId="77777777" w:rsidTr="00FB685C">
        <w:trPr>
          <w:trHeight w:val="593"/>
        </w:trPr>
        <w:tc>
          <w:tcPr>
            <w:tcW w:w="918" w:type="dxa"/>
            <w:shd w:val="clear" w:color="auto" w:fill="auto"/>
          </w:tcPr>
          <w:p w14:paraId="359DFE13" w14:textId="77777777" w:rsidR="007D2CCF" w:rsidRPr="00E93CB9" w:rsidRDefault="007D2CCF" w:rsidP="00FB685C">
            <w:pPr>
              <w:rPr>
                <w:rFonts w:eastAsia="Times New Roman"/>
                <w:color w:val="000000"/>
              </w:rPr>
            </w:pPr>
            <w:r>
              <w:rPr>
                <w:rFonts w:eastAsia="Times New Roman"/>
                <w:color w:val="000000"/>
              </w:rPr>
              <w:t>CCI</w:t>
            </w:r>
          </w:p>
        </w:tc>
        <w:tc>
          <w:tcPr>
            <w:tcW w:w="900" w:type="dxa"/>
            <w:shd w:val="clear" w:color="auto" w:fill="auto"/>
          </w:tcPr>
          <w:p w14:paraId="0928FDFD" w14:textId="77777777" w:rsidR="007D2CCF" w:rsidRPr="00E93CB9" w:rsidRDefault="007D2CCF" w:rsidP="00FB685C">
            <w:pPr>
              <w:rPr>
                <w:rFonts w:eastAsia="Times New Roman"/>
                <w:color w:val="000000"/>
              </w:rPr>
            </w:pPr>
            <w:r>
              <w:rPr>
                <w:rFonts w:eastAsia="Times New Roman"/>
                <w:color w:val="000000"/>
              </w:rPr>
              <w:t>10416</w:t>
            </w:r>
          </w:p>
        </w:tc>
        <w:tc>
          <w:tcPr>
            <w:tcW w:w="810" w:type="dxa"/>
            <w:shd w:val="clear" w:color="auto" w:fill="auto"/>
          </w:tcPr>
          <w:p w14:paraId="04A499A5" w14:textId="77777777" w:rsidR="007D2CCF" w:rsidRPr="00E93CB9" w:rsidRDefault="007D2CCF" w:rsidP="00FB685C">
            <w:pPr>
              <w:rPr>
                <w:rFonts w:eastAsia="Times New Roman"/>
                <w:color w:val="000000"/>
              </w:rPr>
            </w:pPr>
            <w:r>
              <w:rPr>
                <w:rFonts w:eastAsia="Times New Roman"/>
                <w:color w:val="000000"/>
              </w:rPr>
              <w:t>00</w:t>
            </w:r>
          </w:p>
        </w:tc>
        <w:tc>
          <w:tcPr>
            <w:tcW w:w="900" w:type="dxa"/>
            <w:shd w:val="clear" w:color="auto" w:fill="auto"/>
          </w:tcPr>
          <w:p w14:paraId="39A71467" w14:textId="77777777" w:rsidR="007D2CCF" w:rsidRPr="00E93CB9" w:rsidRDefault="007D2CCF" w:rsidP="00FB685C">
            <w:pPr>
              <w:rPr>
                <w:rFonts w:eastAsia="Times New Roman"/>
                <w:color w:val="000000"/>
              </w:rPr>
            </w:pPr>
            <w:r>
              <w:rPr>
                <w:rFonts w:eastAsia="Times New Roman"/>
                <w:color w:val="000000"/>
              </w:rPr>
              <w:t>EPDM</w:t>
            </w:r>
          </w:p>
        </w:tc>
        <w:tc>
          <w:tcPr>
            <w:tcW w:w="810" w:type="dxa"/>
            <w:shd w:val="clear" w:color="auto" w:fill="auto"/>
          </w:tcPr>
          <w:p w14:paraId="59C67581" w14:textId="77777777" w:rsidR="007D2CCF" w:rsidRPr="00E93CB9" w:rsidRDefault="007D2CCF" w:rsidP="00FB685C">
            <w:pPr>
              <w:rPr>
                <w:rFonts w:eastAsia="Times New Roman"/>
                <w:color w:val="000000"/>
              </w:rPr>
            </w:pPr>
            <w:r>
              <w:rPr>
                <w:rFonts w:eastAsia="Times New Roman"/>
                <w:color w:val="000000"/>
              </w:rPr>
              <w:t>600 V</w:t>
            </w:r>
          </w:p>
        </w:tc>
        <w:tc>
          <w:tcPr>
            <w:tcW w:w="810" w:type="dxa"/>
            <w:shd w:val="clear" w:color="auto" w:fill="auto"/>
          </w:tcPr>
          <w:p w14:paraId="2D96B7A5" w14:textId="77777777" w:rsidR="007D2CCF" w:rsidRPr="00E93CB9" w:rsidRDefault="007D2CCF" w:rsidP="00FB685C">
            <w:pPr>
              <w:rPr>
                <w:rFonts w:eastAsia="Times New Roman"/>
                <w:color w:val="000000"/>
              </w:rPr>
            </w:pPr>
            <w:r>
              <w:rPr>
                <w:rFonts w:eastAsia="Times New Roman"/>
                <w:color w:val="000000"/>
              </w:rPr>
              <w:t>-50 to 105</w:t>
            </w:r>
          </w:p>
        </w:tc>
        <w:tc>
          <w:tcPr>
            <w:tcW w:w="990" w:type="dxa"/>
          </w:tcPr>
          <w:p w14:paraId="0A10105C" w14:textId="77777777" w:rsidR="007D2CCF" w:rsidRPr="00E93CB9" w:rsidRDefault="007D2CCF" w:rsidP="00FB685C">
            <w:pPr>
              <w:rPr>
                <w:rFonts w:eastAsia="Times New Roman"/>
                <w:color w:val="000000"/>
              </w:rPr>
            </w:pPr>
            <w:r>
              <w:rPr>
                <w:rFonts w:eastAsia="Times New Roman"/>
                <w:color w:val="000000"/>
              </w:rPr>
              <w:t>400 A</w:t>
            </w:r>
          </w:p>
        </w:tc>
        <w:tc>
          <w:tcPr>
            <w:tcW w:w="810" w:type="dxa"/>
          </w:tcPr>
          <w:p w14:paraId="25503D9D" w14:textId="77777777" w:rsidR="007D2CCF" w:rsidRPr="00E93CB9" w:rsidRDefault="007D2CCF" w:rsidP="00FB685C">
            <w:pPr>
              <w:rPr>
                <w:rFonts w:eastAsia="Times New Roman"/>
                <w:color w:val="000000"/>
              </w:rPr>
            </w:pPr>
            <w:r>
              <w:rPr>
                <w:rFonts w:eastAsia="Times New Roman"/>
                <w:color w:val="000000"/>
              </w:rPr>
              <w:t>-</w:t>
            </w:r>
          </w:p>
        </w:tc>
        <w:tc>
          <w:tcPr>
            <w:tcW w:w="900" w:type="dxa"/>
          </w:tcPr>
          <w:p w14:paraId="12587F9D" w14:textId="77777777" w:rsidR="007D2CCF" w:rsidRDefault="007D2CCF" w:rsidP="00FB685C">
            <w:pPr>
              <w:rPr>
                <w:rFonts w:eastAsia="Times New Roman"/>
                <w:color w:val="000000"/>
              </w:rPr>
            </w:pPr>
            <w:r>
              <w:rPr>
                <w:rFonts w:eastAsia="Times New Roman"/>
                <w:color w:val="000000"/>
              </w:rPr>
              <w:t>-</w:t>
            </w:r>
          </w:p>
        </w:tc>
        <w:tc>
          <w:tcPr>
            <w:tcW w:w="1170" w:type="dxa"/>
          </w:tcPr>
          <w:p w14:paraId="682459C3" w14:textId="77777777" w:rsidR="007D2CCF" w:rsidRPr="00E93CB9" w:rsidRDefault="007D2CCF" w:rsidP="00FB685C">
            <w:pPr>
              <w:rPr>
                <w:rFonts w:eastAsia="Times New Roman"/>
                <w:color w:val="000000"/>
              </w:rPr>
            </w:pPr>
            <w:r>
              <w:rPr>
                <w:rFonts w:eastAsia="Times New Roman"/>
                <w:color w:val="000000"/>
              </w:rPr>
              <w:t>-</w:t>
            </w:r>
          </w:p>
        </w:tc>
        <w:tc>
          <w:tcPr>
            <w:tcW w:w="900" w:type="dxa"/>
          </w:tcPr>
          <w:p w14:paraId="559482BA" w14:textId="77777777" w:rsidR="007D2CCF" w:rsidRDefault="007D2CCF" w:rsidP="00FB685C">
            <w:pPr>
              <w:rPr>
                <w:rFonts w:eastAsia="Times New Roman"/>
                <w:color w:val="000000"/>
              </w:rPr>
            </w:pPr>
            <w:r>
              <w:rPr>
                <w:rFonts w:eastAsia="Times New Roman"/>
                <w:color w:val="000000"/>
              </w:rPr>
              <w:t>400 A</w:t>
            </w:r>
          </w:p>
        </w:tc>
        <w:tc>
          <w:tcPr>
            <w:tcW w:w="3420" w:type="dxa"/>
          </w:tcPr>
          <w:p w14:paraId="3D680132" w14:textId="77777777" w:rsidR="007D2CCF" w:rsidRPr="00E93CB9" w:rsidRDefault="007D2CCF" w:rsidP="00FB685C">
            <w:pPr>
              <w:rPr>
                <w:rFonts w:eastAsia="Times New Roman"/>
                <w:color w:val="000000"/>
              </w:rPr>
            </w:pPr>
            <w:r>
              <w:rPr>
                <w:rFonts w:eastAsia="Times New Roman"/>
                <w:color w:val="000000"/>
              </w:rPr>
              <w:t>Between TSI and Motor Controller</w:t>
            </w:r>
          </w:p>
        </w:tc>
      </w:tr>
      <w:tr w:rsidR="007D2CCF" w14:paraId="35DBF390" w14:textId="77777777" w:rsidTr="00FB685C">
        <w:trPr>
          <w:trHeight w:val="593"/>
        </w:trPr>
        <w:tc>
          <w:tcPr>
            <w:tcW w:w="918" w:type="dxa"/>
            <w:shd w:val="clear" w:color="auto" w:fill="auto"/>
          </w:tcPr>
          <w:p w14:paraId="361A4B33" w14:textId="77777777" w:rsidR="007D2CCF" w:rsidRDefault="007D2CCF" w:rsidP="00FB685C">
            <w:pPr>
              <w:rPr>
                <w:rFonts w:eastAsia="Times New Roman"/>
                <w:color w:val="000000"/>
              </w:rPr>
            </w:pPr>
            <w:r>
              <w:rPr>
                <w:rFonts w:eastAsia="Times New Roman"/>
                <w:color w:val="000000"/>
              </w:rPr>
              <w:t>CCI</w:t>
            </w:r>
          </w:p>
        </w:tc>
        <w:tc>
          <w:tcPr>
            <w:tcW w:w="900" w:type="dxa"/>
            <w:shd w:val="clear" w:color="auto" w:fill="auto"/>
          </w:tcPr>
          <w:p w14:paraId="29C3A9F6"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525C1251"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31377FFF"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393639EC"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7058D5DE" w14:textId="77777777" w:rsidR="007D2CCF" w:rsidRDefault="007D2CCF" w:rsidP="00FB685C">
            <w:pPr>
              <w:rPr>
                <w:rFonts w:eastAsia="Times New Roman"/>
                <w:color w:val="000000"/>
              </w:rPr>
            </w:pPr>
            <w:r>
              <w:rPr>
                <w:rFonts w:eastAsia="Times New Roman"/>
                <w:color w:val="000000"/>
              </w:rPr>
              <w:t>-50 to 105</w:t>
            </w:r>
          </w:p>
        </w:tc>
        <w:tc>
          <w:tcPr>
            <w:tcW w:w="990" w:type="dxa"/>
          </w:tcPr>
          <w:p w14:paraId="1B119C43" w14:textId="77777777" w:rsidR="007D2CCF" w:rsidRDefault="007D2CCF" w:rsidP="00FB685C">
            <w:pPr>
              <w:rPr>
                <w:rFonts w:eastAsia="Times New Roman"/>
                <w:color w:val="000000"/>
              </w:rPr>
            </w:pPr>
            <w:r>
              <w:rPr>
                <w:rFonts w:eastAsia="Times New Roman"/>
                <w:color w:val="000000"/>
              </w:rPr>
              <w:t>400 A</w:t>
            </w:r>
          </w:p>
        </w:tc>
        <w:tc>
          <w:tcPr>
            <w:tcW w:w="810" w:type="dxa"/>
          </w:tcPr>
          <w:p w14:paraId="0DA47E80" w14:textId="77777777" w:rsidR="007D2CCF" w:rsidRDefault="007D2CCF" w:rsidP="00FB685C">
            <w:pPr>
              <w:rPr>
                <w:rFonts w:eastAsia="Times New Roman"/>
                <w:color w:val="000000"/>
              </w:rPr>
            </w:pPr>
            <w:r>
              <w:rPr>
                <w:rFonts w:eastAsia="Times New Roman"/>
                <w:color w:val="000000"/>
              </w:rPr>
              <w:t>-</w:t>
            </w:r>
          </w:p>
        </w:tc>
        <w:tc>
          <w:tcPr>
            <w:tcW w:w="900" w:type="dxa"/>
          </w:tcPr>
          <w:p w14:paraId="7A95A4E7" w14:textId="77777777" w:rsidR="007D2CCF" w:rsidRDefault="007D2CCF" w:rsidP="00FB685C">
            <w:pPr>
              <w:rPr>
                <w:rFonts w:eastAsia="Times New Roman"/>
                <w:color w:val="000000"/>
              </w:rPr>
            </w:pPr>
            <w:r>
              <w:rPr>
                <w:rFonts w:eastAsia="Times New Roman"/>
                <w:color w:val="000000"/>
              </w:rPr>
              <w:t>-</w:t>
            </w:r>
          </w:p>
        </w:tc>
        <w:tc>
          <w:tcPr>
            <w:tcW w:w="1170" w:type="dxa"/>
          </w:tcPr>
          <w:p w14:paraId="59E418CB" w14:textId="77777777" w:rsidR="007D2CCF" w:rsidRDefault="007D2CCF" w:rsidP="00FB685C">
            <w:pPr>
              <w:rPr>
                <w:rFonts w:eastAsia="Times New Roman"/>
                <w:color w:val="000000"/>
              </w:rPr>
            </w:pPr>
            <w:r>
              <w:rPr>
                <w:rFonts w:eastAsia="Times New Roman"/>
                <w:color w:val="000000"/>
              </w:rPr>
              <w:t>-</w:t>
            </w:r>
          </w:p>
        </w:tc>
        <w:tc>
          <w:tcPr>
            <w:tcW w:w="900" w:type="dxa"/>
          </w:tcPr>
          <w:p w14:paraId="1E980CB9" w14:textId="77777777" w:rsidR="007D2CCF" w:rsidRDefault="007D2CCF" w:rsidP="00FB685C">
            <w:pPr>
              <w:rPr>
                <w:rFonts w:eastAsia="Times New Roman"/>
                <w:color w:val="000000"/>
              </w:rPr>
            </w:pPr>
            <w:r>
              <w:rPr>
                <w:rFonts w:eastAsia="Times New Roman"/>
                <w:color w:val="000000"/>
              </w:rPr>
              <w:t>400 A</w:t>
            </w:r>
          </w:p>
        </w:tc>
        <w:tc>
          <w:tcPr>
            <w:tcW w:w="3420" w:type="dxa"/>
          </w:tcPr>
          <w:p w14:paraId="4A2CDB0A" w14:textId="77777777" w:rsidR="007D2CCF" w:rsidRPr="00E93CB9" w:rsidRDefault="007D2CCF" w:rsidP="00FB685C">
            <w:pPr>
              <w:rPr>
                <w:rFonts w:eastAsia="Times New Roman"/>
                <w:color w:val="000000"/>
              </w:rPr>
            </w:pPr>
            <w:r>
              <w:rPr>
                <w:rFonts w:eastAsia="Times New Roman"/>
                <w:color w:val="000000"/>
              </w:rPr>
              <w:t>Between TSI and Motor Controller</w:t>
            </w:r>
          </w:p>
        </w:tc>
      </w:tr>
      <w:tr w:rsidR="007D2CCF" w14:paraId="4EA06A32" w14:textId="77777777" w:rsidTr="00FB685C">
        <w:trPr>
          <w:trHeight w:val="593"/>
        </w:trPr>
        <w:tc>
          <w:tcPr>
            <w:tcW w:w="918" w:type="dxa"/>
            <w:shd w:val="clear" w:color="auto" w:fill="auto"/>
          </w:tcPr>
          <w:p w14:paraId="521BA87D" w14:textId="77777777" w:rsidR="007D2CCF" w:rsidRDefault="007D2CCF" w:rsidP="00FB685C">
            <w:pPr>
              <w:rPr>
                <w:rFonts w:eastAsia="Times New Roman"/>
                <w:color w:val="000000"/>
              </w:rPr>
            </w:pPr>
            <w:r>
              <w:rPr>
                <w:rFonts w:eastAsia="Times New Roman"/>
                <w:color w:val="000000"/>
              </w:rPr>
              <w:lastRenderedPageBreak/>
              <w:t>CCI</w:t>
            </w:r>
          </w:p>
        </w:tc>
        <w:tc>
          <w:tcPr>
            <w:tcW w:w="900" w:type="dxa"/>
            <w:shd w:val="clear" w:color="auto" w:fill="auto"/>
          </w:tcPr>
          <w:p w14:paraId="0A1BA0B3"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60F0ABF9"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0C024B19"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4F07B72D"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760B22EB" w14:textId="77777777" w:rsidR="007D2CCF" w:rsidRDefault="007D2CCF" w:rsidP="00FB685C">
            <w:pPr>
              <w:rPr>
                <w:rFonts w:eastAsia="Times New Roman"/>
                <w:color w:val="000000"/>
              </w:rPr>
            </w:pPr>
            <w:r>
              <w:rPr>
                <w:rFonts w:eastAsia="Times New Roman"/>
                <w:color w:val="000000"/>
              </w:rPr>
              <w:t>-50 to 105</w:t>
            </w:r>
          </w:p>
        </w:tc>
        <w:tc>
          <w:tcPr>
            <w:tcW w:w="990" w:type="dxa"/>
          </w:tcPr>
          <w:p w14:paraId="24478EF4" w14:textId="77777777" w:rsidR="007D2CCF" w:rsidRDefault="007D2CCF" w:rsidP="00FB685C">
            <w:pPr>
              <w:rPr>
                <w:rFonts w:eastAsia="Times New Roman"/>
                <w:color w:val="000000"/>
              </w:rPr>
            </w:pPr>
            <w:r>
              <w:rPr>
                <w:rFonts w:eastAsia="Times New Roman"/>
                <w:color w:val="000000"/>
              </w:rPr>
              <w:t>400 A</w:t>
            </w:r>
          </w:p>
        </w:tc>
        <w:tc>
          <w:tcPr>
            <w:tcW w:w="810" w:type="dxa"/>
          </w:tcPr>
          <w:p w14:paraId="6843EA99" w14:textId="77777777" w:rsidR="007D2CCF" w:rsidRDefault="007D2CCF" w:rsidP="00FB685C">
            <w:pPr>
              <w:rPr>
                <w:rFonts w:eastAsia="Times New Roman"/>
                <w:color w:val="000000"/>
              </w:rPr>
            </w:pPr>
            <w:r>
              <w:rPr>
                <w:rFonts w:eastAsia="Times New Roman"/>
                <w:color w:val="000000"/>
              </w:rPr>
              <w:t>-</w:t>
            </w:r>
          </w:p>
        </w:tc>
        <w:tc>
          <w:tcPr>
            <w:tcW w:w="900" w:type="dxa"/>
          </w:tcPr>
          <w:p w14:paraId="108BE61F" w14:textId="77777777" w:rsidR="007D2CCF" w:rsidRDefault="007D2CCF" w:rsidP="00FB685C">
            <w:pPr>
              <w:rPr>
                <w:rFonts w:eastAsia="Times New Roman"/>
                <w:color w:val="000000"/>
              </w:rPr>
            </w:pPr>
            <w:r>
              <w:rPr>
                <w:rFonts w:eastAsia="Times New Roman"/>
                <w:color w:val="000000"/>
              </w:rPr>
              <w:t>-</w:t>
            </w:r>
          </w:p>
        </w:tc>
        <w:tc>
          <w:tcPr>
            <w:tcW w:w="1170" w:type="dxa"/>
          </w:tcPr>
          <w:p w14:paraId="6207F45F" w14:textId="77777777" w:rsidR="007D2CCF" w:rsidRDefault="007D2CCF" w:rsidP="00FB685C">
            <w:pPr>
              <w:rPr>
                <w:rFonts w:eastAsia="Times New Roman"/>
                <w:color w:val="000000"/>
              </w:rPr>
            </w:pPr>
            <w:r>
              <w:rPr>
                <w:rFonts w:eastAsia="Times New Roman"/>
                <w:color w:val="000000"/>
              </w:rPr>
              <w:t>-</w:t>
            </w:r>
          </w:p>
        </w:tc>
        <w:tc>
          <w:tcPr>
            <w:tcW w:w="900" w:type="dxa"/>
          </w:tcPr>
          <w:p w14:paraId="6636DACB" w14:textId="77777777" w:rsidR="007D2CCF" w:rsidRDefault="007D2CCF" w:rsidP="00FB685C">
            <w:pPr>
              <w:rPr>
                <w:rFonts w:eastAsia="Times New Roman"/>
                <w:color w:val="000000"/>
              </w:rPr>
            </w:pPr>
            <w:r>
              <w:rPr>
                <w:rFonts w:eastAsia="Times New Roman"/>
                <w:color w:val="000000"/>
              </w:rPr>
              <w:t>400 A</w:t>
            </w:r>
          </w:p>
        </w:tc>
        <w:tc>
          <w:tcPr>
            <w:tcW w:w="3420" w:type="dxa"/>
          </w:tcPr>
          <w:p w14:paraId="6174885E" w14:textId="77777777" w:rsidR="007D2CCF" w:rsidRDefault="007D2CCF" w:rsidP="00FB685C">
            <w:pPr>
              <w:rPr>
                <w:rFonts w:eastAsia="Times New Roman"/>
                <w:color w:val="000000"/>
              </w:rPr>
            </w:pPr>
            <w:r>
              <w:rPr>
                <w:rFonts w:eastAsia="Times New Roman"/>
                <w:color w:val="000000"/>
              </w:rPr>
              <w:t>Between TSI and Right Side Control</w:t>
            </w:r>
          </w:p>
        </w:tc>
      </w:tr>
      <w:tr w:rsidR="007D2CCF" w14:paraId="5DDD9F5C" w14:textId="77777777" w:rsidTr="00FB685C">
        <w:trPr>
          <w:trHeight w:val="593"/>
        </w:trPr>
        <w:tc>
          <w:tcPr>
            <w:tcW w:w="918" w:type="dxa"/>
            <w:shd w:val="clear" w:color="auto" w:fill="auto"/>
          </w:tcPr>
          <w:p w14:paraId="7B16D727" w14:textId="77777777" w:rsidR="007D2CCF" w:rsidRDefault="007D2CCF" w:rsidP="00FB685C">
            <w:pPr>
              <w:rPr>
                <w:rFonts w:eastAsia="Times New Roman"/>
                <w:color w:val="000000"/>
              </w:rPr>
            </w:pPr>
            <w:r>
              <w:rPr>
                <w:rFonts w:eastAsia="Times New Roman"/>
                <w:color w:val="000000"/>
              </w:rPr>
              <w:t>CCI</w:t>
            </w:r>
          </w:p>
        </w:tc>
        <w:tc>
          <w:tcPr>
            <w:tcW w:w="900" w:type="dxa"/>
            <w:shd w:val="clear" w:color="auto" w:fill="auto"/>
          </w:tcPr>
          <w:p w14:paraId="3648EEF3"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2703BCD1"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556F5DEA"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2C72B87E"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481C957C" w14:textId="77777777" w:rsidR="007D2CCF" w:rsidRDefault="007D2CCF" w:rsidP="00FB685C">
            <w:pPr>
              <w:rPr>
                <w:rFonts w:eastAsia="Times New Roman"/>
                <w:color w:val="000000"/>
              </w:rPr>
            </w:pPr>
            <w:r>
              <w:rPr>
                <w:rFonts w:eastAsia="Times New Roman"/>
                <w:color w:val="000000"/>
              </w:rPr>
              <w:t>-50 to 105</w:t>
            </w:r>
          </w:p>
        </w:tc>
        <w:tc>
          <w:tcPr>
            <w:tcW w:w="990" w:type="dxa"/>
          </w:tcPr>
          <w:p w14:paraId="0B9F9C7A" w14:textId="77777777" w:rsidR="007D2CCF" w:rsidRDefault="007D2CCF" w:rsidP="00FB685C">
            <w:pPr>
              <w:rPr>
                <w:rFonts w:eastAsia="Times New Roman"/>
                <w:color w:val="000000"/>
              </w:rPr>
            </w:pPr>
            <w:r>
              <w:rPr>
                <w:rFonts w:eastAsia="Times New Roman"/>
                <w:color w:val="000000"/>
              </w:rPr>
              <w:t>400 A</w:t>
            </w:r>
          </w:p>
        </w:tc>
        <w:tc>
          <w:tcPr>
            <w:tcW w:w="810" w:type="dxa"/>
          </w:tcPr>
          <w:p w14:paraId="0542B36A" w14:textId="77777777" w:rsidR="007D2CCF" w:rsidRDefault="007D2CCF" w:rsidP="00FB685C">
            <w:pPr>
              <w:rPr>
                <w:rFonts w:eastAsia="Times New Roman"/>
                <w:color w:val="000000"/>
              </w:rPr>
            </w:pPr>
            <w:r>
              <w:rPr>
                <w:rFonts w:eastAsia="Times New Roman"/>
                <w:color w:val="000000"/>
              </w:rPr>
              <w:t>-</w:t>
            </w:r>
          </w:p>
        </w:tc>
        <w:tc>
          <w:tcPr>
            <w:tcW w:w="900" w:type="dxa"/>
          </w:tcPr>
          <w:p w14:paraId="6AE99ABC" w14:textId="77777777" w:rsidR="007D2CCF" w:rsidRDefault="007D2CCF" w:rsidP="00FB685C">
            <w:pPr>
              <w:rPr>
                <w:rFonts w:eastAsia="Times New Roman"/>
                <w:color w:val="000000"/>
              </w:rPr>
            </w:pPr>
            <w:r>
              <w:rPr>
                <w:rFonts w:eastAsia="Times New Roman"/>
                <w:color w:val="000000"/>
              </w:rPr>
              <w:t>-</w:t>
            </w:r>
          </w:p>
        </w:tc>
        <w:tc>
          <w:tcPr>
            <w:tcW w:w="1170" w:type="dxa"/>
          </w:tcPr>
          <w:p w14:paraId="1EE2051A" w14:textId="77777777" w:rsidR="007D2CCF" w:rsidRDefault="007D2CCF" w:rsidP="00FB685C">
            <w:pPr>
              <w:rPr>
                <w:rFonts w:eastAsia="Times New Roman"/>
                <w:color w:val="000000"/>
              </w:rPr>
            </w:pPr>
            <w:r>
              <w:rPr>
                <w:rFonts w:eastAsia="Times New Roman"/>
                <w:color w:val="000000"/>
              </w:rPr>
              <w:t>-</w:t>
            </w:r>
          </w:p>
        </w:tc>
        <w:tc>
          <w:tcPr>
            <w:tcW w:w="900" w:type="dxa"/>
          </w:tcPr>
          <w:p w14:paraId="5FEA7203" w14:textId="77777777" w:rsidR="007D2CCF" w:rsidRDefault="007D2CCF" w:rsidP="00FB685C">
            <w:pPr>
              <w:rPr>
                <w:rFonts w:eastAsia="Times New Roman"/>
                <w:color w:val="000000"/>
              </w:rPr>
            </w:pPr>
            <w:r>
              <w:rPr>
                <w:rFonts w:eastAsia="Times New Roman"/>
                <w:color w:val="000000"/>
              </w:rPr>
              <w:t>400 A</w:t>
            </w:r>
          </w:p>
        </w:tc>
        <w:tc>
          <w:tcPr>
            <w:tcW w:w="3420" w:type="dxa"/>
          </w:tcPr>
          <w:p w14:paraId="4024C670"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00056E42" w14:textId="77777777" w:rsidTr="00FB685C">
        <w:trPr>
          <w:trHeight w:val="593"/>
        </w:trPr>
        <w:tc>
          <w:tcPr>
            <w:tcW w:w="918" w:type="dxa"/>
            <w:shd w:val="clear" w:color="auto" w:fill="auto"/>
          </w:tcPr>
          <w:p w14:paraId="1A37831C" w14:textId="77777777" w:rsidR="007D2CCF" w:rsidRDefault="007D2CCF" w:rsidP="00FB685C">
            <w:pPr>
              <w:rPr>
                <w:rFonts w:eastAsia="Times New Roman"/>
                <w:color w:val="000000"/>
              </w:rPr>
            </w:pPr>
            <w:r>
              <w:rPr>
                <w:rFonts w:eastAsia="Times New Roman"/>
                <w:color w:val="000000"/>
              </w:rPr>
              <w:t xml:space="preserve">CCI </w:t>
            </w:r>
          </w:p>
        </w:tc>
        <w:tc>
          <w:tcPr>
            <w:tcW w:w="900" w:type="dxa"/>
            <w:shd w:val="clear" w:color="auto" w:fill="auto"/>
          </w:tcPr>
          <w:p w14:paraId="5EAD9838"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44B58E62" w14:textId="77777777" w:rsidR="007D2CCF" w:rsidRDefault="007D2CCF" w:rsidP="00FB685C">
            <w:pPr>
              <w:rPr>
                <w:rFonts w:eastAsia="Times New Roman"/>
                <w:color w:val="000000"/>
              </w:rPr>
            </w:pPr>
            <w:r>
              <w:rPr>
                <w:rFonts w:eastAsia="Times New Roman"/>
                <w:color w:val="000000"/>
              </w:rPr>
              <w:t xml:space="preserve">00 </w:t>
            </w:r>
          </w:p>
        </w:tc>
        <w:tc>
          <w:tcPr>
            <w:tcW w:w="900" w:type="dxa"/>
            <w:shd w:val="clear" w:color="auto" w:fill="auto"/>
          </w:tcPr>
          <w:p w14:paraId="042430FA"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7B77A575"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38137403" w14:textId="77777777" w:rsidR="007D2CCF" w:rsidRDefault="007D2CCF" w:rsidP="00FB685C">
            <w:pPr>
              <w:rPr>
                <w:rFonts w:eastAsia="Times New Roman"/>
                <w:color w:val="000000"/>
              </w:rPr>
            </w:pPr>
            <w:r>
              <w:rPr>
                <w:rFonts w:eastAsia="Times New Roman"/>
                <w:color w:val="000000"/>
              </w:rPr>
              <w:t>-50 to 105</w:t>
            </w:r>
          </w:p>
        </w:tc>
        <w:tc>
          <w:tcPr>
            <w:tcW w:w="990" w:type="dxa"/>
          </w:tcPr>
          <w:p w14:paraId="5D567054" w14:textId="77777777" w:rsidR="007D2CCF" w:rsidRDefault="007D2CCF" w:rsidP="00FB685C">
            <w:pPr>
              <w:rPr>
                <w:rFonts w:eastAsia="Times New Roman"/>
                <w:color w:val="000000"/>
              </w:rPr>
            </w:pPr>
            <w:r>
              <w:rPr>
                <w:rFonts w:eastAsia="Times New Roman"/>
                <w:color w:val="000000"/>
              </w:rPr>
              <w:t>400 A</w:t>
            </w:r>
          </w:p>
        </w:tc>
        <w:tc>
          <w:tcPr>
            <w:tcW w:w="810" w:type="dxa"/>
          </w:tcPr>
          <w:p w14:paraId="58202D2B" w14:textId="77777777" w:rsidR="007D2CCF" w:rsidRDefault="007D2CCF" w:rsidP="00FB685C">
            <w:pPr>
              <w:rPr>
                <w:rFonts w:eastAsia="Times New Roman"/>
                <w:color w:val="000000"/>
              </w:rPr>
            </w:pPr>
            <w:r>
              <w:rPr>
                <w:rFonts w:eastAsia="Times New Roman"/>
                <w:color w:val="000000"/>
              </w:rPr>
              <w:t>-</w:t>
            </w:r>
          </w:p>
        </w:tc>
        <w:tc>
          <w:tcPr>
            <w:tcW w:w="900" w:type="dxa"/>
          </w:tcPr>
          <w:p w14:paraId="65719E9D" w14:textId="77777777" w:rsidR="007D2CCF" w:rsidRDefault="007D2CCF" w:rsidP="00FB685C">
            <w:pPr>
              <w:rPr>
                <w:rFonts w:eastAsia="Times New Roman"/>
                <w:color w:val="000000"/>
              </w:rPr>
            </w:pPr>
            <w:r>
              <w:rPr>
                <w:rFonts w:eastAsia="Times New Roman"/>
                <w:color w:val="000000"/>
              </w:rPr>
              <w:t>-</w:t>
            </w:r>
          </w:p>
        </w:tc>
        <w:tc>
          <w:tcPr>
            <w:tcW w:w="1170" w:type="dxa"/>
          </w:tcPr>
          <w:p w14:paraId="52DEDEA0" w14:textId="77777777" w:rsidR="007D2CCF" w:rsidRDefault="007D2CCF" w:rsidP="00FB685C">
            <w:pPr>
              <w:rPr>
                <w:rFonts w:eastAsia="Times New Roman"/>
                <w:color w:val="000000"/>
              </w:rPr>
            </w:pPr>
            <w:r>
              <w:rPr>
                <w:rFonts w:eastAsia="Times New Roman"/>
                <w:color w:val="000000"/>
              </w:rPr>
              <w:t xml:space="preserve">- </w:t>
            </w:r>
          </w:p>
        </w:tc>
        <w:tc>
          <w:tcPr>
            <w:tcW w:w="900" w:type="dxa"/>
          </w:tcPr>
          <w:p w14:paraId="4B0F880D" w14:textId="77777777" w:rsidR="007D2CCF" w:rsidRDefault="007D2CCF" w:rsidP="00FB685C">
            <w:pPr>
              <w:rPr>
                <w:rFonts w:eastAsia="Times New Roman"/>
                <w:color w:val="000000"/>
              </w:rPr>
            </w:pPr>
            <w:r>
              <w:rPr>
                <w:rFonts w:eastAsia="Times New Roman"/>
                <w:color w:val="000000"/>
              </w:rPr>
              <w:t>400 A</w:t>
            </w:r>
          </w:p>
        </w:tc>
        <w:tc>
          <w:tcPr>
            <w:tcW w:w="3420" w:type="dxa"/>
          </w:tcPr>
          <w:p w14:paraId="2DE33217"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42FC32F0" w14:textId="77777777" w:rsidTr="00FB685C">
        <w:trPr>
          <w:trHeight w:val="593"/>
        </w:trPr>
        <w:tc>
          <w:tcPr>
            <w:tcW w:w="918" w:type="dxa"/>
            <w:shd w:val="clear" w:color="auto" w:fill="auto"/>
          </w:tcPr>
          <w:p w14:paraId="6B637B8B" w14:textId="77777777" w:rsidR="007D2CCF" w:rsidRDefault="007D2CCF" w:rsidP="00FB685C">
            <w:pPr>
              <w:rPr>
                <w:rFonts w:eastAsia="Times New Roman"/>
                <w:color w:val="000000"/>
              </w:rPr>
            </w:pPr>
            <w:r>
              <w:rPr>
                <w:rFonts w:eastAsia="Times New Roman"/>
                <w:color w:val="000000"/>
              </w:rPr>
              <w:t xml:space="preserve">CCI </w:t>
            </w:r>
          </w:p>
        </w:tc>
        <w:tc>
          <w:tcPr>
            <w:tcW w:w="900" w:type="dxa"/>
            <w:shd w:val="clear" w:color="auto" w:fill="auto"/>
          </w:tcPr>
          <w:p w14:paraId="62876BB9"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003C72F3"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2A12867B"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23BDEAFD"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47ECA6A7" w14:textId="77777777" w:rsidR="007D2CCF" w:rsidRDefault="007D2CCF" w:rsidP="00FB685C">
            <w:pPr>
              <w:rPr>
                <w:rFonts w:eastAsia="Times New Roman"/>
                <w:color w:val="000000"/>
              </w:rPr>
            </w:pPr>
            <w:r>
              <w:rPr>
                <w:rFonts w:eastAsia="Times New Roman"/>
                <w:color w:val="000000"/>
              </w:rPr>
              <w:t>-50 to 105</w:t>
            </w:r>
          </w:p>
        </w:tc>
        <w:tc>
          <w:tcPr>
            <w:tcW w:w="990" w:type="dxa"/>
          </w:tcPr>
          <w:p w14:paraId="5CC23E17" w14:textId="77777777" w:rsidR="007D2CCF" w:rsidRDefault="007D2CCF" w:rsidP="00FB685C">
            <w:pPr>
              <w:rPr>
                <w:rFonts w:eastAsia="Times New Roman"/>
                <w:color w:val="000000"/>
              </w:rPr>
            </w:pPr>
            <w:r>
              <w:rPr>
                <w:rFonts w:eastAsia="Times New Roman"/>
                <w:color w:val="000000"/>
              </w:rPr>
              <w:t>400 A</w:t>
            </w:r>
          </w:p>
        </w:tc>
        <w:tc>
          <w:tcPr>
            <w:tcW w:w="810" w:type="dxa"/>
          </w:tcPr>
          <w:p w14:paraId="22D4E800" w14:textId="77777777" w:rsidR="007D2CCF" w:rsidRDefault="007D2CCF" w:rsidP="00FB685C">
            <w:pPr>
              <w:rPr>
                <w:rFonts w:eastAsia="Times New Roman"/>
                <w:color w:val="000000"/>
              </w:rPr>
            </w:pPr>
            <w:r>
              <w:rPr>
                <w:rFonts w:eastAsia="Times New Roman"/>
                <w:color w:val="000000"/>
              </w:rPr>
              <w:t>-</w:t>
            </w:r>
          </w:p>
        </w:tc>
        <w:tc>
          <w:tcPr>
            <w:tcW w:w="900" w:type="dxa"/>
          </w:tcPr>
          <w:p w14:paraId="5CD51433" w14:textId="77777777" w:rsidR="007D2CCF" w:rsidRDefault="007D2CCF" w:rsidP="00FB685C">
            <w:pPr>
              <w:rPr>
                <w:rFonts w:eastAsia="Times New Roman"/>
                <w:color w:val="000000"/>
              </w:rPr>
            </w:pPr>
            <w:r>
              <w:rPr>
                <w:rFonts w:eastAsia="Times New Roman"/>
                <w:color w:val="000000"/>
              </w:rPr>
              <w:t>-</w:t>
            </w:r>
          </w:p>
        </w:tc>
        <w:tc>
          <w:tcPr>
            <w:tcW w:w="1170" w:type="dxa"/>
          </w:tcPr>
          <w:p w14:paraId="7574DE50" w14:textId="77777777" w:rsidR="007D2CCF" w:rsidRDefault="007D2CCF" w:rsidP="00FB685C">
            <w:pPr>
              <w:rPr>
                <w:rFonts w:eastAsia="Times New Roman"/>
                <w:color w:val="000000"/>
              </w:rPr>
            </w:pPr>
            <w:r>
              <w:rPr>
                <w:rFonts w:eastAsia="Times New Roman"/>
                <w:color w:val="000000"/>
              </w:rPr>
              <w:t>-</w:t>
            </w:r>
          </w:p>
        </w:tc>
        <w:tc>
          <w:tcPr>
            <w:tcW w:w="900" w:type="dxa"/>
          </w:tcPr>
          <w:p w14:paraId="1F819196" w14:textId="77777777" w:rsidR="007D2CCF" w:rsidRDefault="007D2CCF" w:rsidP="00FB685C">
            <w:pPr>
              <w:rPr>
                <w:rFonts w:eastAsia="Times New Roman"/>
                <w:color w:val="000000"/>
              </w:rPr>
            </w:pPr>
            <w:r>
              <w:rPr>
                <w:rFonts w:eastAsia="Times New Roman"/>
                <w:color w:val="000000"/>
              </w:rPr>
              <w:t>400 A</w:t>
            </w:r>
          </w:p>
        </w:tc>
        <w:tc>
          <w:tcPr>
            <w:tcW w:w="3420" w:type="dxa"/>
          </w:tcPr>
          <w:p w14:paraId="48BAD7F8"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784C262B" w14:textId="77777777" w:rsidTr="00FB685C">
        <w:trPr>
          <w:trHeight w:val="593"/>
        </w:trPr>
        <w:tc>
          <w:tcPr>
            <w:tcW w:w="918" w:type="dxa"/>
            <w:shd w:val="clear" w:color="auto" w:fill="auto"/>
          </w:tcPr>
          <w:p w14:paraId="603B05F7"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5360BA55"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40D93468"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7BC585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F95E449"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7463A6D3" w14:textId="77777777" w:rsidR="007D2CCF" w:rsidRDefault="007D2CCF" w:rsidP="00FB685C">
            <w:pPr>
              <w:rPr>
                <w:rFonts w:eastAsia="Times New Roman"/>
                <w:color w:val="000000"/>
              </w:rPr>
            </w:pPr>
            <w:r>
              <w:rPr>
                <w:rFonts w:eastAsia="Times New Roman"/>
                <w:color w:val="000000"/>
              </w:rPr>
              <w:t>-55 to 80</w:t>
            </w:r>
          </w:p>
        </w:tc>
        <w:tc>
          <w:tcPr>
            <w:tcW w:w="990" w:type="dxa"/>
          </w:tcPr>
          <w:p w14:paraId="2E03D27B" w14:textId="77777777" w:rsidR="007D2CCF" w:rsidRDefault="007D2CCF" w:rsidP="00FB685C">
            <w:pPr>
              <w:rPr>
                <w:rFonts w:eastAsia="Times New Roman"/>
                <w:color w:val="000000"/>
              </w:rPr>
            </w:pPr>
            <w:r>
              <w:rPr>
                <w:rFonts w:eastAsia="Times New Roman"/>
                <w:color w:val="000000"/>
              </w:rPr>
              <w:t>3.7 A</w:t>
            </w:r>
          </w:p>
        </w:tc>
        <w:tc>
          <w:tcPr>
            <w:tcW w:w="810" w:type="dxa"/>
          </w:tcPr>
          <w:p w14:paraId="63AE8CD4" w14:textId="77777777" w:rsidR="007D2CCF" w:rsidRDefault="007D2CCF" w:rsidP="00FB685C">
            <w:pPr>
              <w:rPr>
                <w:rFonts w:eastAsia="Times New Roman"/>
                <w:color w:val="000000"/>
              </w:rPr>
            </w:pPr>
            <w:r>
              <w:t>QLB-103-11B3N-3BA</w:t>
            </w:r>
          </w:p>
        </w:tc>
        <w:tc>
          <w:tcPr>
            <w:tcW w:w="900" w:type="dxa"/>
          </w:tcPr>
          <w:p w14:paraId="3A5D7A2E" w14:textId="77777777" w:rsidR="007D2CCF" w:rsidRDefault="007D2CCF" w:rsidP="00FB685C">
            <w:pPr>
              <w:rPr>
                <w:rFonts w:eastAsia="Times New Roman"/>
                <w:color w:val="000000"/>
              </w:rPr>
            </w:pPr>
            <w:r>
              <w:rPr>
                <w:rFonts w:eastAsia="Times New Roman"/>
                <w:color w:val="000000"/>
              </w:rPr>
              <w:t>10 A</w:t>
            </w:r>
          </w:p>
        </w:tc>
        <w:tc>
          <w:tcPr>
            <w:tcW w:w="1170" w:type="dxa"/>
          </w:tcPr>
          <w:p w14:paraId="2F251665" w14:textId="77777777" w:rsidR="007D2CCF" w:rsidRDefault="007D2CCF" w:rsidP="00FB685C">
            <w:pPr>
              <w:rPr>
                <w:rFonts w:eastAsia="Times New Roman"/>
                <w:color w:val="000000"/>
              </w:rPr>
            </w:pPr>
            <w:r>
              <w:rPr>
                <w:rFonts w:eastAsia="Times New Roman"/>
                <w:color w:val="000000"/>
              </w:rPr>
              <w:t>10 A</w:t>
            </w:r>
          </w:p>
        </w:tc>
        <w:tc>
          <w:tcPr>
            <w:tcW w:w="900" w:type="dxa"/>
          </w:tcPr>
          <w:p w14:paraId="3CD8F8CF" w14:textId="77777777" w:rsidR="007D2CCF" w:rsidRDefault="007D2CCF" w:rsidP="00FB685C">
            <w:pPr>
              <w:rPr>
                <w:rFonts w:eastAsia="Times New Roman"/>
                <w:color w:val="000000"/>
              </w:rPr>
            </w:pPr>
            <w:r>
              <w:rPr>
                <w:rFonts w:eastAsia="Times New Roman"/>
                <w:color w:val="000000"/>
              </w:rPr>
              <w:t>3.7 A</w:t>
            </w:r>
          </w:p>
        </w:tc>
        <w:tc>
          <w:tcPr>
            <w:tcW w:w="3420" w:type="dxa"/>
          </w:tcPr>
          <w:p w14:paraId="6ACDE80D" w14:textId="77777777" w:rsidR="007D2CCF" w:rsidRDefault="007D2CCF" w:rsidP="00FB685C">
            <w:pPr>
              <w:rPr>
                <w:rFonts w:eastAsia="Times New Roman"/>
                <w:color w:val="000000"/>
              </w:rPr>
            </w:pPr>
            <w:r w:rsidRPr="00E93CB9">
              <w:rPr>
                <w:rFonts w:eastAsia="Times New Roman"/>
                <w:color w:val="000000"/>
              </w:rPr>
              <w:t>Input into container 1</w:t>
            </w:r>
          </w:p>
        </w:tc>
      </w:tr>
      <w:tr w:rsidR="007D2CCF" w14:paraId="1EADE8CE" w14:textId="77777777" w:rsidTr="00FB685C">
        <w:trPr>
          <w:trHeight w:val="593"/>
        </w:trPr>
        <w:tc>
          <w:tcPr>
            <w:tcW w:w="918" w:type="dxa"/>
            <w:shd w:val="clear" w:color="auto" w:fill="auto"/>
          </w:tcPr>
          <w:p w14:paraId="1C612BBF"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56D7F60F"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360775B7"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73BC645"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2B322846"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E3FCBCA" w14:textId="77777777" w:rsidR="007D2CCF" w:rsidRDefault="007D2CCF" w:rsidP="00FB685C">
            <w:pPr>
              <w:rPr>
                <w:rFonts w:eastAsia="Times New Roman"/>
                <w:color w:val="000000"/>
              </w:rPr>
            </w:pPr>
            <w:r>
              <w:rPr>
                <w:rFonts w:eastAsia="Times New Roman"/>
                <w:color w:val="000000"/>
              </w:rPr>
              <w:t>-55 to 80</w:t>
            </w:r>
          </w:p>
        </w:tc>
        <w:tc>
          <w:tcPr>
            <w:tcW w:w="990" w:type="dxa"/>
          </w:tcPr>
          <w:p w14:paraId="3079CD5D" w14:textId="77777777" w:rsidR="007D2CCF" w:rsidRDefault="007D2CCF" w:rsidP="00FB685C">
            <w:pPr>
              <w:rPr>
                <w:rFonts w:eastAsia="Times New Roman"/>
                <w:color w:val="000000"/>
              </w:rPr>
            </w:pPr>
            <w:r>
              <w:rPr>
                <w:rFonts w:eastAsia="Times New Roman"/>
                <w:color w:val="000000"/>
              </w:rPr>
              <w:t>3.7 A</w:t>
            </w:r>
          </w:p>
        </w:tc>
        <w:tc>
          <w:tcPr>
            <w:tcW w:w="810" w:type="dxa"/>
          </w:tcPr>
          <w:p w14:paraId="4BC83F7A" w14:textId="77777777" w:rsidR="007D2CCF" w:rsidRDefault="007D2CCF" w:rsidP="00FB685C">
            <w:r>
              <w:t>QLB-103-11B3N-3BA</w:t>
            </w:r>
          </w:p>
        </w:tc>
        <w:tc>
          <w:tcPr>
            <w:tcW w:w="900" w:type="dxa"/>
          </w:tcPr>
          <w:p w14:paraId="5C380B3A" w14:textId="77777777" w:rsidR="007D2CCF" w:rsidRDefault="007D2CCF" w:rsidP="00FB685C">
            <w:pPr>
              <w:rPr>
                <w:rFonts w:eastAsia="Times New Roman"/>
                <w:color w:val="000000"/>
              </w:rPr>
            </w:pPr>
            <w:r>
              <w:rPr>
                <w:rFonts w:eastAsia="Times New Roman"/>
                <w:color w:val="000000"/>
              </w:rPr>
              <w:t>10 A</w:t>
            </w:r>
          </w:p>
        </w:tc>
        <w:tc>
          <w:tcPr>
            <w:tcW w:w="1170" w:type="dxa"/>
          </w:tcPr>
          <w:p w14:paraId="6D139D17" w14:textId="77777777" w:rsidR="007D2CCF" w:rsidRDefault="007D2CCF" w:rsidP="00FB685C">
            <w:pPr>
              <w:rPr>
                <w:rFonts w:eastAsia="Times New Roman"/>
                <w:color w:val="000000"/>
              </w:rPr>
            </w:pPr>
            <w:r>
              <w:rPr>
                <w:rFonts w:eastAsia="Times New Roman"/>
                <w:color w:val="000000"/>
              </w:rPr>
              <w:t>10 A</w:t>
            </w:r>
          </w:p>
        </w:tc>
        <w:tc>
          <w:tcPr>
            <w:tcW w:w="900" w:type="dxa"/>
          </w:tcPr>
          <w:p w14:paraId="247E6036" w14:textId="77777777" w:rsidR="007D2CCF" w:rsidRDefault="007D2CCF" w:rsidP="00FB685C">
            <w:pPr>
              <w:rPr>
                <w:rFonts w:eastAsia="Times New Roman"/>
                <w:color w:val="000000"/>
              </w:rPr>
            </w:pPr>
            <w:r>
              <w:rPr>
                <w:rFonts w:eastAsia="Times New Roman"/>
                <w:color w:val="000000"/>
              </w:rPr>
              <w:t>3.7 A</w:t>
            </w:r>
          </w:p>
        </w:tc>
        <w:tc>
          <w:tcPr>
            <w:tcW w:w="3420" w:type="dxa"/>
          </w:tcPr>
          <w:p w14:paraId="1F3DBDFA" w14:textId="77777777" w:rsidR="007D2CCF" w:rsidRDefault="007D2CCF" w:rsidP="00FB685C">
            <w:pPr>
              <w:rPr>
                <w:rFonts w:eastAsia="Times New Roman"/>
                <w:color w:val="000000"/>
              </w:rPr>
            </w:pPr>
            <w:r w:rsidRPr="00E93CB9">
              <w:rPr>
                <w:rFonts w:eastAsia="Times New Roman"/>
                <w:color w:val="000000"/>
              </w:rPr>
              <w:t>Between containers 1 and 2</w:t>
            </w:r>
          </w:p>
        </w:tc>
      </w:tr>
      <w:tr w:rsidR="007D2CCF" w14:paraId="62220B66" w14:textId="77777777" w:rsidTr="00FB685C">
        <w:trPr>
          <w:trHeight w:val="593"/>
        </w:trPr>
        <w:tc>
          <w:tcPr>
            <w:tcW w:w="918" w:type="dxa"/>
            <w:shd w:val="clear" w:color="auto" w:fill="auto"/>
          </w:tcPr>
          <w:p w14:paraId="10C8D72B"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03F3462C"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26D7A648"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12D6A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FC16482"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939D6FF" w14:textId="77777777" w:rsidR="007D2CCF" w:rsidRDefault="007D2CCF" w:rsidP="00FB685C">
            <w:pPr>
              <w:rPr>
                <w:rFonts w:eastAsia="Times New Roman"/>
                <w:color w:val="000000"/>
              </w:rPr>
            </w:pPr>
            <w:r>
              <w:rPr>
                <w:rFonts w:eastAsia="Times New Roman"/>
                <w:color w:val="000000"/>
              </w:rPr>
              <w:t>-55 to 80</w:t>
            </w:r>
          </w:p>
        </w:tc>
        <w:tc>
          <w:tcPr>
            <w:tcW w:w="990" w:type="dxa"/>
          </w:tcPr>
          <w:p w14:paraId="7AF9D391" w14:textId="77777777" w:rsidR="007D2CCF" w:rsidRDefault="007D2CCF" w:rsidP="00FB685C">
            <w:pPr>
              <w:rPr>
                <w:rFonts w:eastAsia="Times New Roman"/>
                <w:color w:val="000000"/>
              </w:rPr>
            </w:pPr>
            <w:r>
              <w:rPr>
                <w:rFonts w:eastAsia="Times New Roman"/>
                <w:color w:val="000000"/>
              </w:rPr>
              <w:t>3.7 A</w:t>
            </w:r>
          </w:p>
        </w:tc>
        <w:tc>
          <w:tcPr>
            <w:tcW w:w="810" w:type="dxa"/>
          </w:tcPr>
          <w:p w14:paraId="5D366732" w14:textId="77777777" w:rsidR="007D2CCF" w:rsidRDefault="007D2CCF" w:rsidP="00FB685C">
            <w:r>
              <w:t>QLB-103-11B3N-3BA</w:t>
            </w:r>
          </w:p>
        </w:tc>
        <w:tc>
          <w:tcPr>
            <w:tcW w:w="900" w:type="dxa"/>
          </w:tcPr>
          <w:p w14:paraId="0B21DD62" w14:textId="77777777" w:rsidR="007D2CCF" w:rsidRDefault="007D2CCF" w:rsidP="00FB685C">
            <w:pPr>
              <w:rPr>
                <w:rFonts w:eastAsia="Times New Roman"/>
                <w:color w:val="000000"/>
              </w:rPr>
            </w:pPr>
            <w:r>
              <w:rPr>
                <w:rFonts w:eastAsia="Times New Roman"/>
                <w:color w:val="000000"/>
              </w:rPr>
              <w:t>10 A</w:t>
            </w:r>
          </w:p>
        </w:tc>
        <w:tc>
          <w:tcPr>
            <w:tcW w:w="1170" w:type="dxa"/>
          </w:tcPr>
          <w:p w14:paraId="2D36A184" w14:textId="77777777" w:rsidR="007D2CCF" w:rsidRDefault="007D2CCF" w:rsidP="00FB685C">
            <w:pPr>
              <w:rPr>
                <w:rFonts w:eastAsia="Times New Roman"/>
                <w:color w:val="000000"/>
              </w:rPr>
            </w:pPr>
            <w:r>
              <w:rPr>
                <w:rFonts w:eastAsia="Times New Roman"/>
                <w:color w:val="000000"/>
              </w:rPr>
              <w:t>10 A</w:t>
            </w:r>
          </w:p>
        </w:tc>
        <w:tc>
          <w:tcPr>
            <w:tcW w:w="900" w:type="dxa"/>
          </w:tcPr>
          <w:p w14:paraId="23DEFF2D" w14:textId="77777777" w:rsidR="007D2CCF" w:rsidRDefault="007D2CCF" w:rsidP="00FB685C">
            <w:pPr>
              <w:rPr>
                <w:rFonts w:eastAsia="Times New Roman"/>
                <w:color w:val="000000"/>
              </w:rPr>
            </w:pPr>
            <w:r>
              <w:rPr>
                <w:rFonts w:eastAsia="Times New Roman"/>
                <w:color w:val="000000"/>
              </w:rPr>
              <w:t>3.7 A</w:t>
            </w:r>
          </w:p>
        </w:tc>
        <w:tc>
          <w:tcPr>
            <w:tcW w:w="3420" w:type="dxa"/>
          </w:tcPr>
          <w:p w14:paraId="3CF019FE" w14:textId="77777777" w:rsidR="007D2CCF" w:rsidRDefault="007D2CCF" w:rsidP="00FB685C">
            <w:pPr>
              <w:rPr>
                <w:rFonts w:eastAsia="Times New Roman"/>
                <w:color w:val="000000"/>
              </w:rPr>
            </w:pPr>
            <w:r w:rsidRPr="00E93CB9">
              <w:rPr>
                <w:rFonts w:eastAsia="Times New Roman"/>
                <w:color w:val="000000"/>
              </w:rPr>
              <w:t>Between containers 2 and 3</w:t>
            </w:r>
          </w:p>
        </w:tc>
      </w:tr>
      <w:tr w:rsidR="007D2CCF" w14:paraId="1C083C91" w14:textId="77777777" w:rsidTr="00FB685C">
        <w:trPr>
          <w:trHeight w:val="593"/>
        </w:trPr>
        <w:tc>
          <w:tcPr>
            <w:tcW w:w="918" w:type="dxa"/>
            <w:shd w:val="clear" w:color="auto" w:fill="auto"/>
          </w:tcPr>
          <w:p w14:paraId="4F1C37FF"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089D19B7"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0DF0406C"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4E438E3"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2674B82"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5FC89B68" w14:textId="77777777" w:rsidR="007D2CCF" w:rsidRDefault="007D2CCF" w:rsidP="00FB685C">
            <w:pPr>
              <w:rPr>
                <w:rFonts w:eastAsia="Times New Roman"/>
                <w:color w:val="000000"/>
              </w:rPr>
            </w:pPr>
            <w:r>
              <w:rPr>
                <w:rFonts w:eastAsia="Times New Roman"/>
                <w:color w:val="000000"/>
              </w:rPr>
              <w:t>-55 to 80</w:t>
            </w:r>
          </w:p>
        </w:tc>
        <w:tc>
          <w:tcPr>
            <w:tcW w:w="990" w:type="dxa"/>
          </w:tcPr>
          <w:p w14:paraId="2DFED52D" w14:textId="77777777" w:rsidR="007D2CCF" w:rsidRDefault="007D2CCF" w:rsidP="00FB685C">
            <w:pPr>
              <w:rPr>
                <w:rFonts w:eastAsia="Times New Roman"/>
                <w:color w:val="000000"/>
              </w:rPr>
            </w:pPr>
            <w:r>
              <w:rPr>
                <w:rFonts w:eastAsia="Times New Roman"/>
                <w:color w:val="000000"/>
              </w:rPr>
              <w:t>3.7 A</w:t>
            </w:r>
          </w:p>
        </w:tc>
        <w:tc>
          <w:tcPr>
            <w:tcW w:w="810" w:type="dxa"/>
          </w:tcPr>
          <w:p w14:paraId="2444E482" w14:textId="77777777" w:rsidR="007D2CCF" w:rsidRDefault="007D2CCF" w:rsidP="00FB685C">
            <w:r>
              <w:t>QLB-103-11B3N-3BA</w:t>
            </w:r>
          </w:p>
        </w:tc>
        <w:tc>
          <w:tcPr>
            <w:tcW w:w="900" w:type="dxa"/>
          </w:tcPr>
          <w:p w14:paraId="01FF1BCF" w14:textId="77777777" w:rsidR="007D2CCF" w:rsidRDefault="007D2CCF" w:rsidP="00FB685C">
            <w:pPr>
              <w:rPr>
                <w:rFonts w:eastAsia="Times New Roman"/>
                <w:color w:val="000000"/>
              </w:rPr>
            </w:pPr>
            <w:r>
              <w:rPr>
                <w:rFonts w:eastAsia="Times New Roman"/>
                <w:color w:val="000000"/>
              </w:rPr>
              <w:t>10 A</w:t>
            </w:r>
          </w:p>
        </w:tc>
        <w:tc>
          <w:tcPr>
            <w:tcW w:w="1170" w:type="dxa"/>
          </w:tcPr>
          <w:p w14:paraId="32DA79BD" w14:textId="77777777" w:rsidR="007D2CCF" w:rsidRDefault="007D2CCF" w:rsidP="00FB685C">
            <w:pPr>
              <w:rPr>
                <w:rFonts w:eastAsia="Times New Roman"/>
                <w:color w:val="000000"/>
              </w:rPr>
            </w:pPr>
            <w:r>
              <w:rPr>
                <w:rFonts w:eastAsia="Times New Roman"/>
                <w:color w:val="000000"/>
              </w:rPr>
              <w:t>10 A</w:t>
            </w:r>
          </w:p>
        </w:tc>
        <w:tc>
          <w:tcPr>
            <w:tcW w:w="900" w:type="dxa"/>
          </w:tcPr>
          <w:p w14:paraId="027D2195" w14:textId="77777777" w:rsidR="007D2CCF" w:rsidRDefault="007D2CCF" w:rsidP="00FB685C">
            <w:pPr>
              <w:rPr>
                <w:rFonts w:eastAsia="Times New Roman"/>
                <w:color w:val="000000"/>
              </w:rPr>
            </w:pPr>
            <w:r>
              <w:rPr>
                <w:rFonts w:eastAsia="Times New Roman"/>
                <w:color w:val="000000"/>
              </w:rPr>
              <w:t>3.7 A</w:t>
            </w:r>
          </w:p>
        </w:tc>
        <w:tc>
          <w:tcPr>
            <w:tcW w:w="3420" w:type="dxa"/>
          </w:tcPr>
          <w:p w14:paraId="157DF40C" w14:textId="77777777" w:rsidR="007D2CCF" w:rsidRDefault="007D2CCF" w:rsidP="00FB685C">
            <w:pPr>
              <w:rPr>
                <w:rFonts w:eastAsia="Times New Roman"/>
                <w:color w:val="000000"/>
              </w:rPr>
            </w:pPr>
            <w:r w:rsidRPr="00E93CB9">
              <w:rPr>
                <w:rFonts w:eastAsia="Times New Roman"/>
                <w:color w:val="000000"/>
              </w:rPr>
              <w:t>Between containers 3 and 4</w:t>
            </w:r>
          </w:p>
        </w:tc>
      </w:tr>
      <w:tr w:rsidR="007D2CCF" w14:paraId="12EE3699" w14:textId="77777777" w:rsidTr="00FB685C">
        <w:trPr>
          <w:trHeight w:val="593"/>
        </w:trPr>
        <w:tc>
          <w:tcPr>
            <w:tcW w:w="918" w:type="dxa"/>
            <w:shd w:val="clear" w:color="auto" w:fill="auto"/>
          </w:tcPr>
          <w:p w14:paraId="030846BE"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6F8EA61C"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4E877E21"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EFE8F6E"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6D147D3"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65BD53D3" w14:textId="77777777" w:rsidR="007D2CCF" w:rsidRDefault="007D2CCF" w:rsidP="00FB685C">
            <w:pPr>
              <w:rPr>
                <w:rFonts w:eastAsia="Times New Roman"/>
                <w:color w:val="000000"/>
              </w:rPr>
            </w:pPr>
            <w:r>
              <w:rPr>
                <w:rFonts w:eastAsia="Times New Roman"/>
                <w:color w:val="000000"/>
              </w:rPr>
              <w:t>-55 to 80</w:t>
            </w:r>
          </w:p>
        </w:tc>
        <w:tc>
          <w:tcPr>
            <w:tcW w:w="990" w:type="dxa"/>
          </w:tcPr>
          <w:p w14:paraId="2B45AE41" w14:textId="77777777" w:rsidR="007D2CCF" w:rsidRDefault="007D2CCF" w:rsidP="00FB685C">
            <w:pPr>
              <w:rPr>
                <w:rFonts w:eastAsia="Times New Roman"/>
                <w:color w:val="000000"/>
              </w:rPr>
            </w:pPr>
            <w:r>
              <w:rPr>
                <w:rFonts w:eastAsia="Times New Roman"/>
                <w:color w:val="000000"/>
              </w:rPr>
              <w:t>3.7 A</w:t>
            </w:r>
          </w:p>
        </w:tc>
        <w:tc>
          <w:tcPr>
            <w:tcW w:w="810" w:type="dxa"/>
          </w:tcPr>
          <w:p w14:paraId="2B3ABCF8" w14:textId="77777777" w:rsidR="007D2CCF" w:rsidRDefault="007D2CCF" w:rsidP="00FB685C">
            <w:r>
              <w:t>QLB-103-11B3</w:t>
            </w:r>
            <w:r>
              <w:lastRenderedPageBreak/>
              <w:t>N-3BA</w:t>
            </w:r>
          </w:p>
        </w:tc>
        <w:tc>
          <w:tcPr>
            <w:tcW w:w="900" w:type="dxa"/>
          </w:tcPr>
          <w:p w14:paraId="07704945" w14:textId="77777777" w:rsidR="007D2CCF" w:rsidRDefault="007D2CCF" w:rsidP="00FB685C">
            <w:pPr>
              <w:rPr>
                <w:rFonts w:eastAsia="Times New Roman"/>
                <w:color w:val="000000"/>
              </w:rPr>
            </w:pPr>
            <w:r>
              <w:rPr>
                <w:rFonts w:eastAsia="Times New Roman"/>
                <w:color w:val="000000"/>
              </w:rPr>
              <w:lastRenderedPageBreak/>
              <w:t>10 A</w:t>
            </w:r>
          </w:p>
        </w:tc>
        <w:tc>
          <w:tcPr>
            <w:tcW w:w="1170" w:type="dxa"/>
          </w:tcPr>
          <w:p w14:paraId="79B78101" w14:textId="77777777" w:rsidR="007D2CCF" w:rsidRDefault="007D2CCF" w:rsidP="00FB685C">
            <w:pPr>
              <w:rPr>
                <w:rFonts w:eastAsia="Times New Roman"/>
                <w:color w:val="000000"/>
              </w:rPr>
            </w:pPr>
            <w:r>
              <w:rPr>
                <w:rFonts w:eastAsia="Times New Roman"/>
                <w:color w:val="000000"/>
              </w:rPr>
              <w:t>10 A</w:t>
            </w:r>
          </w:p>
          <w:p w14:paraId="0FDCF243" w14:textId="77777777" w:rsidR="007D2CCF" w:rsidRPr="00B903BC" w:rsidRDefault="007D2CCF" w:rsidP="00FB685C">
            <w:pPr>
              <w:rPr>
                <w:rFonts w:eastAsia="Times New Roman"/>
              </w:rPr>
            </w:pPr>
          </w:p>
        </w:tc>
        <w:tc>
          <w:tcPr>
            <w:tcW w:w="900" w:type="dxa"/>
          </w:tcPr>
          <w:p w14:paraId="2A46A139" w14:textId="77777777" w:rsidR="007D2CCF" w:rsidRDefault="007D2CCF" w:rsidP="00FB685C">
            <w:pPr>
              <w:rPr>
                <w:rFonts w:eastAsia="Times New Roman"/>
                <w:color w:val="000000"/>
              </w:rPr>
            </w:pPr>
            <w:r>
              <w:rPr>
                <w:rFonts w:eastAsia="Times New Roman"/>
                <w:color w:val="000000"/>
              </w:rPr>
              <w:t>3.7 A</w:t>
            </w:r>
          </w:p>
        </w:tc>
        <w:tc>
          <w:tcPr>
            <w:tcW w:w="3420" w:type="dxa"/>
          </w:tcPr>
          <w:p w14:paraId="72A3D9FA" w14:textId="77777777" w:rsidR="007D2CCF" w:rsidRDefault="007D2CCF" w:rsidP="00FB685C">
            <w:pPr>
              <w:rPr>
                <w:rFonts w:eastAsia="Times New Roman"/>
                <w:color w:val="000000"/>
              </w:rPr>
            </w:pPr>
            <w:r>
              <w:rPr>
                <w:rFonts w:eastAsia="Times New Roman"/>
                <w:color w:val="000000"/>
              </w:rPr>
              <w:t>TSI to Cooling Controller</w:t>
            </w:r>
          </w:p>
        </w:tc>
      </w:tr>
      <w:tr w:rsidR="007D2CCF" w14:paraId="1519CF44" w14:textId="77777777" w:rsidTr="00FB685C">
        <w:trPr>
          <w:trHeight w:val="593"/>
        </w:trPr>
        <w:tc>
          <w:tcPr>
            <w:tcW w:w="918" w:type="dxa"/>
            <w:shd w:val="clear" w:color="auto" w:fill="auto"/>
          </w:tcPr>
          <w:p w14:paraId="57B138EA" w14:textId="77777777" w:rsidR="007D2CCF" w:rsidRDefault="007D2CCF" w:rsidP="00FB685C">
            <w:pPr>
              <w:rPr>
                <w:rFonts w:eastAsia="Times New Roman"/>
                <w:color w:val="000000"/>
              </w:rPr>
            </w:pPr>
            <w:r>
              <w:rPr>
                <w:rFonts w:eastAsia="Times New Roman"/>
                <w:color w:val="000000"/>
              </w:rPr>
              <w:lastRenderedPageBreak/>
              <w:t>WTW</w:t>
            </w:r>
          </w:p>
        </w:tc>
        <w:tc>
          <w:tcPr>
            <w:tcW w:w="900" w:type="dxa"/>
            <w:shd w:val="clear" w:color="auto" w:fill="auto"/>
          </w:tcPr>
          <w:p w14:paraId="44E13EBA"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1030379F"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24D27E45"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A42D6B0"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132EB90" w14:textId="77777777" w:rsidR="007D2CCF" w:rsidRDefault="007D2CCF" w:rsidP="00FB685C">
            <w:pPr>
              <w:rPr>
                <w:rFonts w:eastAsia="Times New Roman"/>
                <w:color w:val="000000"/>
              </w:rPr>
            </w:pPr>
            <w:r>
              <w:rPr>
                <w:rFonts w:eastAsia="Times New Roman"/>
                <w:color w:val="000000"/>
              </w:rPr>
              <w:t>-55 to 80</w:t>
            </w:r>
          </w:p>
        </w:tc>
        <w:tc>
          <w:tcPr>
            <w:tcW w:w="990" w:type="dxa"/>
          </w:tcPr>
          <w:p w14:paraId="0983D40C" w14:textId="77777777" w:rsidR="007D2CCF" w:rsidRDefault="007D2CCF" w:rsidP="00FB685C">
            <w:pPr>
              <w:rPr>
                <w:rFonts w:eastAsia="Times New Roman"/>
                <w:color w:val="000000"/>
              </w:rPr>
            </w:pPr>
            <w:r>
              <w:rPr>
                <w:rFonts w:eastAsia="Times New Roman"/>
                <w:color w:val="000000"/>
              </w:rPr>
              <w:t>3.7 A</w:t>
            </w:r>
          </w:p>
        </w:tc>
        <w:tc>
          <w:tcPr>
            <w:tcW w:w="810" w:type="dxa"/>
          </w:tcPr>
          <w:p w14:paraId="216A96F2" w14:textId="77777777" w:rsidR="007D2CCF" w:rsidRDefault="007D2CCF" w:rsidP="00FB685C">
            <w:r>
              <w:t>QLB-103-11B3N-3BA</w:t>
            </w:r>
          </w:p>
        </w:tc>
        <w:tc>
          <w:tcPr>
            <w:tcW w:w="900" w:type="dxa"/>
          </w:tcPr>
          <w:p w14:paraId="112D7970" w14:textId="77777777" w:rsidR="007D2CCF" w:rsidRDefault="007D2CCF" w:rsidP="00FB685C">
            <w:pPr>
              <w:rPr>
                <w:rFonts w:eastAsia="Times New Roman"/>
                <w:color w:val="000000"/>
              </w:rPr>
            </w:pPr>
            <w:r>
              <w:rPr>
                <w:rFonts w:eastAsia="Times New Roman"/>
                <w:color w:val="000000"/>
              </w:rPr>
              <w:t>10 A</w:t>
            </w:r>
          </w:p>
        </w:tc>
        <w:tc>
          <w:tcPr>
            <w:tcW w:w="1170" w:type="dxa"/>
          </w:tcPr>
          <w:p w14:paraId="18988805" w14:textId="77777777" w:rsidR="007D2CCF" w:rsidRDefault="007D2CCF" w:rsidP="00FB685C">
            <w:pPr>
              <w:rPr>
                <w:rFonts w:eastAsia="Times New Roman"/>
                <w:color w:val="000000"/>
              </w:rPr>
            </w:pPr>
            <w:r>
              <w:rPr>
                <w:rFonts w:eastAsia="Times New Roman"/>
                <w:color w:val="000000"/>
              </w:rPr>
              <w:t>10 A</w:t>
            </w:r>
          </w:p>
        </w:tc>
        <w:tc>
          <w:tcPr>
            <w:tcW w:w="900" w:type="dxa"/>
          </w:tcPr>
          <w:p w14:paraId="2EA6E27D" w14:textId="77777777" w:rsidR="007D2CCF" w:rsidRDefault="007D2CCF" w:rsidP="00FB685C">
            <w:pPr>
              <w:rPr>
                <w:rFonts w:eastAsia="Times New Roman"/>
                <w:color w:val="000000"/>
              </w:rPr>
            </w:pPr>
            <w:r>
              <w:rPr>
                <w:rFonts w:eastAsia="Times New Roman"/>
                <w:color w:val="000000"/>
              </w:rPr>
              <w:t>3.7 A</w:t>
            </w:r>
          </w:p>
        </w:tc>
        <w:tc>
          <w:tcPr>
            <w:tcW w:w="3420" w:type="dxa"/>
          </w:tcPr>
          <w:p w14:paraId="534B9180" w14:textId="77777777" w:rsidR="007D2CCF" w:rsidRDefault="007D2CCF" w:rsidP="00FB685C">
            <w:pPr>
              <w:rPr>
                <w:rFonts w:eastAsia="Times New Roman"/>
                <w:color w:val="000000"/>
              </w:rPr>
            </w:pPr>
            <w:r>
              <w:rPr>
                <w:rFonts w:eastAsia="Times New Roman"/>
                <w:color w:val="000000"/>
              </w:rPr>
              <w:t>GLV/SCADA to Cooling Controller</w:t>
            </w:r>
          </w:p>
        </w:tc>
      </w:tr>
      <w:tr w:rsidR="007D2CCF" w14:paraId="165DA0D5" w14:textId="77777777" w:rsidTr="00FB685C">
        <w:trPr>
          <w:trHeight w:val="593"/>
        </w:trPr>
        <w:tc>
          <w:tcPr>
            <w:tcW w:w="918" w:type="dxa"/>
            <w:shd w:val="clear" w:color="auto" w:fill="auto"/>
          </w:tcPr>
          <w:p w14:paraId="1A312F88"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6BF94759"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55332475"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260A718D"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79B2E7EA"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F77F6F7" w14:textId="77777777" w:rsidR="007D2CCF" w:rsidRDefault="007D2CCF" w:rsidP="00FB685C">
            <w:pPr>
              <w:rPr>
                <w:rFonts w:eastAsia="Times New Roman"/>
                <w:color w:val="000000"/>
              </w:rPr>
            </w:pPr>
            <w:r>
              <w:rPr>
                <w:rFonts w:eastAsia="Times New Roman"/>
                <w:color w:val="000000"/>
              </w:rPr>
              <w:t>-60 to 125</w:t>
            </w:r>
          </w:p>
        </w:tc>
        <w:tc>
          <w:tcPr>
            <w:tcW w:w="990" w:type="dxa"/>
          </w:tcPr>
          <w:p w14:paraId="184A3E6B" w14:textId="77777777" w:rsidR="007D2CCF" w:rsidRDefault="007D2CCF" w:rsidP="00FB685C">
            <w:pPr>
              <w:rPr>
                <w:rFonts w:eastAsia="Times New Roman"/>
                <w:color w:val="000000"/>
              </w:rPr>
            </w:pPr>
            <w:r>
              <w:rPr>
                <w:rFonts w:eastAsia="Times New Roman"/>
                <w:color w:val="000000"/>
              </w:rPr>
              <w:t>1.5 A</w:t>
            </w:r>
          </w:p>
        </w:tc>
        <w:tc>
          <w:tcPr>
            <w:tcW w:w="810" w:type="dxa"/>
          </w:tcPr>
          <w:p w14:paraId="73495CCB" w14:textId="77777777" w:rsidR="007D2CCF" w:rsidRDefault="007D2CCF" w:rsidP="00FB685C">
            <w:r>
              <w:t>-</w:t>
            </w:r>
          </w:p>
        </w:tc>
        <w:tc>
          <w:tcPr>
            <w:tcW w:w="900" w:type="dxa"/>
          </w:tcPr>
          <w:p w14:paraId="6079D45A" w14:textId="77777777" w:rsidR="007D2CCF" w:rsidRDefault="007D2CCF" w:rsidP="00FB685C">
            <w:pPr>
              <w:rPr>
                <w:rFonts w:eastAsia="Times New Roman"/>
                <w:color w:val="000000"/>
              </w:rPr>
            </w:pPr>
            <w:r>
              <w:rPr>
                <w:rFonts w:eastAsia="Times New Roman"/>
                <w:color w:val="000000"/>
              </w:rPr>
              <w:t>-</w:t>
            </w:r>
          </w:p>
        </w:tc>
        <w:tc>
          <w:tcPr>
            <w:tcW w:w="1170" w:type="dxa"/>
          </w:tcPr>
          <w:p w14:paraId="3CD45D3B" w14:textId="77777777" w:rsidR="007D2CCF" w:rsidRDefault="007D2CCF" w:rsidP="00FB685C">
            <w:pPr>
              <w:rPr>
                <w:rFonts w:eastAsia="Times New Roman"/>
                <w:color w:val="000000"/>
              </w:rPr>
            </w:pPr>
            <w:r>
              <w:rPr>
                <w:rFonts w:eastAsia="Times New Roman"/>
                <w:color w:val="000000"/>
              </w:rPr>
              <w:t>-</w:t>
            </w:r>
          </w:p>
          <w:p w14:paraId="3A0986C9" w14:textId="77777777" w:rsidR="007D2CCF" w:rsidRPr="00B903BC" w:rsidRDefault="007D2CCF" w:rsidP="00FB685C">
            <w:pPr>
              <w:rPr>
                <w:rFonts w:eastAsia="Times New Roman"/>
              </w:rPr>
            </w:pPr>
          </w:p>
        </w:tc>
        <w:tc>
          <w:tcPr>
            <w:tcW w:w="900" w:type="dxa"/>
          </w:tcPr>
          <w:p w14:paraId="1A84AB82" w14:textId="77777777" w:rsidR="007D2CCF" w:rsidRDefault="007D2CCF" w:rsidP="00FB685C">
            <w:pPr>
              <w:rPr>
                <w:rFonts w:eastAsia="Times New Roman"/>
                <w:color w:val="000000"/>
              </w:rPr>
            </w:pPr>
            <w:r>
              <w:rPr>
                <w:rFonts w:eastAsia="Times New Roman"/>
                <w:color w:val="000000"/>
              </w:rPr>
              <w:t>1.5 A</w:t>
            </w:r>
          </w:p>
        </w:tc>
        <w:tc>
          <w:tcPr>
            <w:tcW w:w="3420" w:type="dxa"/>
          </w:tcPr>
          <w:p w14:paraId="6EB44F93" w14:textId="77777777" w:rsidR="007D2CCF" w:rsidRDefault="007D2CCF" w:rsidP="00FB685C">
            <w:pPr>
              <w:rPr>
                <w:rFonts w:eastAsia="Times New Roman"/>
                <w:color w:val="000000"/>
              </w:rPr>
            </w:pPr>
            <w:r w:rsidRPr="00E93CB9">
              <w:rPr>
                <w:rFonts w:eastAsia="Times New Roman"/>
                <w:color w:val="000000"/>
              </w:rPr>
              <w:t>Input into container 1</w:t>
            </w:r>
          </w:p>
        </w:tc>
      </w:tr>
      <w:tr w:rsidR="007D2CCF" w14:paraId="4262F4C5" w14:textId="77777777" w:rsidTr="00FB685C">
        <w:trPr>
          <w:trHeight w:val="593"/>
        </w:trPr>
        <w:tc>
          <w:tcPr>
            <w:tcW w:w="918" w:type="dxa"/>
            <w:shd w:val="clear" w:color="auto" w:fill="auto"/>
          </w:tcPr>
          <w:p w14:paraId="20EFCA8C"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2A3A150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11469CC5"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CF8ED82"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4BC7A0E"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DA33F27" w14:textId="77777777" w:rsidR="007D2CCF" w:rsidRDefault="007D2CCF" w:rsidP="00FB685C">
            <w:pPr>
              <w:rPr>
                <w:rFonts w:eastAsia="Times New Roman"/>
                <w:color w:val="000000"/>
              </w:rPr>
            </w:pPr>
            <w:r>
              <w:rPr>
                <w:rFonts w:eastAsia="Times New Roman"/>
                <w:color w:val="000000"/>
              </w:rPr>
              <w:t>-60 to 125</w:t>
            </w:r>
          </w:p>
        </w:tc>
        <w:tc>
          <w:tcPr>
            <w:tcW w:w="990" w:type="dxa"/>
          </w:tcPr>
          <w:p w14:paraId="5ABAB3BA" w14:textId="77777777" w:rsidR="007D2CCF" w:rsidRDefault="007D2CCF" w:rsidP="00FB685C">
            <w:pPr>
              <w:rPr>
                <w:rFonts w:eastAsia="Times New Roman"/>
                <w:color w:val="000000"/>
              </w:rPr>
            </w:pPr>
            <w:r>
              <w:rPr>
                <w:rFonts w:eastAsia="Times New Roman"/>
                <w:color w:val="000000"/>
              </w:rPr>
              <w:t>1.5 A</w:t>
            </w:r>
          </w:p>
        </w:tc>
        <w:tc>
          <w:tcPr>
            <w:tcW w:w="810" w:type="dxa"/>
          </w:tcPr>
          <w:p w14:paraId="478DCA60" w14:textId="77777777" w:rsidR="007D2CCF" w:rsidRDefault="007D2CCF" w:rsidP="00FB685C">
            <w:r>
              <w:t>-</w:t>
            </w:r>
          </w:p>
        </w:tc>
        <w:tc>
          <w:tcPr>
            <w:tcW w:w="900" w:type="dxa"/>
          </w:tcPr>
          <w:p w14:paraId="25999C9E" w14:textId="77777777" w:rsidR="007D2CCF" w:rsidRDefault="007D2CCF" w:rsidP="00FB685C">
            <w:pPr>
              <w:rPr>
                <w:rFonts w:eastAsia="Times New Roman"/>
                <w:color w:val="000000"/>
              </w:rPr>
            </w:pPr>
            <w:r>
              <w:rPr>
                <w:rFonts w:eastAsia="Times New Roman"/>
                <w:color w:val="000000"/>
              </w:rPr>
              <w:t>-</w:t>
            </w:r>
          </w:p>
        </w:tc>
        <w:tc>
          <w:tcPr>
            <w:tcW w:w="1170" w:type="dxa"/>
          </w:tcPr>
          <w:p w14:paraId="111A27C7" w14:textId="77777777" w:rsidR="007D2CCF" w:rsidRDefault="007D2CCF" w:rsidP="00FB685C">
            <w:pPr>
              <w:rPr>
                <w:rFonts w:eastAsia="Times New Roman"/>
                <w:color w:val="000000"/>
              </w:rPr>
            </w:pPr>
            <w:r>
              <w:rPr>
                <w:rFonts w:eastAsia="Times New Roman"/>
                <w:color w:val="000000"/>
              </w:rPr>
              <w:t>-</w:t>
            </w:r>
          </w:p>
        </w:tc>
        <w:tc>
          <w:tcPr>
            <w:tcW w:w="900" w:type="dxa"/>
          </w:tcPr>
          <w:p w14:paraId="3374B09F" w14:textId="77777777" w:rsidR="007D2CCF" w:rsidRDefault="007D2CCF" w:rsidP="00FB685C">
            <w:pPr>
              <w:rPr>
                <w:rFonts w:eastAsia="Times New Roman"/>
                <w:color w:val="000000"/>
              </w:rPr>
            </w:pPr>
            <w:r>
              <w:rPr>
                <w:rFonts w:eastAsia="Times New Roman"/>
                <w:color w:val="000000"/>
              </w:rPr>
              <w:t>1.5 A</w:t>
            </w:r>
          </w:p>
        </w:tc>
        <w:tc>
          <w:tcPr>
            <w:tcW w:w="3420" w:type="dxa"/>
          </w:tcPr>
          <w:p w14:paraId="1EA88780" w14:textId="77777777" w:rsidR="007D2CCF" w:rsidRPr="00E93CB9" w:rsidRDefault="007D2CCF" w:rsidP="00FB685C">
            <w:pPr>
              <w:rPr>
                <w:rFonts w:eastAsia="Times New Roman"/>
                <w:color w:val="000000"/>
              </w:rPr>
            </w:pPr>
            <w:r w:rsidRPr="00E93CB9">
              <w:rPr>
                <w:rFonts w:eastAsia="Times New Roman"/>
                <w:color w:val="000000"/>
              </w:rPr>
              <w:t>Between containers 1 and 2</w:t>
            </w:r>
          </w:p>
        </w:tc>
      </w:tr>
      <w:tr w:rsidR="007D2CCF" w14:paraId="2D673A9D" w14:textId="77777777" w:rsidTr="00FB685C">
        <w:trPr>
          <w:trHeight w:val="593"/>
        </w:trPr>
        <w:tc>
          <w:tcPr>
            <w:tcW w:w="918" w:type="dxa"/>
            <w:shd w:val="clear" w:color="auto" w:fill="auto"/>
          </w:tcPr>
          <w:p w14:paraId="6954F70A"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7B9633CA"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4C4DC192"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E07DB2C"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6E701EB8"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E575CB9" w14:textId="77777777" w:rsidR="007D2CCF" w:rsidRDefault="007D2CCF" w:rsidP="00FB685C">
            <w:pPr>
              <w:rPr>
                <w:rFonts w:eastAsia="Times New Roman"/>
                <w:color w:val="000000"/>
              </w:rPr>
            </w:pPr>
            <w:r>
              <w:rPr>
                <w:rFonts w:eastAsia="Times New Roman"/>
                <w:color w:val="000000"/>
              </w:rPr>
              <w:t>-60 to 125</w:t>
            </w:r>
          </w:p>
        </w:tc>
        <w:tc>
          <w:tcPr>
            <w:tcW w:w="990" w:type="dxa"/>
          </w:tcPr>
          <w:p w14:paraId="588D03FD" w14:textId="77777777" w:rsidR="007D2CCF" w:rsidRDefault="007D2CCF" w:rsidP="00FB685C">
            <w:pPr>
              <w:rPr>
                <w:rFonts w:eastAsia="Times New Roman"/>
                <w:color w:val="000000"/>
              </w:rPr>
            </w:pPr>
            <w:r>
              <w:rPr>
                <w:rFonts w:eastAsia="Times New Roman"/>
                <w:color w:val="000000"/>
              </w:rPr>
              <w:t>1.5 A</w:t>
            </w:r>
          </w:p>
        </w:tc>
        <w:tc>
          <w:tcPr>
            <w:tcW w:w="810" w:type="dxa"/>
          </w:tcPr>
          <w:p w14:paraId="34DEF87F" w14:textId="77777777" w:rsidR="007D2CCF" w:rsidRDefault="007D2CCF" w:rsidP="00FB685C">
            <w:r>
              <w:t>-</w:t>
            </w:r>
          </w:p>
        </w:tc>
        <w:tc>
          <w:tcPr>
            <w:tcW w:w="900" w:type="dxa"/>
          </w:tcPr>
          <w:p w14:paraId="68EFF614" w14:textId="77777777" w:rsidR="007D2CCF" w:rsidRDefault="007D2CCF" w:rsidP="00FB685C">
            <w:pPr>
              <w:rPr>
                <w:rFonts w:eastAsia="Times New Roman"/>
                <w:color w:val="000000"/>
              </w:rPr>
            </w:pPr>
            <w:r>
              <w:rPr>
                <w:rFonts w:eastAsia="Times New Roman"/>
                <w:color w:val="000000"/>
              </w:rPr>
              <w:t>-</w:t>
            </w:r>
          </w:p>
        </w:tc>
        <w:tc>
          <w:tcPr>
            <w:tcW w:w="1170" w:type="dxa"/>
          </w:tcPr>
          <w:p w14:paraId="58C04437" w14:textId="77777777" w:rsidR="007D2CCF" w:rsidRDefault="007D2CCF" w:rsidP="00FB685C">
            <w:pPr>
              <w:rPr>
                <w:rFonts w:eastAsia="Times New Roman"/>
                <w:color w:val="000000"/>
              </w:rPr>
            </w:pPr>
            <w:r>
              <w:rPr>
                <w:rFonts w:eastAsia="Times New Roman"/>
                <w:color w:val="000000"/>
              </w:rPr>
              <w:t>-</w:t>
            </w:r>
          </w:p>
        </w:tc>
        <w:tc>
          <w:tcPr>
            <w:tcW w:w="900" w:type="dxa"/>
          </w:tcPr>
          <w:p w14:paraId="6305E1D9" w14:textId="77777777" w:rsidR="007D2CCF" w:rsidRDefault="007D2CCF" w:rsidP="00FB685C">
            <w:pPr>
              <w:rPr>
                <w:rFonts w:eastAsia="Times New Roman"/>
                <w:color w:val="000000"/>
              </w:rPr>
            </w:pPr>
            <w:r>
              <w:rPr>
                <w:rFonts w:eastAsia="Times New Roman"/>
                <w:color w:val="000000"/>
              </w:rPr>
              <w:t>1.5 A</w:t>
            </w:r>
          </w:p>
        </w:tc>
        <w:tc>
          <w:tcPr>
            <w:tcW w:w="3420" w:type="dxa"/>
          </w:tcPr>
          <w:p w14:paraId="73B622F0" w14:textId="77777777" w:rsidR="007D2CCF" w:rsidRPr="00E93CB9" w:rsidRDefault="007D2CCF" w:rsidP="00FB685C">
            <w:pPr>
              <w:rPr>
                <w:rFonts w:eastAsia="Times New Roman"/>
                <w:color w:val="000000"/>
              </w:rPr>
            </w:pPr>
            <w:r w:rsidRPr="00E93CB9">
              <w:rPr>
                <w:rFonts w:eastAsia="Times New Roman"/>
                <w:color w:val="000000"/>
              </w:rPr>
              <w:t>Between containers 2 and 3</w:t>
            </w:r>
          </w:p>
        </w:tc>
      </w:tr>
      <w:tr w:rsidR="007D2CCF" w14:paraId="1F34C205" w14:textId="77777777" w:rsidTr="00FB685C">
        <w:trPr>
          <w:trHeight w:val="593"/>
        </w:trPr>
        <w:tc>
          <w:tcPr>
            <w:tcW w:w="918" w:type="dxa"/>
            <w:shd w:val="clear" w:color="auto" w:fill="auto"/>
          </w:tcPr>
          <w:p w14:paraId="6C406263"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7D0B697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39DB1EF4"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263F4D2F"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6580D60B"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1AA05943" w14:textId="77777777" w:rsidR="007D2CCF" w:rsidRDefault="007D2CCF" w:rsidP="00FB685C">
            <w:pPr>
              <w:rPr>
                <w:rFonts w:eastAsia="Times New Roman"/>
                <w:color w:val="000000"/>
              </w:rPr>
            </w:pPr>
            <w:r>
              <w:rPr>
                <w:rFonts w:eastAsia="Times New Roman"/>
                <w:color w:val="000000"/>
              </w:rPr>
              <w:t>-60 to 125</w:t>
            </w:r>
          </w:p>
        </w:tc>
        <w:tc>
          <w:tcPr>
            <w:tcW w:w="990" w:type="dxa"/>
          </w:tcPr>
          <w:p w14:paraId="148D1D15" w14:textId="77777777" w:rsidR="007D2CCF" w:rsidRDefault="007D2CCF" w:rsidP="00FB685C">
            <w:pPr>
              <w:rPr>
                <w:rFonts w:eastAsia="Times New Roman"/>
                <w:color w:val="000000"/>
              </w:rPr>
            </w:pPr>
            <w:r>
              <w:rPr>
                <w:rFonts w:eastAsia="Times New Roman"/>
                <w:color w:val="000000"/>
              </w:rPr>
              <w:t>1.5 A</w:t>
            </w:r>
          </w:p>
        </w:tc>
        <w:tc>
          <w:tcPr>
            <w:tcW w:w="810" w:type="dxa"/>
          </w:tcPr>
          <w:p w14:paraId="04A17BE2" w14:textId="77777777" w:rsidR="007D2CCF" w:rsidRDefault="007D2CCF" w:rsidP="00FB685C">
            <w:r>
              <w:t>-</w:t>
            </w:r>
          </w:p>
        </w:tc>
        <w:tc>
          <w:tcPr>
            <w:tcW w:w="900" w:type="dxa"/>
          </w:tcPr>
          <w:p w14:paraId="421A4AFE" w14:textId="77777777" w:rsidR="007D2CCF" w:rsidRDefault="007D2CCF" w:rsidP="00FB685C">
            <w:pPr>
              <w:rPr>
                <w:rFonts w:eastAsia="Times New Roman"/>
                <w:color w:val="000000"/>
              </w:rPr>
            </w:pPr>
            <w:r>
              <w:rPr>
                <w:rFonts w:eastAsia="Times New Roman"/>
                <w:color w:val="000000"/>
              </w:rPr>
              <w:t>-</w:t>
            </w:r>
          </w:p>
          <w:p w14:paraId="05BBCD77" w14:textId="77777777" w:rsidR="007D2CCF" w:rsidRPr="00B903BC" w:rsidRDefault="007D2CCF" w:rsidP="00FB685C">
            <w:pPr>
              <w:rPr>
                <w:rFonts w:eastAsia="Times New Roman"/>
              </w:rPr>
            </w:pPr>
          </w:p>
        </w:tc>
        <w:tc>
          <w:tcPr>
            <w:tcW w:w="1170" w:type="dxa"/>
          </w:tcPr>
          <w:p w14:paraId="10C603E2" w14:textId="77777777" w:rsidR="007D2CCF" w:rsidRDefault="007D2CCF" w:rsidP="00FB685C">
            <w:pPr>
              <w:rPr>
                <w:rFonts w:eastAsia="Times New Roman"/>
                <w:color w:val="000000"/>
              </w:rPr>
            </w:pPr>
            <w:r>
              <w:rPr>
                <w:rFonts w:eastAsia="Times New Roman"/>
                <w:color w:val="000000"/>
              </w:rPr>
              <w:t>-</w:t>
            </w:r>
          </w:p>
        </w:tc>
        <w:tc>
          <w:tcPr>
            <w:tcW w:w="900" w:type="dxa"/>
          </w:tcPr>
          <w:p w14:paraId="178FAAAE" w14:textId="77777777" w:rsidR="007D2CCF" w:rsidRDefault="007D2CCF" w:rsidP="00FB685C">
            <w:pPr>
              <w:rPr>
                <w:rFonts w:eastAsia="Times New Roman"/>
                <w:color w:val="000000"/>
              </w:rPr>
            </w:pPr>
            <w:r>
              <w:rPr>
                <w:rFonts w:eastAsia="Times New Roman"/>
                <w:color w:val="000000"/>
              </w:rPr>
              <w:t>1.5 A</w:t>
            </w:r>
          </w:p>
        </w:tc>
        <w:tc>
          <w:tcPr>
            <w:tcW w:w="3420" w:type="dxa"/>
          </w:tcPr>
          <w:p w14:paraId="7D9383D0" w14:textId="77777777" w:rsidR="007D2CCF" w:rsidRPr="00E93CB9" w:rsidRDefault="007D2CCF" w:rsidP="00FB685C">
            <w:pPr>
              <w:rPr>
                <w:rFonts w:eastAsia="Times New Roman"/>
                <w:color w:val="000000"/>
              </w:rPr>
            </w:pPr>
            <w:r w:rsidRPr="00E93CB9">
              <w:rPr>
                <w:rFonts w:eastAsia="Times New Roman"/>
                <w:color w:val="000000"/>
              </w:rPr>
              <w:t>Between containers 3 and 4</w:t>
            </w:r>
          </w:p>
        </w:tc>
      </w:tr>
      <w:tr w:rsidR="007D2CCF" w14:paraId="5E6E8F5B" w14:textId="77777777" w:rsidTr="00FB685C">
        <w:trPr>
          <w:trHeight w:val="593"/>
        </w:trPr>
        <w:tc>
          <w:tcPr>
            <w:tcW w:w="918" w:type="dxa"/>
            <w:shd w:val="clear" w:color="auto" w:fill="auto"/>
          </w:tcPr>
          <w:p w14:paraId="4603EC3E"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1F8AE9BB"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2F35714B"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3048133A"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8166EC3"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6FA40EBF" w14:textId="77777777" w:rsidR="007D2CCF" w:rsidRDefault="007D2CCF" w:rsidP="00FB685C">
            <w:pPr>
              <w:rPr>
                <w:rFonts w:eastAsia="Times New Roman"/>
                <w:color w:val="000000"/>
              </w:rPr>
            </w:pPr>
            <w:r>
              <w:rPr>
                <w:rFonts w:eastAsia="Times New Roman"/>
                <w:color w:val="000000"/>
              </w:rPr>
              <w:t>-60 to 125</w:t>
            </w:r>
          </w:p>
        </w:tc>
        <w:tc>
          <w:tcPr>
            <w:tcW w:w="990" w:type="dxa"/>
          </w:tcPr>
          <w:p w14:paraId="03D6A269" w14:textId="77777777" w:rsidR="007D2CCF" w:rsidRDefault="007D2CCF" w:rsidP="00FB685C">
            <w:pPr>
              <w:rPr>
                <w:rFonts w:eastAsia="Times New Roman"/>
                <w:color w:val="000000"/>
              </w:rPr>
            </w:pPr>
            <w:r>
              <w:rPr>
                <w:rFonts w:eastAsia="Times New Roman"/>
                <w:color w:val="000000"/>
              </w:rPr>
              <w:t>1.5 A</w:t>
            </w:r>
          </w:p>
        </w:tc>
        <w:tc>
          <w:tcPr>
            <w:tcW w:w="810" w:type="dxa"/>
          </w:tcPr>
          <w:p w14:paraId="5C2154B5" w14:textId="77777777" w:rsidR="007D2CCF" w:rsidRDefault="007D2CCF" w:rsidP="00FB685C">
            <w:r>
              <w:t>-</w:t>
            </w:r>
          </w:p>
        </w:tc>
        <w:tc>
          <w:tcPr>
            <w:tcW w:w="900" w:type="dxa"/>
          </w:tcPr>
          <w:p w14:paraId="05BB974C" w14:textId="77777777" w:rsidR="007D2CCF" w:rsidRDefault="007D2CCF" w:rsidP="00FB685C">
            <w:pPr>
              <w:rPr>
                <w:rFonts w:eastAsia="Times New Roman"/>
                <w:color w:val="000000"/>
              </w:rPr>
            </w:pPr>
            <w:r>
              <w:rPr>
                <w:rFonts w:eastAsia="Times New Roman"/>
                <w:color w:val="000000"/>
              </w:rPr>
              <w:t>-</w:t>
            </w:r>
          </w:p>
        </w:tc>
        <w:tc>
          <w:tcPr>
            <w:tcW w:w="1170" w:type="dxa"/>
          </w:tcPr>
          <w:p w14:paraId="08A7F589" w14:textId="77777777" w:rsidR="007D2CCF" w:rsidRDefault="007D2CCF" w:rsidP="00FB685C">
            <w:pPr>
              <w:rPr>
                <w:rFonts w:eastAsia="Times New Roman"/>
                <w:color w:val="000000"/>
              </w:rPr>
            </w:pPr>
            <w:r>
              <w:rPr>
                <w:rFonts w:eastAsia="Times New Roman"/>
                <w:color w:val="000000"/>
              </w:rPr>
              <w:t>-</w:t>
            </w:r>
          </w:p>
        </w:tc>
        <w:tc>
          <w:tcPr>
            <w:tcW w:w="900" w:type="dxa"/>
          </w:tcPr>
          <w:p w14:paraId="2E8341B7" w14:textId="77777777" w:rsidR="007D2CCF" w:rsidRDefault="007D2CCF" w:rsidP="00FB685C">
            <w:pPr>
              <w:rPr>
                <w:rFonts w:eastAsia="Times New Roman"/>
                <w:color w:val="000000"/>
              </w:rPr>
            </w:pPr>
            <w:r>
              <w:rPr>
                <w:rFonts w:eastAsia="Times New Roman"/>
                <w:color w:val="000000"/>
              </w:rPr>
              <w:t>1.5 A</w:t>
            </w:r>
          </w:p>
        </w:tc>
        <w:tc>
          <w:tcPr>
            <w:tcW w:w="3420" w:type="dxa"/>
          </w:tcPr>
          <w:p w14:paraId="7C7CE51D" w14:textId="77777777" w:rsidR="007D2CCF" w:rsidRPr="00E93CB9" w:rsidRDefault="007D2CCF" w:rsidP="00FB685C">
            <w:pPr>
              <w:rPr>
                <w:rFonts w:eastAsia="Times New Roman"/>
                <w:color w:val="000000"/>
              </w:rPr>
            </w:pPr>
            <w:r>
              <w:rPr>
                <w:rFonts w:eastAsia="Times New Roman"/>
                <w:color w:val="000000"/>
              </w:rPr>
              <w:t>TSI to Cooling Controller</w:t>
            </w:r>
          </w:p>
        </w:tc>
      </w:tr>
      <w:tr w:rsidR="007D2CCF" w14:paraId="348B330D" w14:textId="77777777" w:rsidTr="00FB685C">
        <w:trPr>
          <w:trHeight w:val="593"/>
        </w:trPr>
        <w:tc>
          <w:tcPr>
            <w:tcW w:w="918" w:type="dxa"/>
            <w:shd w:val="clear" w:color="auto" w:fill="auto"/>
          </w:tcPr>
          <w:p w14:paraId="527E7FC8"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59F900C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40A0E748"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77D58613"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5858DB3"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7F99DD2C" w14:textId="77777777" w:rsidR="007D2CCF" w:rsidRDefault="007D2CCF" w:rsidP="00FB685C">
            <w:pPr>
              <w:rPr>
                <w:rFonts w:eastAsia="Times New Roman"/>
                <w:color w:val="000000"/>
              </w:rPr>
            </w:pPr>
            <w:r>
              <w:rPr>
                <w:rFonts w:eastAsia="Times New Roman"/>
                <w:color w:val="000000"/>
              </w:rPr>
              <w:t>-60 to 125</w:t>
            </w:r>
          </w:p>
        </w:tc>
        <w:tc>
          <w:tcPr>
            <w:tcW w:w="990" w:type="dxa"/>
          </w:tcPr>
          <w:p w14:paraId="4CC6D652" w14:textId="77777777" w:rsidR="007D2CCF" w:rsidRDefault="007D2CCF" w:rsidP="00FB685C">
            <w:pPr>
              <w:rPr>
                <w:rFonts w:eastAsia="Times New Roman"/>
                <w:color w:val="000000"/>
              </w:rPr>
            </w:pPr>
            <w:r>
              <w:rPr>
                <w:rFonts w:eastAsia="Times New Roman"/>
                <w:color w:val="000000"/>
              </w:rPr>
              <w:t>1.5 A</w:t>
            </w:r>
          </w:p>
          <w:p w14:paraId="0318F304" w14:textId="77777777" w:rsidR="007D2CCF" w:rsidRPr="00B903BC" w:rsidRDefault="007D2CCF" w:rsidP="00FB685C">
            <w:pPr>
              <w:rPr>
                <w:rFonts w:eastAsia="Times New Roman"/>
              </w:rPr>
            </w:pPr>
          </w:p>
        </w:tc>
        <w:tc>
          <w:tcPr>
            <w:tcW w:w="810" w:type="dxa"/>
          </w:tcPr>
          <w:p w14:paraId="6F2F9127" w14:textId="77777777" w:rsidR="007D2CCF" w:rsidRDefault="007D2CCF" w:rsidP="00FB685C">
            <w:r>
              <w:t>-</w:t>
            </w:r>
          </w:p>
        </w:tc>
        <w:tc>
          <w:tcPr>
            <w:tcW w:w="900" w:type="dxa"/>
          </w:tcPr>
          <w:p w14:paraId="0EE087EC" w14:textId="77777777" w:rsidR="007D2CCF" w:rsidRDefault="007D2CCF" w:rsidP="00FB685C">
            <w:pPr>
              <w:rPr>
                <w:rFonts w:eastAsia="Times New Roman"/>
                <w:color w:val="000000"/>
              </w:rPr>
            </w:pPr>
            <w:r>
              <w:rPr>
                <w:rFonts w:eastAsia="Times New Roman"/>
                <w:color w:val="000000"/>
              </w:rPr>
              <w:t>-</w:t>
            </w:r>
          </w:p>
        </w:tc>
        <w:tc>
          <w:tcPr>
            <w:tcW w:w="1170" w:type="dxa"/>
          </w:tcPr>
          <w:p w14:paraId="56CB31CA" w14:textId="77777777" w:rsidR="007D2CCF" w:rsidRDefault="007D2CCF" w:rsidP="00FB685C">
            <w:pPr>
              <w:rPr>
                <w:rFonts w:eastAsia="Times New Roman"/>
                <w:color w:val="000000"/>
              </w:rPr>
            </w:pPr>
            <w:r>
              <w:rPr>
                <w:rFonts w:eastAsia="Times New Roman"/>
                <w:color w:val="000000"/>
              </w:rPr>
              <w:t>-</w:t>
            </w:r>
          </w:p>
        </w:tc>
        <w:tc>
          <w:tcPr>
            <w:tcW w:w="900" w:type="dxa"/>
          </w:tcPr>
          <w:p w14:paraId="4C41F00B" w14:textId="77777777" w:rsidR="007D2CCF" w:rsidRDefault="007D2CCF" w:rsidP="00FB685C">
            <w:pPr>
              <w:rPr>
                <w:rFonts w:eastAsia="Times New Roman"/>
                <w:color w:val="000000"/>
              </w:rPr>
            </w:pPr>
            <w:r>
              <w:rPr>
                <w:rFonts w:eastAsia="Times New Roman"/>
                <w:color w:val="000000"/>
              </w:rPr>
              <w:t>1.5 A</w:t>
            </w:r>
          </w:p>
        </w:tc>
        <w:tc>
          <w:tcPr>
            <w:tcW w:w="3420" w:type="dxa"/>
          </w:tcPr>
          <w:p w14:paraId="18A2B1C9" w14:textId="77777777" w:rsidR="007D2CCF" w:rsidRDefault="007D2CCF" w:rsidP="00FB685C">
            <w:pPr>
              <w:rPr>
                <w:rFonts w:eastAsia="Times New Roman"/>
                <w:color w:val="000000"/>
              </w:rPr>
            </w:pPr>
            <w:r>
              <w:rPr>
                <w:rFonts w:eastAsia="Times New Roman"/>
                <w:color w:val="000000"/>
              </w:rPr>
              <w:t>TSI to Motor Controller</w:t>
            </w:r>
          </w:p>
        </w:tc>
      </w:tr>
      <w:tr w:rsidR="007D2CCF" w14:paraId="0F76908C" w14:textId="77777777" w:rsidTr="00FB685C">
        <w:trPr>
          <w:trHeight w:val="593"/>
        </w:trPr>
        <w:tc>
          <w:tcPr>
            <w:tcW w:w="918" w:type="dxa"/>
            <w:shd w:val="clear" w:color="auto" w:fill="auto"/>
          </w:tcPr>
          <w:p w14:paraId="5B325B0E"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35DC000D"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53FAD600"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8F0B1B0"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24DD9829"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642333F6" w14:textId="77777777" w:rsidR="007D2CCF" w:rsidRDefault="007D2CCF" w:rsidP="00FB685C">
            <w:pPr>
              <w:rPr>
                <w:rFonts w:eastAsia="Times New Roman"/>
                <w:color w:val="000000"/>
              </w:rPr>
            </w:pPr>
            <w:r>
              <w:rPr>
                <w:rFonts w:eastAsia="Times New Roman"/>
                <w:color w:val="000000"/>
              </w:rPr>
              <w:t>-60 to 125</w:t>
            </w:r>
          </w:p>
        </w:tc>
        <w:tc>
          <w:tcPr>
            <w:tcW w:w="990" w:type="dxa"/>
          </w:tcPr>
          <w:p w14:paraId="358D40C1" w14:textId="77777777" w:rsidR="007D2CCF" w:rsidRDefault="007D2CCF" w:rsidP="00FB685C">
            <w:pPr>
              <w:rPr>
                <w:rFonts w:eastAsia="Times New Roman"/>
                <w:color w:val="000000"/>
              </w:rPr>
            </w:pPr>
            <w:r>
              <w:rPr>
                <w:rFonts w:eastAsia="Times New Roman"/>
                <w:color w:val="000000"/>
              </w:rPr>
              <w:t>1.5 A</w:t>
            </w:r>
          </w:p>
        </w:tc>
        <w:tc>
          <w:tcPr>
            <w:tcW w:w="810" w:type="dxa"/>
          </w:tcPr>
          <w:p w14:paraId="06FA0488" w14:textId="77777777" w:rsidR="007D2CCF" w:rsidRDefault="007D2CCF" w:rsidP="00FB685C">
            <w:r>
              <w:t>-</w:t>
            </w:r>
          </w:p>
        </w:tc>
        <w:tc>
          <w:tcPr>
            <w:tcW w:w="900" w:type="dxa"/>
          </w:tcPr>
          <w:p w14:paraId="408C95C5" w14:textId="77777777" w:rsidR="007D2CCF" w:rsidRDefault="007D2CCF" w:rsidP="00FB685C">
            <w:pPr>
              <w:rPr>
                <w:rFonts w:eastAsia="Times New Roman"/>
                <w:color w:val="000000"/>
              </w:rPr>
            </w:pPr>
            <w:r>
              <w:rPr>
                <w:rFonts w:eastAsia="Times New Roman"/>
                <w:color w:val="000000"/>
              </w:rPr>
              <w:t>-</w:t>
            </w:r>
          </w:p>
        </w:tc>
        <w:tc>
          <w:tcPr>
            <w:tcW w:w="1170" w:type="dxa"/>
          </w:tcPr>
          <w:p w14:paraId="6C5A8187" w14:textId="77777777" w:rsidR="007D2CCF" w:rsidRDefault="007D2CCF" w:rsidP="00FB685C">
            <w:pPr>
              <w:rPr>
                <w:rFonts w:eastAsia="Times New Roman"/>
                <w:color w:val="000000"/>
              </w:rPr>
            </w:pPr>
            <w:r>
              <w:rPr>
                <w:rFonts w:eastAsia="Times New Roman"/>
                <w:color w:val="000000"/>
              </w:rPr>
              <w:t>-</w:t>
            </w:r>
          </w:p>
        </w:tc>
        <w:tc>
          <w:tcPr>
            <w:tcW w:w="900" w:type="dxa"/>
          </w:tcPr>
          <w:p w14:paraId="67280583" w14:textId="77777777" w:rsidR="007D2CCF" w:rsidRDefault="007D2CCF" w:rsidP="00FB685C">
            <w:pPr>
              <w:rPr>
                <w:rFonts w:eastAsia="Times New Roman"/>
                <w:color w:val="000000"/>
              </w:rPr>
            </w:pPr>
            <w:r>
              <w:rPr>
                <w:rFonts w:eastAsia="Times New Roman"/>
                <w:color w:val="000000"/>
              </w:rPr>
              <w:t>1.5 A</w:t>
            </w:r>
          </w:p>
        </w:tc>
        <w:tc>
          <w:tcPr>
            <w:tcW w:w="3420" w:type="dxa"/>
          </w:tcPr>
          <w:p w14:paraId="05685AF8" w14:textId="77777777" w:rsidR="007D2CCF" w:rsidRDefault="007D2CCF" w:rsidP="00FB685C">
            <w:pPr>
              <w:rPr>
                <w:rFonts w:eastAsia="Times New Roman"/>
                <w:color w:val="000000"/>
              </w:rPr>
            </w:pPr>
            <w:r>
              <w:rPr>
                <w:rFonts w:eastAsia="Times New Roman"/>
                <w:color w:val="000000"/>
              </w:rPr>
              <w:t>GLV/SCADA</w:t>
            </w:r>
          </w:p>
        </w:tc>
      </w:tr>
      <w:tr w:rsidR="007D2CCF" w14:paraId="5E7108A5" w14:textId="77777777" w:rsidTr="00FB685C">
        <w:trPr>
          <w:trHeight w:val="593"/>
        </w:trPr>
        <w:tc>
          <w:tcPr>
            <w:tcW w:w="918" w:type="dxa"/>
            <w:shd w:val="clear" w:color="auto" w:fill="auto"/>
          </w:tcPr>
          <w:p w14:paraId="52940407"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136B7117"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1BDE2C17"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354E32B1"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13FB7CF5"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31F56F83" w14:textId="77777777" w:rsidR="007D2CCF" w:rsidRDefault="007D2CCF" w:rsidP="00FB685C">
            <w:pPr>
              <w:rPr>
                <w:rFonts w:eastAsia="Times New Roman"/>
                <w:color w:val="000000"/>
              </w:rPr>
            </w:pPr>
            <w:r>
              <w:rPr>
                <w:rFonts w:eastAsia="Times New Roman"/>
                <w:color w:val="000000"/>
              </w:rPr>
              <w:t>-60 to 125</w:t>
            </w:r>
          </w:p>
        </w:tc>
        <w:tc>
          <w:tcPr>
            <w:tcW w:w="990" w:type="dxa"/>
          </w:tcPr>
          <w:p w14:paraId="2FC3CA62" w14:textId="77777777" w:rsidR="007D2CCF" w:rsidRDefault="007D2CCF" w:rsidP="00FB685C">
            <w:pPr>
              <w:rPr>
                <w:rFonts w:eastAsia="Times New Roman"/>
                <w:color w:val="000000"/>
              </w:rPr>
            </w:pPr>
            <w:r>
              <w:rPr>
                <w:rFonts w:eastAsia="Times New Roman"/>
                <w:color w:val="000000"/>
              </w:rPr>
              <w:t>1.5 A</w:t>
            </w:r>
          </w:p>
        </w:tc>
        <w:tc>
          <w:tcPr>
            <w:tcW w:w="810" w:type="dxa"/>
          </w:tcPr>
          <w:p w14:paraId="0537EA9F" w14:textId="77777777" w:rsidR="007D2CCF" w:rsidRDefault="007D2CCF" w:rsidP="00FB685C">
            <w:r>
              <w:t>-</w:t>
            </w:r>
          </w:p>
        </w:tc>
        <w:tc>
          <w:tcPr>
            <w:tcW w:w="900" w:type="dxa"/>
          </w:tcPr>
          <w:p w14:paraId="4D308125" w14:textId="77777777" w:rsidR="007D2CCF" w:rsidRDefault="007D2CCF" w:rsidP="00FB685C">
            <w:pPr>
              <w:rPr>
                <w:rFonts w:eastAsia="Times New Roman"/>
                <w:color w:val="000000"/>
              </w:rPr>
            </w:pPr>
            <w:r>
              <w:rPr>
                <w:rFonts w:eastAsia="Times New Roman"/>
                <w:color w:val="000000"/>
              </w:rPr>
              <w:t>-</w:t>
            </w:r>
          </w:p>
        </w:tc>
        <w:tc>
          <w:tcPr>
            <w:tcW w:w="1170" w:type="dxa"/>
          </w:tcPr>
          <w:p w14:paraId="58D748CC" w14:textId="77777777" w:rsidR="007D2CCF" w:rsidRDefault="007D2CCF" w:rsidP="00FB685C">
            <w:pPr>
              <w:rPr>
                <w:rFonts w:eastAsia="Times New Roman"/>
                <w:color w:val="000000"/>
              </w:rPr>
            </w:pPr>
            <w:r>
              <w:rPr>
                <w:rFonts w:eastAsia="Times New Roman"/>
                <w:color w:val="000000"/>
              </w:rPr>
              <w:t>-</w:t>
            </w:r>
          </w:p>
        </w:tc>
        <w:tc>
          <w:tcPr>
            <w:tcW w:w="900" w:type="dxa"/>
          </w:tcPr>
          <w:p w14:paraId="5610AA93" w14:textId="77777777" w:rsidR="007D2CCF" w:rsidRDefault="007D2CCF" w:rsidP="00FB685C">
            <w:pPr>
              <w:rPr>
                <w:rFonts w:eastAsia="Times New Roman"/>
                <w:color w:val="000000"/>
              </w:rPr>
            </w:pPr>
            <w:r>
              <w:rPr>
                <w:rFonts w:eastAsia="Times New Roman"/>
                <w:color w:val="000000"/>
              </w:rPr>
              <w:t>1.5 A</w:t>
            </w:r>
          </w:p>
        </w:tc>
        <w:tc>
          <w:tcPr>
            <w:tcW w:w="3420" w:type="dxa"/>
          </w:tcPr>
          <w:p w14:paraId="586CBBE4" w14:textId="77777777" w:rsidR="007D2CCF" w:rsidRDefault="007D2CCF" w:rsidP="00FB685C">
            <w:pPr>
              <w:rPr>
                <w:rFonts w:eastAsia="Times New Roman"/>
                <w:color w:val="000000"/>
              </w:rPr>
            </w:pPr>
            <w:r>
              <w:rPr>
                <w:rFonts w:eastAsia="Times New Roman"/>
                <w:color w:val="000000"/>
              </w:rPr>
              <w:t>GLV/SCADA to Cooling Controller</w:t>
            </w:r>
          </w:p>
        </w:tc>
      </w:tr>
      <w:tr w:rsidR="007D2CCF" w14:paraId="244D57C2" w14:textId="77777777" w:rsidTr="00FB685C">
        <w:trPr>
          <w:trHeight w:val="593"/>
        </w:trPr>
        <w:tc>
          <w:tcPr>
            <w:tcW w:w="918" w:type="dxa"/>
            <w:shd w:val="clear" w:color="auto" w:fill="auto"/>
          </w:tcPr>
          <w:p w14:paraId="31659495" w14:textId="77777777" w:rsidR="007D2CCF" w:rsidRDefault="007D2CCF" w:rsidP="00FB685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2101EE86"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62284EB6"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3F60999F"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7F24C1D"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255EEF32" w14:textId="77777777" w:rsidR="007D2CCF" w:rsidRDefault="007D2CCF" w:rsidP="00FB685C">
            <w:pPr>
              <w:rPr>
                <w:rFonts w:eastAsia="Times New Roman"/>
                <w:color w:val="000000"/>
              </w:rPr>
            </w:pPr>
            <w:r>
              <w:rPr>
                <w:rFonts w:eastAsia="Times New Roman"/>
                <w:color w:val="000000"/>
              </w:rPr>
              <w:t>-20 to 80</w:t>
            </w:r>
          </w:p>
        </w:tc>
        <w:tc>
          <w:tcPr>
            <w:tcW w:w="990" w:type="dxa"/>
          </w:tcPr>
          <w:p w14:paraId="460B11FA" w14:textId="77777777" w:rsidR="007D2CCF" w:rsidRDefault="007D2CCF" w:rsidP="00FB685C">
            <w:pPr>
              <w:rPr>
                <w:rFonts w:eastAsia="Times New Roman"/>
                <w:color w:val="000000"/>
              </w:rPr>
            </w:pPr>
            <w:r>
              <w:rPr>
                <w:rFonts w:eastAsia="Times New Roman"/>
                <w:color w:val="000000"/>
              </w:rPr>
              <w:t>9.3 A</w:t>
            </w:r>
          </w:p>
        </w:tc>
        <w:tc>
          <w:tcPr>
            <w:tcW w:w="810" w:type="dxa"/>
          </w:tcPr>
          <w:p w14:paraId="31BD823B" w14:textId="77777777" w:rsidR="007D2CCF" w:rsidRDefault="007D2CCF" w:rsidP="00FB685C">
            <w:r>
              <w:t>-</w:t>
            </w:r>
          </w:p>
        </w:tc>
        <w:tc>
          <w:tcPr>
            <w:tcW w:w="900" w:type="dxa"/>
          </w:tcPr>
          <w:p w14:paraId="4E39E62D" w14:textId="77777777" w:rsidR="007D2CCF" w:rsidRDefault="007D2CCF" w:rsidP="00FB685C">
            <w:pPr>
              <w:rPr>
                <w:rFonts w:eastAsia="Times New Roman"/>
                <w:color w:val="000000"/>
              </w:rPr>
            </w:pPr>
            <w:r>
              <w:rPr>
                <w:rFonts w:eastAsia="Times New Roman"/>
                <w:color w:val="000000"/>
              </w:rPr>
              <w:t>-</w:t>
            </w:r>
          </w:p>
        </w:tc>
        <w:tc>
          <w:tcPr>
            <w:tcW w:w="1170" w:type="dxa"/>
          </w:tcPr>
          <w:p w14:paraId="1E4036E6" w14:textId="77777777" w:rsidR="007D2CCF" w:rsidRDefault="007D2CCF" w:rsidP="00FB685C">
            <w:pPr>
              <w:rPr>
                <w:rFonts w:eastAsia="Times New Roman"/>
                <w:color w:val="000000"/>
              </w:rPr>
            </w:pPr>
            <w:r>
              <w:rPr>
                <w:rFonts w:eastAsia="Times New Roman"/>
                <w:color w:val="000000"/>
              </w:rPr>
              <w:t>-</w:t>
            </w:r>
          </w:p>
        </w:tc>
        <w:tc>
          <w:tcPr>
            <w:tcW w:w="900" w:type="dxa"/>
          </w:tcPr>
          <w:p w14:paraId="2086D446" w14:textId="77777777" w:rsidR="007D2CCF" w:rsidRDefault="007D2CCF" w:rsidP="00FB685C">
            <w:pPr>
              <w:rPr>
                <w:rFonts w:eastAsia="Times New Roman"/>
                <w:color w:val="000000"/>
              </w:rPr>
            </w:pPr>
            <w:r>
              <w:rPr>
                <w:rFonts w:eastAsia="Times New Roman"/>
                <w:color w:val="000000"/>
              </w:rPr>
              <w:t>9.3 A</w:t>
            </w:r>
          </w:p>
        </w:tc>
        <w:tc>
          <w:tcPr>
            <w:tcW w:w="3420" w:type="dxa"/>
          </w:tcPr>
          <w:p w14:paraId="6F8A362D" w14:textId="77777777" w:rsidR="007D2CCF" w:rsidRDefault="007D2CCF" w:rsidP="00FB685C">
            <w:pPr>
              <w:rPr>
                <w:rFonts w:eastAsia="Times New Roman"/>
                <w:color w:val="000000"/>
              </w:rPr>
            </w:pPr>
            <w:r>
              <w:rPr>
                <w:rFonts w:eastAsia="Times New Roman"/>
                <w:color w:val="000000"/>
              </w:rPr>
              <w:t>GLV Power to Right Side Control</w:t>
            </w:r>
          </w:p>
        </w:tc>
      </w:tr>
      <w:tr w:rsidR="007D2CCF" w14:paraId="232C8DB1" w14:textId="77777777" w:rsidTr="00FB685C">
        <w:trPr>
          <w:trHeight w:val="593"/>
        </w:trPr>
        <w:tc>
          <w:tcPr>
            <w:tcW w:w="918" w:type="dxa"/>
            <w:shd w:val="clear" w:color="auto" w:fill="auto"/>
          </w:tcPr>
          <w:p w14:paraId="462C673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3081B77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7B678F44"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4EF0116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AD84CE5"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70ADB0A" w14:textId="77777777" w:rsidR="007D2CCF" w:rsidRDefault="007D2CCF" w:rsidP="00FB685C">
            <w:pPr>
              <w:rPr>
                <w:rFonts w:eastAsia="Times New Roman"/>
                <w:color w:val="000000"/>
              </w:rPr>
            </w:pPr>
            <w:r>
              <w:rPr>
                <w:rFonts w:eastAsia="Times New Roman"/>
                <w:color w:val="000000"/>
              </w:rPr>
              <w:t>-20 to 80</w:t>
            </w:r>
          </w:p>
        </w:tc>
        <w:tc>
          <w:tcPr>
            <w:tcW w:w="990" w:type="dxa"/>
          </w:tcPr>
          <w:p w14:paraId="4681CD33" w14:textId="77777777" w:rsidR="007D2CCF" w:rsidRDefault="007D2CCF" w:rsidP="00FB685C">
            <w:pPr>
              <w:rPr>
                <w:rFonts w:eastAsia="Times New Roman"/>
                <w:color w:val="000000"/>
              </w:rPr>
            </w:pPr>
            <w:r>
              <w:rPr>
                <w:rFonts w:eastAsia="Times New Roman"/>
                <w:color w:val="000000"/>
              </w:rPr>
              <w:t>9.3 A</w:t>
            </w:r>
          </w:p>
          <w:p w14:paraId="7CA9EAB3" w14:textId="77777777" w:rsidR="007D2CCF" w:rsidRPr="00B903BC" w:rsidRDefault="007D2CCF" w:rsidP="00FB685C">
            <w:pPr>
              <w:rPr>
                <w:rFonts w:eastAsia="Times New Roman"/>
              </w:rPr>
            </w:pPr>
          </w:p>
        </w:tc>
        <w:tc>
          <w:tcPr>
            <w:tcW w:w="810" w:type="dxa"/>
          </w:tcPr>
          <w:p w14:paraId="1D9DD8AE" w14:textId="77777777" w:rsidR="007D2CCF" w:rsidRDefault="007D2CCF" w:rsidP="00FB685C">
            <w:r>
              <w:t>-</w:t>
            </w:r>
          </w:p>
        </w:tc>
        <w:tc>
          <w:tcPr>
            <w:tcW w:w="900" w:type="dxa"/>
          </w:tcPr>
          <w:p w14:paraId="4B8E443B" w14:textId="77777777" w:rsidR="007D2CCF" w:rsidRDefault="007D2CCF" w:rsidP="00FB685C">
            <w:pPr>
              <w:rPr>
                <w:rFonts w:eastAsia="Times New Roman"/>
                <w:color w:val="000000"/>
              </w:rPr>
            </w:pPr>
            <w:r>
              <w:rPr>
                <w:rFonts w:eastAsia="Times New Roman"/>
                <w:color w:val="000000"/>
              </w:rPr>
              <w:t>-</w:t>
            </w:r>
          </w:p>
        </w:tc>
        <w:tc>
          <w:tcPr>
            <w:tcW w:w="1170" w:type="dxa"/>
          </w:tcPr>
          <w:p w14:paraId="2BDC6E0A" w14:textId="77777777" w:rsidR="007D2CCF" w:rsidRDefault="007D2CCF" w:rsidP="00FB685C">
            <w:pPr>
              <w:rPr>
                <w:rFonts w:eastAsia="Times New Roman"/>
                <w:color w:val="000000"/>
              </w:rPr>
            </w:pPr>
            <w:r>
              <w:rPr>
                <w:rFonts w:eastAsia="Times New Roman"/>
                <w:color w:val="000000"/>
              </w:rPr>
              <w:t>-</w:t>
            </w:r>
          </w:p>
        </w:tc>
        <w:tc>
          <w:tcPr>
            <w:tcW w:w="900" w:type="dxa"/>
          </w:tcPr>
          <w:p w14:paraId="427650F8" w14:textId="77777777" w:rsidR="007D2CCF" w:rsidRDefault="007D2CCF" w:rsidP="00FB685C">
            <w:pPr>
              <w:rPr>
                <w:rFonts w:eastAsia="Times New Roman"/>
                <w:color w:val="000000"/>
              </w:rPr>
            </w:pPr>
            <w:r>
              <w:rPr>
                <w:rFonts w:eastAsia="Times New Roman"/>
                <w:color w:val="000000"/>
              </w:rPr>
              <w:t>9.3 A</w:t>
            </w:r>
          </w:p>
        </w:tc>
        <w:tc>
          <w:tcPr>
            <w:tcW w:w="3420" w:type="dxa"/>
          </w:tcPr>
          <w:p w14:paraId="500D240B" w14:textId="77777777" w:rsidR="007D2CCF" w:rsidRDefault="007D2CCF" w:rsidP="00FB685C">
            <w:pPr>
              <w:rPr>
                <w:rFonts w:eastAsia="Times New Roman"/>
                <w:color w:val="000000"/>
              </w:rPr>
            </w:pPr>
            <w:r>
              <w:rPr>
                <w:rFonts w:eastAsia="Times New Roman"/>
                <w:color w:val="000000"/>
              </w:rPr>
              <w:t>GLV Power to Right Side Control</w:t>
            </w:r>
          </w:p>
        </w:tc>
      </w:tr>
      <w:tr w:rsidR="007D2CCF" w14:paraId="041F0BDB" w14:textId="77777777" w:rsidTr="00FB685C">
        <w:trPr>
          <w:trHeight w:val="593"/>
        </w:trPr>
        <w:tc>
          <w:tcPr>
            <w:tcW w:w="918" w:type="dxa"/>
            <w:shd w:val="clear" w:color="auto" w:fill="auto"/>
          </w:tcPr>
          <w:p w14:paraId="7F449504"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0515B2DE"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2C7B9E3B"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1D71FE0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92AF5AF"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0201BAE" w14:textId="77777777" w:rsidR="007D2CCF" w:rsidRDefault="007D2CCF" w:rsidP="00FB685C">
            <w:pPr>
              <w:rPr>
                <w:rFonts w:eastAsia="Times New Roman"/>
                <w:color w:val="000000"/>
              </w:rPr>
            </w:pPr>
            <w:r>
              <w:rPr>
                <w:rFonts w:eastAsia="Times New Roman"/>
                <w:color w:val="000000"/>
              </w:rPr>
              <w:t>-20 to 80</w:t>
            </w:r>
          </w:p>
        </w:tc>
        <w:tc>
          <w:tcPr>
            <w:tcW w:w="990" w:type="dxa"/>
          </w:tcPr>
          <w:p w14:paraId="2AD2CBA3" w14:textId="77777777" w:rsidR="007D2CCF" w:rsidRDefault="007D2CCF" w:rsidP="00FB685C">
            <w:pPr>
              <w:rPr>
                <w:rFonts w:eastAsia="Times New Roman"/>
                <w:color w:val="000000"/>
              </w:rPr>
            </w:pPr>
            <w:r>
              <w:rPr>
                <w:rFonts w:eastAsia="Times New Roman"/>
                <w:color w:val="000000"/>
              </w:rPr>
              <w:t>9.3 A</w:t>
            </w:r>
          </w:p>
          <w:p w14:paraId="73DAF57E" w14:textId="77777777" w:rsidR="007D2CCF" w:rsidRDefault="007D2CCF" w:rsidP="00FB685C">
            <w:pPr>
              <w:rPr>
                <w:rFonts w:eastAsia="Times New Roman"/>
                <w:color w:val="000000"/>
              </w:rPr>
            </w:pPr>
          </w:p>
        </w:tc>
        <w:tc>
          <w:tcPr>
            <w:tcW w:w="810" w:type="dxa"/>
          </w:tcPr>
          <w:p w14:paraId="3208D557" w14:textId="77777777" w:rsidR="007D2CCF" w:rsidRDefault="007D2CCF" w:rsidP="00FB685C">
            <w:r>
              <w:t>-</w:t>
            </w:r>
          </w:p>
        </w:tc>
        <w:tc>
          <w:tcPr>
            <w:tcW w:w="900" w:type="dxa"/>
          </w:tcPr>
          <w:p w14:paraId="17ED3A1B" w14:textId="77777777" w:rsidR="007D2CCF" w:rsidRDefault="007D2CCF" w:rsidP="00FB685C">
            <w:pPr>
              <w:rPr>
                <w:rFonts w:eastAsia="Times New Roman"/>
                <w:color w:val="000000"/>
              </w:rPr>
            </w:pPr>
            <w:r>
              <w:rPr>
                <w:rFonts w:eastAsia="Times New Roman"/>
                <w:color w:val="000000"/>
              </w:rPr>
              <w:t>-</w:t>
            </w:r>
          </w:p>
        </w:tc>
        <w:tc>
          <w:tcPr>
            <w:tcW w:w="1170" w:type="dxa"/>
          </w:tcPr>
          <w:p w14:paraId="02DAECF0" w14:textId="77777777" w:rsidR="007D2CCF" w:rsidRDefault="007D2CCF" w:rsidP="00FB685C">
            <w:pPr>
              <w:rPr>
                <w:rFonts w:eastAsia="Times New Roman"/>
                <w:color w:val="000000"/>
              </w:rPr>
            </w:pPr>
            <w:r>
              <w:rPr>
                <w:rFonts w:eastAsia="Times New Roman"/>
                <w:color w:val="000000"/>
              </w:rPr>
              <w:t>-</w:t>
            </w:r>
          </w:p>
        </w:tc>
        <w:tc>
          <w:tcPr>
            <w:tcW w:w="900" w:type="dxa"/>
          </w:tcPr>
          <w:p w14:paraId="23C05F79" w14:textId="77777777" w:rsidR="007D2CCF" w:rsidRDefault="007D2CCF" w:rsidP="00FB685C">
            <w:pPr>
              <w:rPr>
                <w:rFonts w:eastAsia="Times New Roman"/>
                <w:color w:val="000000"/>
              </w:rPr>
            </w:pPr>
            <w:r>
              <w:rPr>
                <w:rFonts w:eastAsia="Times New Roman"/>
                <w:color w:val="000000"/>
              </w:rPr>
              <w:t>9.3 A</w:t>
            </w:r>
          </w:p>
        </w:tc>
        <w:tc>
          <w:tcPr>
            <w:tcW w:w="3420" w:type="dxa"/>
          </w:tcPr>
          <w:p w14:paraId="261B65D9" w14:textId="77777777" w:rsidR="007D2CCF" w:rsidRDefault="007D2CCF" w:rsidP="00FB685C">
            <w:pPr>
              <w:rPr>
                <w:rFonts w:eastAsia="Times New Roman"/>
                <w:color w:val="000000"/>
              </w:rPr>
            </w:pPr>
            <w:r>
              <w:rPr>
                <w:rFonts w:eastAsia="Times New Roman"/>
                <w:color w:val="000000"/>
              </w:rPr>
              <w:t>GLV Power to Left Side Control</w:t>
            </w:r>
          </w:p>
        </w:tc>
      </w:tr>
      <w:tr w:rsidR="007D2CCF" w14:paraId="56FC049F" w14:textId="77777777" w:rsidTr="00FB685C">
        <w:trPr>
          <w:trHeight w:val="593"/>
        </w:trPr>
        <w:tc>
          <w:tcPr>
            <w:tcW w:w="918" w:type="dxa"/>
            <w:shd w:val="clear" w:color="auto" w:fill="auto"/>
          </w:tcPr>
          <w:p w14:paraId="361671C1"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1616BE80"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0196EF9F"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1673664E"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428730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ED113AA" w14:textId="77777777" w:rsidR="007D2CCF" w:rsidRDefault="007D2CCF" w:rsidP="00FB685C">
            <w:pPr>
              <w:rPr>
                <w:rFonts w:eastAsia="Times New Roman"/>
                <w:color w:val="000000"/>
              </w:rPr>
            </w:pPr>
            <w:r>
              <w:rPr>
                <w:rFonts w:eastAsia="Times New Roman"/>
                <w:color w:val="000000"/>
              </w:rPr>
              <w:t>-20 to 80</w:t>
            </w:r>
          </w:p>
        </w:tc>
        <w:tc>
          <w:tcPr>
            <w:tcW w:w="990" w:type="dxa"/>
          </w:tcPr>
          <w:p w14:paraId="35EC538D" w14:textId="77777777" w:rsidR="007D2CCF" w:rsidRDefault="007D2CCF" w:rsidP="00FB685C">
            <w:pPr>
              <w:rPr>
                <w:rFonts w:eastAsia="Times New Roman"/>
                <w:color w:val="000000"/>
              </w:rPr>
            </w:pPr>
            <w:r>
              <w:rPr>
                <w:rFonts w:eastAsia="Times New Roman"/>
                <w:color w:val="000000"/>
              </w:rPr>
              <w:t>9.3 A</w:t>
            </w:r>
          </w:p>
        </w:tc>
        <w:tc>
          <w:tcPr>
            <w:tcW w:w="810" w:type="dxa"/>
          </w:tcPr>
          <w:p w14:paraId="464E0630" w14:textId="77777777" w:rsidR="007D2CCF" w:rsidRDefault="007D2CCF" w:rsidP="00FB685C">
            <w:r>
              <w:t>-</w:t>
            </w:r>
          </w:p>
        </w:tc>
        <w:tc>
          <w:tcPr>
            <w:tcW w:w="900" w:type="dxa"/>
          </w:tcPr>
          <w:p w14:paraId="3A504198" w14:textId="77777777" w:rsidR="007D2CCF" w:rsidRDefault="007D2CCF" w:rsidP="00FB685C">
            <w:pPr>
              <w:rPr>
                <w:rFonts w:eastAsia="Times New Roman"/>
                <w:color w:val="000000"/>
              </w:rPr>
            </w:pPr>
            <w:r>
              <w:rPr>
                <w:rFonts w:eastAsia="Times New Roman"/>
                <w:color w:val="000000"/>
              </w:rPr>
              <w:t>-</w:t>
            </w:r>
          </w:p>
        </w:tc>
        <w:tc>
          <w:tcPr>
            <w:tcW w:w="1170" w:type="dxa"/>
          </w:tcPr>
          <w:p w14:paraId="33F13C1C" w14:textId="77777777" w:rsidR="007D2CCF" w:rsidRDefault="007D2CCF" w:rsidP="00FB685C">
            <w:pPr>
              <w:rPr>
                <w:rFonts w:eastAsia="Times New Roman"/>
                <w:color w:val="000000"/>
              </w:rPr>
            </w:pPr>
            <w:r>
              <w:rPr>
                <w:rFonts w:eastAsia="Times New Roman"/>
                <w:color w:val="000000"/>
              </w:rPr>
              <w:t>-</w:t>
            </w:r>
          </w:p>
        </w:tc>
        <w:tc>
          <w:tcPr>
            <w:tcW w:w="900" w:type="dxa"/>
          </w:tcPr>
          <w:p w14:paraId="489BDA7C" w14:textId="77777777" w:rsidR="007D2CCF" w:rsidRDefault="007D2CCF" w:rsidP="00FB685C">
            <w:pPr>
              <w:rPr>
                <w:rFonts w:eastAsia="Times New Roman"/>
                <w:color w:val="000000"/>
              </w:rPr>
            </w:pPr>
            <w:r>
              <w:rPr>
                <w:rFonts w:eastAsia="Times New Roman"/>
                <w:color w:val="000000"/>
              </w:rPr>
              <w:t>9.3 A</w:t>
            </w:r>
          </w:p>
        </w:tc>
        <w:tc>
          <w:tcPr>
            <w:tcW w:w="3420" w:type="dxa"/>
          </w:tcPr>
          <w:p w14:paraId="1E19987F" w14:textId="77777777" w:rsidR="007D2CCF" w:rsidRDefault="007D2CCF" w:rsidP="00FB685C">
            <w:pPr>
              <w:rPr>
                <w:rFonts w:eastAsia="Times New Roman"/>
                <w:color w:val="000000"/>
              </w:rPr>
            </w:pPr>
            <w:r>
              <w:rPr>
                <w:rFonts w:eastAsia="Times New Roman"/>
                <w:color w:val="000000"/>
              </w:rPr>
              <w:t>GLV/SCADA to Right Side Control</w:t>
            </w:r>
          </w:p>
        </w:tc>
      </w:tr>
      <w:tr w:rsidR="007D2CCF" w14:paraId="755E7E79" w14:textId="77777777" w:rsidTr="00FB685C">
        <w:trPr>
          <w:trHeight w:val="593"/>
        </w:trPr>
        <w:tc>
          <w:tcPr>
            <w:tcW w:w="918" w:type="dxa"/>
            <w:shd w:val="clear" w:color="auto" w:fill="auto"/>
          </w:tcPr>
          <w:p w14:paraId="1D4A225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014A15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727DC3B1" w14:textId="77777777" w:rsidR="007D2CCF" w:rsidRDefault="007D2CCF" w:rsidP="00FB685C">
            <w:pPr>
              <w:rPr>
                <w:rFonts w:eastAsia="Times New Roman"/>
                <w:color w:val="000000"/>
              </w:rPr>
            </w:pPr>
            <w:r>
              <w:rPr>
                <w:rFonts w:eastAsia="Times New Roman"/>
                <w:color w:val="000000"/>
              </w:rPr>
              <w:t>12</w:t>
            </w:r>
          </w:p>
          <w:p w14:paraId="5DC955A2" w14:textId="77777777" w:rsidR="007D2CCF" w:rsidRDefault="007D2CCF" w:rsidP="00FB685C">
            <w:pPr>
              <w:rPr>
                <w:rFonts w:eastAsia="Times New Roman"/>
              </w:rPr>
            </w:pPr>
          </w:p>
          <w:p w14:paraId="0FE71D44" w14:textId="77777777" w:rsidR="007D2CCF" w:rsidRPr="00B903BC" w:rsidRDefault="007D2CCF" w:rsidP="00FB685C">
            <w:pPr>
              <w:rPr>
                <w:rFonts w:eastAsia="Times New Roman"/>
              </w:rPr>
            </w:pPr>
          </w:p>
        </w:tc>
        <w:tc>
          <w:tcPr>
            <w:tcW w:w="900" w:type="dxa"/>
            <w:shd w:val="clear" w:color="auto" w:fill="auto"/>
          </w:tcPr>
          <w:p w14:paraId="305A856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1BBBC59D"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D98D6AE" w14:textId="77777777" w:rsidR="007D2CCF" w:rsidRDefault="007D2CCF" w:rsidP="00FB685C">
            <w:pPr>
              <w:rPr>
                <w:rFonts w:eastAsia="Times New Roman"/>
                <w:color w:val="000000"/>
              </w:rPr>
            </w:pPr>
            <w:r>
              <w:rPr>
                <w:rFonts w:eastAsia="Times New Roman"/>
                <w:color w:val="000000"/>
              </w:rPr>
              <w:t>-20 to 80</w:t>
            </w:r>
          </w:p>
        </w:tc>
        <w:tc>
          <w:tcPr>
            <w:tcW w:w="990" w:type="dxa"/>
          </w:tcPr>
          <w:p w14:paraId="3B707EFE" w14:textId="77777777" w:rsidR="007D2CCF" w:rsidRDefault="007D2CCF" w:rsidP="00FB685C">
            <w:pPr>
              <w:rPr>
                <w:rFonts w:eastAsia="Times New Roman"/>
                <w:color w:val="000000"/>
              </w:rPr>
            </w:pPr>
            <w:r>
              <w:rPr>
                <w:rFonts w:eastAsia="Times New Roman"/>
                <w:color w:val="000000"/>
              </w:rPr>
              <w:t>9.3 A</w:t>
            </w:r>
          </w:p>
        </w:tc>
        <w:tc>
          <w:tcPr>
            <w:tcW w:w="810" w:type="dxa"/>
          </w:tcPr>
          <w:p w14:paraId="65C4AF70" w14:textId="77777777" w:rsidR="007D2CCF" w:rsidRDefault="007D2CCF" w:rsidP="00FB685C">
            <w:r>
              <w:t>-</w:t>
            </w:r>
          </w:p>
        </w:tc>
        <w:tc>
          <w:tcPr>
            <w:tcW w:w="900" w:type="dxa"/>
          </w:tcPr>
          <w:p w14:paraId="458B3B5F" w14:textId="77777777" w:rsidR="007D2CCF" w:rsidRDefault="007D2CCF" w:rsidP="00FB685C">
            <w:pPr>
              <w:rPr>
                <w:rFonts w:eastAsia="Times New Roman"/>
                <w:color w:val="000000"/>
              </w:rPr>
            </w:pPr>
            <w:r>
              <w:rPr>
                <w:rFonts w:eastAsia="Times New Roman"/>
                <w:color w:val="000000"/>
              </w:rPr>
              <w:t>-</w:t>
            </w:r>
          </w:p>
          <w:p w14:paraId="097183A2" w14:textId="77777777" w:rsidR="007D2CCF" w:rsidRDefault="007D2CCF" w:rsidP="00FB685C">
            <w:pPr>
              <w:rPr>
                <w:rFonts w:eastAsia="Times New Roman"/>
              </w:rPr>
            </w:pPr>
          </w:p>
          <w:p w14:paraId="62D38257" w14:textId="77777777" w:rsidR="007D2CCF" w:rsidRPr="00B903BC" w:rsidRDefault="007D2CCF" w:rsidP="00FB685C">
            <w:pPr>
              <w:rPr>
                <w:rFonts w:eastAsia="Times New Roman"/>
              </w:rPr>
            </w:pPr>
          </w:p>
        </w:tc>
        <w:tc>
          <w:tcPr>
            <w:tcW w:w="1170" w:type="dxa"/>
          </w:tcPr>
          <w:p w14:paraId="673C2F0D" w14:textId="77777777" w:rsidR="007D2CCF" w:rsidRDefault="007D2CCF" w:rsidP="00FB685C">
            <w:pPr>
              <w:rPr>
                <w:rFonts w:eastAsia="Times New Roman"/>
                <w:color w:val="000000"/>
              </w:rPr>
            </w:pPr>
            <w:r>
              <w:rPr>
                <w:rFonts w:eastAsia="Times New Roman"/>
                <w:color w:val="000000"/>
              </w:rPr>
              <w:t>-</w:t>
            </w:r>
          </w:p>
        </w:tc>
        <w:tc>
          <w:tcPr>
            <w:tcW w:w="900" w:type="dxa"/>
          </w:tcPr>
          <w:p w14:paraId="0AE5F1B3" w14:textId="77777777" w:rsidR="007D2CCF" w:rsidRDefault="007D2CCF" w:rsidP="00FB685C">
            <w:pPr>
              <w:rPr>
                <w:rFonts w:eastAsia="Times New Roman"/>
                <w:color w:val="000000"/>
              </w:rPr>
            </w:pPr>
            <w:r>
              <w:rPr>
                <w:rFonts w:eastAsia="Times New Roman"/>
                <w:color w:val="000000"/>
              </w:rPr>
              <w:t>9.3 A</w:t>
            </w:r>
          </w:p>
        </w:tc>
        <w:tc>
          <w:tcPr>
            <w:tcW w:w="3420" w:type="dxa"/>
          </w:tcPr>
          <w:p w14:paraId="327609B0" w14:textId="77777777" w:rsidR="007D2CCF" w:rsidRDefault="007D2CCF" w:rsidP="00FB685C">
            <w:pPr>
              <w:rPr>
                <w:rFonts w:eastAsia="Times New Roman"/>
                <w:color w:val="000000"/>
              </w:rPr>
            </w:pPr>
            <w:r>
              <w:rPr>
                <w:rFonts w:eastAsia="Times New Roman"/>
                <w:color w:val="000000"/>
              </w:rPr>
              <w:t>GLV Power Supply</w:t>
            </w:r>
          </w:p>
        </w:tc>
      </w:tr>
      <w:tr w:rsidR="007D2CCF" w14:paraId="59A37D4C" w14:textId="77777777" w:rsidTr="00FB685C">
        <w:trPr>
          <w:trHeight w:val="593"/>
        </w:trPr>
        <w:tc>
          <w:tcPr>
            <w:tcW w:w="918" w:type="dxa"/>
            <w:shd w:val="clear" w:color="auto" w:fill="auto"/>
          </w:tcPr>
          <w:p w14:paraId="4526EA7B"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00FE5AB6"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38EAAC6B" w14:textId="77777777" w:rsidR="007D2CCF" w:rsidRDefault="007D2CCF" w:rsidP="00FB685C">
            <w:pPr>
              <w:rPr>
                <w:rFonts w:eastAsia="Times New Roman"/>
                <w:color w:val="000000"/>
              </w:rPr>
            </w:pPr>
            <w:r>
              <w:rPr>
                <w:rFonts w:eastAsia="Times New Roman"/>
                <w:color w:val="000000"/>
              </w:rPr>
              <w:t>12</w:t>
            </w:r>
          </w:p>
          <w:p w14:paraId="1DE55679" w14:textId="77777777" w:rsidR="007D2CCF" w:rsidRDefault="007D2CCF" w:rsidP="00FB685C">
            <w:pPr>
              <w:rPr>
                <w:rFonts w:eastAsia="Times New Roman"/>
              </w:rPr>
            </w:pPr>
          </w:p>
          <w:p w14:paraId="0233177C" w14:textId="77777777" w:rsidR="007D2CCF" w:rsidRDefault="007D2CCF" w:rsidP="00FB685C">
            <w:pPr>
              <w:rPr>
                <w:rFonts w:eastAsia="Times New Roman"/>
                <w:color w:val="000000"/>
              </w:rPr>
            </w:pPr>
          </w:p>
        </w:tc>
        <w:tc>
          <w:tcPr>
            <w:tcW w:w="900" w:type="dxa"/>
            <w:shd w:val="clear" w:color="auto" w:fill="auto"/>
          </w:tcPr>
          <w:p w14:paraId="7D18940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2F31820"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32F156B9" w14:textId="77777777" w:rsidR="007D2CCF" w:rsidRDefault="007D2CCF" w:rsidP="00FB685C">
            <w:pPr>
              <w:rPr>
                <w:rFonts w:eastAsia="Times New Roman"/>
                <w:color w:val="000000"/>
              </w:rPr>
            </w:pPr>
            <w:r>
              <w:rPr>
                <w:rFonts w:eastAsia="Times New Roman"/>
                <w:color w:val="000000"/>
              </w:rPr>
              <w:t>-20 to 80</w:t>
            </w:r>
          </w:p>
        </w:tc>
        <w:tc>
          <w:tcPr>
            <w:tcW w:w="990" w:type="dxa"/>
          </w:tcPr>
          <w:p w14:paraId="6F98BB8A" w14:textId="77777777" w:rsidR="007D2CCF" w:rsidRDefault="007D2CCF" w:rsidP="00FB685C">
            <w:pPr>
              <w:rPr>
                <w:rFonts w:eastAsia="Times New Roman"/>
                <w:color w:val="000000"/>
              </w:rPr>
            </w:pPr>
            <w:r>
              <w:rPr>
                <w:rFonts w:eastAsia="Times New Roman"/>
                <w:color w:val="000000"/>
              </w:rPr>
              <w:t>9.3 A</w:t>
            </w:r>
          </w:p>
        </w:tc>
        <w:tc>
          <w:tcPr>
            <w:tcW w:w="810" w:type="dxa"/>
          </w:tcPr>
          <w:p w14:paraId="515F9026" w14:textId="77777777" w:rsidR="007D2CCF" w:rsidRDefault="007D2CCF" w:rsidP="00FB685C">
            <w:r>
              <w:t>-</w:t>
            </w:r>
          </w:p>
        </w:tc>
        <w:tc>
          <w:tcPr>
            <w:tcW w:w="900" w:type="dxa"/>
          </w:tcPr>
          <w:p w14:paraId="5A29D4C0" w14:textId="77777777" w:rsidR="007D2CCF" w:rsidRDefault="007D2CCF" w:rsidP="00FB685C">
            <w:pPr>
              <w:rPr>
                <w:rFonts w:eastAsia="Times New Roman"/>
                <w:color w:val="000000"/>
              </w:rPr>
            </w:pPr>
            <w:r>
              <w:rPr>
                <w:rFonts w:eastAsia="Times New Roman"/>
                <w:color w:val="000000"/>
              </w:rPr>
              <w:t>-</w:t>
            </w:r>
          </w:p>
          <w:p w14:paraId="11D3A684" w14:textId="77777777" w:rsidR="007D2CCF" w:rsidRDefault="007D2CCF" w:rsidP="00FB685C">
            <w:pPr>
              <w:rPr>
                <w:rFonts w:eastAsia="Times New Roman"/>
              </w:rPr>
            </w:pPr>
          </w:p>
          <w:p w14:paraId="7FA7C47B" w14:textId="77777777" w:rsidR="007D2CCF" w:rsidRDefault="007D2CCF" w:rsidP="00FB685C">
            <w:pPr>
              <w:rPr>
                <w:rFonts w:eastAsia="Times New Roman"/>
                <w:color w:val="000000"/>
              </w:rPr>
            </w:pPr>
          </w:p>
        </w:tc>
        <w:tc>
          <w:tcPr>
            <w:tcW w:w="1170" w:type="dxa"/>
          </w:tcPr>
          <w:p w14:paraId="62299B2B" w14:textId="77777777" w:rsidR="007D2CCF" w:rsidRDefault="007D2CCF" w:rsidP="00FB685C">
            <w:pPr>
              <w:rPr>
                <w:rFonts w:eastAsia="Times New Roman"/>
                <w:color w:val="000000"/>
              </w:rPr>
            </w:pPr>
            <w:r>
              <w:rPr>
                <w:rFonts w:eastAsia="Times New Roman"/>
                <w:color w:val="000000"/>
              </w:rPr>
              <w:t>-</w:t>
            </w:r>
          </w:p>
        </w:tc>
        <w:tc>
          <w:tcPr>
            <w:tcW w:w="900" w:type="dxa"/>
          </w:tcPr>
          <w:p w14:paraId="71329D74" w14:textId="77777777" w:rsidR="007D2CCF" w:rsidRDefault="007D2CCF" w:rsidP="00FB685C">
            <w:pPr>
              <w:rPr>
                <w:rFonts w:eastAsia="Times New Roman"/>
                <w:color w:val="000000"/>
              </w:rPr>
            </w:pPr>
            <w:r>
              <w:rPr>
                <w:rFonts w:eastAsia="Times New Roman"/>
                <w:color w:val="000000"/>
              </w:rPr>
              <w:t>9.3 A</w:t>
            </w:r>
          </w:p>
        </w:tc>
        <w:tc>
          <w:tcPr>
            <w:tcW w:w="3420" w:type="dxa"/>
          </w:tcPr>
          <w:p w14:paraId="3DCF6D5E" w14:textId="77777777" w:rsidR="007D2CCF" w:rsidRDefault="007D2CCF" w:rsidP="00FB685C">
            <w:pPr>
              <w:rPr>
                <w:rFonts w:eastAsia="Times New Roman"/>
                <w:color w:val="000000"/>
              </w:rPr>
            </w:pPr>
            <w:r>
              <w:rPr>
                <w:rFonts w:eastAsia="Times New Roman"/>
                <w:color w:val="000000"/>
              </w:rPr>
              <w:t>GLV Battery</w:t>
            </w:r>
          </w:p>
        </w:tc>
      </w:tr>
      <w:tr w:rsidR="007D2CCF" w14:paraId="0A0E1677" w14:textId="77777777" w:rsidTr="00FB685C">
        <w:trPr>
          <w:trHeight w:val="593"/>
        </w:trPr>
        <w:tc>
          <w:tcPr>
            <w:tcW w:w="918" w:type="dxa"/>
            <w:shd w:val="clear" w:color="auto" w:fill="auto"/>
          </w:tcPr>
          <w:p w14:paraId="700AB7C1" w14:textId="77777777" w:rsidR="007D2CCF" w:rsidRDefault="007D2CCF" w:rsidP="00FB685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66385D9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B6AB0FD" w14:textId="77777777" w:rsidR="007D2CCF" w:rsidRDefault="007D2CCF" w:rsidP="00FB685C">
            <w:pPr>
              <w:rPr>
                <w:rFonts w:eastAsia="Times New Roman"/>
                <w:color w:val="000000"/>
              </w:rPr>
            </w:pPr>
            <w:r>
              <w:rPr>
                <w:rFonts w:eastAsia="Times New Roman"/>
                <w:color w:val="000000"/>
              </w:rPr>
              <w:t>12</w:t>
            </w:r>
          </w:p>
          <w:p w14:paraId="6714928E" w14:textId="77777777" w:rsidR="007D2CCF" w:rsidRDefault="007D2CCF" w:rsidP="00FB685C">
            <w:pPr>
              <w:rPr>
                <w:rFonts w:eastAsia="Times New Roman"/>
              </w:rPr>
            </w:pPr>
          </w:p>
          <w:p w14:paraId="1B4737B7" w14:textId="77777777" w:rsidR="007D2CCF" w:rsidRDefault="007D2CCF" w:rsidP="00FB685C">
            <w:pPr>
              <w:rPr>
                <w:rFonts w:eastAsia="Times New Roman"/>
                <w:color w:val="000000"/>
              </w:rPr>
            </w:pPr>
          </w:p>
        </w:tc>
        <w:tc>
          <w:tcPr>
            <w:tcW w:w="900" w:type="dxa"/>
            <w:shd w:val="clear" w:color="auto" w:fill="auto"/>
          </w:tcPr>
          <w:p w14:paraId="1631311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833F48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C389DFB" w14:textId="77777777" w:rsidR="007D2CCF" w:rsidRDefault="007D2CCF" w:rsidP="00FB685C">
            <w:pPr>
              <w:rPr>
                <w:rFonts w:eastAsia="Times New Roman"/>
                <w:color w:val="000000"/>
              </w:rPr>
            </w:pPr>
            <w:r>
              <w:rPr>
                <w:rFonts w:eastAsia="Times New Roman"/>
                <w:color w:val="000000"/>
              </w:rPr>
              <w:t>-20 to 80</w:t>
            </w:r>
          </w:p>
        </w:tc>
        <w:tc>
          <w:tcPr>
            <w:tcW w:w="990" w:type="dxa"/>
          </w:tcPr>
          <w:p w14:paraId="23119634" w14:textId="77777777" w:rsidR="007D2CCF" w:rsidRDefault="007D2CCF" w:rsidP="00FB685C">
            <w:pPr>
              <w:rPr>
                <w:rFonts w:eastAsia="Times New Roman"/>
                <w:color w:val="000000"/>
              </w:rPr>
            </w:pPr>
            <w:r>
              <w:rPr>
                <w:rFonts w:eastAsia="Times New Roman"/>
                <w:color w:val="000000"/>
              </w:rPr>
              <w:t>9.3 A</w:t>
            </w:r>
          </w:p>
        </w:tc>
        <w:tc>
          <w:tcPr>
            <w:tcW w:w="810" w:type="dxa"/>
          </w:tcPr>
          <w:p w14:paraId="74BC11A5" w14:textId="77777777" w:rsidR="007D2CCF" w:rsidRDefault="007D2CCF" w:rsidP="00FB685C">
            <w:r>
              <w:t>-</w:t>
            </w:r>
          </w:p>
        </w:tc>
        <w:tc>
          <w:tcPr>
            <w:tcW w:w="900" w:type="dxa"/>
          </w:tcPr>
          <w:p w14:paraId="6DFDCF17" w14:textId="77777777" w:rsidR="007D2CCF" w:rsidRDefault="007D2CCF" w:rsidP="00FB685C">
            <w:pPr>
              <w:rPr>
                <w:rFonts w:eastAsia="Times New Roman"/>
                <w:color w:val="000000"/>
              </w:rPr>
            </w:pPr>
            <w:r>
              <w:rPr>
                <w:rFonts w:eastAsia="Times New Roman"/>
                <w:color w:val="000000"/>
              </w:rPr>
              <w:t>-</w:t>
            </w:r>
          </w:p>
          <w:p w14:paraId="3CFE91C7" w14:textId="77777777" w:rsidR="007D2CCF" w:rsidRDefault="007D2CCF" w:rsidP="00FB685C">
            <w:pPr>
              <w:rPr>
                <w:rFonts w:eastAsia="Times New Roman"/>
              </w:rPr>
            </w:pPr>
          </w:p>
          <w:p w14:paraId="0D2B52D7" w14:textId="77777777" w:rsidR="007D2CCF" w:rsidRDefault="007D2CCF" w:rsidP="00FB685C">
            <w:pPr>
              <w:rPr>
                <w:rFonts w:eastAsia="Times New Roman"/>
                <w:color w:val="000000"/>
              </w:rPr>
            </w:pPr>
          </w:p>
        </w:tc>
        <w:tc>
          <w:tcPr>
            <w:tcW w:w="1170" w:type="dxa"/>
          </w:tcPr>
          <w:p w14:paraId="5215C9E3" w14:textId="77777777" w:rsidR="007D2CCF" w:rsidRDefault="007D2CCF" w:rsidP="00FB685C">
            <w:pPr>
              <w:rPr>
                <w:rFonts w:eastAsia="Times New Roman"/>
                <w:color w:val="000000"/>
              </w:rPr>
            </w:pPr>
            <w:r>
              <w:rPr>
                <w:rFonts w:eastAsia="Times New Roman"/>
                <w:color w:val="000000"/>
              </w:rPr>
              <w:t>-</w:t>
            </w:r>
          </w:p>
        </w:tc>
        <w:tc>
          <w:tcPr>
            <w:tcW w:w="900" w:type="dxa"/>
          </w:tcPr>
          <w:p w14:paraId="28EEE3C1" w14:textId="77777777" w:rsidR="007D2CCF" w:rsidRDefault="007D2CCF" w:rsidP="00FB685C">
            <w:pPr>
              <w:rPr>
                <w:rFonts w:eastAsia="Times New Roman"/>
                <w:color w:val="000000"/>
              </w:rPr>
            </w:pPr>
            <w:r>
              <w:rPr>
                <w:rFonts w:eastAsia="Times New Roman"/>
                <w:color w:val="000000"/>
              </w:rPr>
              <w:t>9.3 A</w:t>
            </w:r>
          </w:p>
        </w:tc>
        <w:tc>
          <w:tcPr>
            <w:tcW w:w="3420" w:type="dxa"/>
          </w:tcPr>
          <w:p w14:paraId="6FA4383B" w14:textId="77777777" w:rsidR="007D2CCF" w:rsidRDefault="007D2CCF" w:rsidP="00FB685C">
            <w:pPr>
              <w:rPr>
                <w:rFonts w:eastAsia="Times New Roman"/>
                <w:color w:val="000000"/>
              </w:rPr>
            </w:pPr>
            <w:r>
              <w:rPr>
                <w:rFonts w:eastAsia="Times New Roman"/>
                <w:color w:val="000000"/>
              </w:rPr>
              <w:t>GLV Charger</w:t>
            </w:r>
          </w:p>
        </w:tc>
      </w:tr>
      <w:tr w:rsidR="007D2CCF" w14:paraId="1064C5FE" w14:textId="77777777" w:rsidTr="00FB685C">
        <w:trPr>
          <w:trHeight w:val="593"/>
        </w:trPr>
        <w:tc>
          <w:tcPr>
            <w:tcW w:w="918" w:type="dxa"/>
            <w:shd w:val="clear" w:color="auto" w:fill="auto"/>
          </w:tcPr>
          <w:p w14:paraId="59807D6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31582F77"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F21A78C"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69256BFD"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BACC9B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EC32E2D" w14:textId="77777777" w:rsidR="007D2CCF" w:rsidRDefault="007D2CCF" w:rsidP="00FB685C">
            <w:pPr>
              <w:rPr>
                <w:rFonts w:eastAsia="Times New Roman"/>
                <w:color w:val="000000"/>
              </w:rPr>
            </w:pPr>
            <w:r>
              <w:rPr>
                <w:rFonts w:eastAsia="Times New Roman"/>
                <w:color w:val="000000"/>
              </w:rPr>
              <w:t>-20 to 80</w:t>
            </w:r>
          </w:p>
        </w:tc>
        <w:tc>
          <w:tcPr>
            <w:tcW w:w="990" w:type="dxa"/>
          </w:tcPr>
          <w:p w14:paraId="70CF2CC4" w14:textId="77777777" w:rsidR="007D2CCF" w:rsidRDefault="007D2CCF" w:rsidP="00FB685C">
            <w:pPr>
              <w:rPr>
                <w:rFonts w:eastAsia="Times New Roman"/>
                <w:color w:val="000000"/>
              </w:rPr>
            </w:pPr>
            <w:r>
              <w:rPr>
                <w:rFonts w:eastAsia="Times New Roman"/>
                <w:color w:val="000000"/>
              </w:rPr>
              <w:t>9.3 A</w:t>
            </w:r>
          </w:p>
        </w:tc>
        <w:tc>
          <w:tcPr>
            <w:tcW w:w="810" w:type="dxa"/>
          </w:tcPr>
          <w:p w14:paraId="56F552CA" w14:textId="77777777" w:rsidR="007D2CCF" w:rsidRDefault="007D2CCF" w:rsidP="00FB685C">
            <w:r>
              <w:t>-</w:t>
            </w:r>
          </w:p>
        </w:tc>
        <w:tc>
          <w:tcPr>
            <w:tcW w:w="900" w:type="dxa"/>
          </w:tcPr>
          <w:p w14:paraId="1C75E554" w14:textId="77777777" w:rsidR="007D2CCF" w:rsidRDefault="007D2CCF" w:rsidP="00FB685C">
            <w:pPr>
              <w:rPr>
                <w:rFonts w:eastAsia="Times New Roman"/>
                <w:color w:val="000000"/>
              </w:rPr>
            </w:pPr>
            <w:r>
              <w:rPr>
                <w:rFonts w:eastAsia="Times New Roman"/>
                <w:color w:val="000000"/>
              </w:rPr>
              <w:t>-</w:t>
            </w:r>
          </w:p>
        </w:tc>
        <w:tc>
          <w:tcPr>
            <w:tcW w:w="1170" w:type="dxa"/>
          </w:tcPr>
          <w:p w14:paraId="71EB881A" w14:textId="77777777" w:rsidR="007D2CCF" w:rsidRDefault="007D2CCF" w:rsidP="00FB685C">
            <w:pPr>
              <w:rPr>
                <w:rFonts w:eastAsia="Times New Roman"/>
                <w:color w:val="000000"/>
              </w:rPr>
            </w:pPr>
            <w:r>
              <w:rPr>
                <w:rFonts w:eastAsia="Times New Roman"/>
                <w:color w:val="000000"/>
              </w:rPr>
              <w:t>-</w:t>
            </w:r>
          </w:p>
        </w:tc>
        <w:tc>
          <w:tcPr>
            <w:tcW w:w="900" w:type="dxa"/>
          </w:tcPr>
          <w:p w14:paraId="73D13D4F" w14:textId="77777777" w:rsidR="007D2CCF" w:rsidRDefault="007D2CCF" w:rsidP="00FB685C">
            <w:pPr>
              <w:rPr>
                <w:rFonts w:eastAsia="Times New Roman"/>
                <w:color w:val="000000"/>
              </w:rPr>
            </w:pPr>
            <w:r>
              <w:rPr>
                <w:rFonts w:eastAsia="Times New Roman"/>
                <w:color w:val="000000"/>
              </w:rPr>
              <w:t>9.3 A</w:t>
            </w:r>
          </w:p>
        </w:tc>
        <w:tc>
          <w:tcPr>
            <w:tcW w:w="3420" w:type="dxa"/>
          </w:tcPr>
          <w:p w14:paraId="3D2A073F" w14:textId="77777777" w:rsidR="007D2CCF" w:rsidRDefault="007D2CCF" w:rsidP="00FB685C">
            <w:pPr>
              <w:rPr>
                <w:rFonts w:eastAsia="Times New Roman"/>
                <w:color w:val="000000"/>
              </w:rPr>
            </w:pPr>
            <w:r>
              <w:rPr>
                <w:rFonts w:eastAsia="Times New Roman"/>
                <w:color w:val="000000"/>
              </w:rPr>
              <w:t>GLV Power to GLV/SCADA</w:t>
            </w:r>
          </w:p>
        </w:tc>
      </w:tr>
      <w:tr w:rsidR="007D2CCF" w14:paraId="74C82118" w14:textId="77777777" w:rsidTr="00FB685C">
        <w:trPr>
          <w:trHeight w:val="593"/>
        </w:trPr>
        <w:tc>
          <w:tcPr>
            <w:tcW w:w="918" w:type="dxa"/>
            <w:shd w:val="clear" w:color="auto" w:fill="auto"/>
          </w:tcPr>
          <w:p w14:paraId="050C6D68"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8CDD0E0"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AD2EDA8"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28F3F61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23387D9"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DEF66F8" w14:textId="77777777" w:rsidR="007D2CCF" w:rsidRDefault="007D2CCF" w:rsidP="00FB685C">
            <w:pPr>
              <w:rPr>
                <w:rFonts w:eastAsia="Times New Roman"/>
                <w:color w:val="000000"/>
              </w:rPr>
            </w:pPr>
            <w:r>
              <w:rPr>
                <w:rFonts w:eastAsia="Times New Roman"/>
                <w:color w:val="000000"/>
              </w:rPr>
              <w:t>-20 to 80</w:t>
            </w:r>
          </w:p>
        </w:tc>
        <w:tc>
          <w:tcPr>
            <w:tcW w:w="990" w:type="dxa"/>
          </w:tcPr>
          <w:p w14:paraId="644E41CF" w14:textId="77777777" w:rsidR="007D2CCF" w:rsidRDefault="007D2CCF" w:rsidP="00FB685C">
            <w:pPr>
              <w:rPr>
                <w:rFonts w:eastAsia="Times New Roman"/>
                <w:color w:val="000000"/>
              </w:rPr>
            </w:pPr>
            <w:r>
              <w:rPr>
                <w:rFonts w:eastAsia="Times New Roman"/>
                <w:color w:val="000000"/>
              </w:rPr>
              <w:t>9.3 A</w:t>
            </w:r>
          </w:p>
        </w:tc>
        <w:tc>
          <w:tcPr>
            <w:tcW w:w="810" w:type="dxa"/>
          </w:tcPr>
          <w:p w14:paraId="293F9D02" w14:textId="77777777" w:rsidR="007D2CCF" w:rsidRDefault="007D2CCF" w:rsidP="00FB685C">
            <w:r>
              <w:t>-</w:t>
            </w:r>
          </w:p>
        </w:tc>
        <w:tc>
          <w:tcPr>
            <w:tcW w:w="900" w:type="dxa"/>
          </w:tcPr>
          <w:p w14:paraId="08772468" w14:textId="77777777" w:rsidR="007D2CCF" w:rsidRDefault="007D2CCF" w:rsidP="00FB685C">
            <w:pPr>
              <w:rPr>
                <w:rFonts w:eastAsia="Times New Roman"/>
                <w:color w:val="000000"/>
              </w:rPr>
            </w:pPr>
            <w:r>
              <w:rPr>
                <w:rFonts w:eastAsia="Times New Roman"/>
                <w:color w:val="000000"/>
              </w:rPr>
              <w:t>-</w:t>
            </w:r>
          </w:p>
        </w:tc>
        <w:tc>
          <w:tcPr>
            <w:tcW w:w="1170" w:type="dxa"/>
          </w:tcPr>
          <w:p w14:paraId="5DBC529E" w14:textId="77777777" w:rsidR="007D2CCF" w:rsidRDefault="007D2CCF" w:rsidP="00FB685C">
            <w:pPr>
              <w:rPr>
                <w:rFonts w:eastAsia="Times New Roman"/>
                <w:color w:val="000000"/>
              </w:rPr>
            </w:pPr>
            <w:r>
              <w:rPr>
                <w:rFonts w:eastAsia="Times New Roman"/>
                <w:color w:val="000000"/>
              </w:rPr>
              <w:t>-</w:t>
            </w:r>
          </w:p>
        </w:tc>
        <w:tc>
          <w:tcPr>
            <w:tcW w:w="900" w:type="dxa"/>
          </w:tcPr>
          <w:p w14:paraId="1CBA5104" w14:textId="77777777" w:rsidR="007D2CCF" w:rsidRDefault="007D2CCF" w:rsidP="00FB685C">
            <w:pPr>
              <w:rPr>
                <w:rFonts w:eastAsia="Times New Roman"/>
                <w:color w:val="000000"/>
              </w:rPr>
            </w:pPr>
            <w:r>
              <w:rPr>
                <w:rFonts w:eastAsia="Times New Roman"/>
                <w:color w:val="000000"/>
              </w:rPr>
              <w:t>9.3 A</w:t>
            </w:r>
          </w:p>
        </w:tc>
        <w:tc>
          <w:tcPr>
            <w:tcW w:w="3420" w:type="dxa"/>
          </w:tcPr>
          <w:p w14:paraId="32C2C339" w14:textId="77777777" w:rsidR="007D2CCF" w:rsidRDefault="007D2CCF" w:rsidP="00FB685C">
            <w:pPr>
              <w:rPr>
                <w:rFonts w:eastAsia="Times New Roman"/>
                <w:color w:val="000000"/>
              </w:rPr>
            </w:pPr>
            <w:r>
              <w:rPr>
                <w:rFonts w:eastAsia="Times New Roman"/>
                <w:color w:val="000000"/>
              </w:rPr>
              <w:t>GLV Power to Cooling Controller</w:t>
            </w:r>
          </w:p>
        </w:tc>
      </w:tr>
      <w:tr w:rsidR="007D2CCF" w14:paraId="3FE603A7" w14:textId="77777777" w:rsidTr="00FB685C">
        <w:trPr>
          <w:trHeight w:val="593"/>
        </w:trPr>
        <w:tc>
          <w:tcPr>
            <w:tcW w:w="918" w:type="dxa"/>
            <w:shd w:val="clear" w:color="auto" w:fill="auto"/>
          </w:tcPr>
          <w:p w14:paraId="3CAA892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755DA677"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24C80DA1"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29BFB0A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9E7F3D8"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128279C4" w14:textId="77777777" w:rsidR="007D2CCF" w:rsidRDefault="007D2CCF" w:rsidP="00FB685C">
            <w:pPr>
              <w:rPr>
                <w:rFonts w:eastAsia="Times New Roman"/>
                <w:color w:val="000000"/>
              </w:rPr>
            </w:pPr>
            <w:r>
              <w:rPr>
                <w:rFonts w:eastAsia="Times New Roman"/>
                <w:color w:val="000000"/>
              </w:rPr>
              <w:t>-20 to 80</w:t>
            </w:r>
          </w:p>
        </w:tc>
        <w:tc>
          <w:tcPr>
            <w:tcW w:w="990" w:type="dxa"/>
          </w:tcPr>
          <w:p w14:paraId="328614F1" w14:textId="77777777" w:rsidR="007D2CCF" w:rsidRDefault="007D2CCF" w:rsidP="00FB685C">
            <w:pPr>
              <w:rPr>
                <w:rFonts w:eastAsia="Times New Roman"/>
                <w:color w:val="000000"/>
              </w:rPr>
            </w:pPr>
            <w:r>
              <w:rPr>
                <w:rFonts w:eastAsia="Times New Roman"/>
                <w:color w:val="000000"/>
              </w:rPr>
              <w:t>9.3 A</w:t>
            </w:r>
          </w:p>
        </w:tc>
        <w:tc>
          <w:tcPr>
            <w:tcW w:w="810" w:type="dxa"/>
          </w:tcPr>
          <w:p w14:paraId="5CDE38FE" w14:textId="77777777" w:rsidR="007D2CCF" w:rsidRDefault="007D2CCF" w:rsidP="00FB685C">
            <w:r>
              <w:t>-</w:t>
            </w:r>
          </w:p>
        </w:tc>
        <w:tc>
          <w:tcPr>
            <w:tcW w:w="900" w:type="dxa"/>
          </w:tcPr>
          <w:p w14:paraId="543D4123" w14:textId="77777777" w:rsidR="007D2CCF" w:rsidRDefault="007D2CCF" w:rsidP="00FB685C">
            <w:pPr>
              <w:rPr>
                <w:rFonts w:eastAsia="Times New Roman"/>
                <w:color w:val="000000"/>
              </w:rPr>
            </w:pPr>
            <w:r>
              <w:rPr>
                <w:rFonts w:eastAsia="Times New Roman"/>
                <w:color w:val="000000"/>
              </w:rPr>
              <w:t>-</w:t>
            </w:r>
          </w:p>
        </w:tc>
        <w:tc>
          <w:tcPr>
            <w:tcW w:w="1170" w:type="dxa"/>
          </w:tcPr>
          <w:p w14:paraId="4CF8C5E3" w14:textId="77777777" w:rsidR="007D2CCF" w:rsidRDefault="007D2CCF" w:rsidP="00FB685C">
            <w:pPr>
              <w:rPr>
                <w:rFonts w:eastAsia="Times New Roman"/>
                <w:color w:val="000000"/>
              </w:rPr>
            </w:pPr>
            <w:r>
              <w:rPr>
                <w:rFonts w:eastAsia="Times New Roman"/>
                <w:color w:val="000000"/>
              </w:rPr>
              <w:t>-</w:t>
            </w:r>
          </w:p>
        </w:tc>
        <w:tc>
          <w:tcPr>
            <w:tcW w:w="900" w:type="dxa"/>
          </w:tcPr>
          <w:p w14:paraId="7ECC7E10" w14:textId="77777777" w:rsidR="007D2CCF" w:rsidRDefault="007D2CCF" w:rsidP="00FB685C">
            <w:pPr>
              <w:rPr>
                <w:rFonts w:eastAsia="Times New Roman"/>
                <w:color w:val="000000"/>
              </w:rPr>
            </w:pPr>
            <w:r>
              <w:rPr>
                <w:rFonts w:eastAsia="Times New Roman"/>
                <w:color w:val="000000"/>
              </w:rPr>
              <w:t>9.3 A</w:t>
            </w:r>
          </w:p>
        </w:tc>
        <w:tc>
          <w:tcPr>
            <w:tcW w:w="3420" w:type="dxa"/>
          </w:tcPr>
          <w:p w14:paraId="060D1B89" w14:textId="77777777" w:rsidR="007D2CCF" w:rsidRDefault="007D2CCF" w:rsidP="00FB685C">
            <w:pPr>
              <w:rPr>
                <w:rFonts w:eastAsia="Times New Roman"/>
                <w:color w:val="000000"/>
              </w:rPr>
            </w:pPr>
            <w:r>
              <w:rPr>
                <w:rFonts w:eastAsia="Times New Roman"/>
                <w:color w:val="000000"/>
              </w:rPr>
              <w:t>TSI to GLV/SCADA</w:t>
            </w:r>
          </w:p>
        </w:tc>
      </w:tr>
      <w:tr w:rsidR="007D2CCF" w14:paraId="423EC061" w14:textId="77777777" w:rsidTr="00FB685C">
        <w:trPr>
          <w:trHeight w:val="593"/>
        </w:trPr>
        <w:tc>
          <w:tcPr>
            <w:tcW w:w="918" w:type="dxa"/>
            <w:shd w:val="clear" w:color="auto" w:fill="auto"/>
          </w:tcPr>
          <w:p w14:paraId="7626EFF0"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ECFB4F6" w14:textId="77777777" w:rsidR="007D2CCF" w:rsidRDefault="007D2CCF" w:rsidP="00FB685C">
            <w:pPr>
              <w:rPr>
                <w:rFonts w:eastAsia="Times New Roman"/>
                <w:color w:val="000000"/>
              </w:rPr>
            </w:pPr>
            <w:r>
              <w:rPr>
                <w:rFonts w:eastAsia="Times New Roman"/>
                <w:color w:val="000000"/>
              </w:rPr>
              <w:t>C2405A.46.10</w:t>
            </w:r>
          </w:p>
        </w:tc>
        <w:tc>
          <w:tcPr>
            <w:tcW w:w="810" w:type="dxa"/>
            <w:shd w:val="clear" w:color="auto" w:fill="auto"/>
          </w:tcPr>
          <w:p w14:paraId="115E1511"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15ADC8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5CB1F7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C827B03" w14:textId="77777777" w:rsidR="007D2CCF" w:rsidRDefault="007D2CCF" w:rsidP="00FB685C">
            <w:pPr>
              <w:rPr>
                <w:rFonts w:eastAsia="Times New Roman"/>
                <w:color w:val="000000"/>
              </w:rPr>
            </w:pPr>
            <w:r>
              <w:rPr>
                <w:rFonts w:eastAsia="Times New Roman"/>
                <w:color w:val="000000"/>
              </w:rPr>
              <w:t>-20 to 90</w:t>
            </w:r>
          </w:p>
        </w:tc>
        <w:tc>
          <w:tcPr>
            <w:tcW w:w="990" w:type="dxa"/>
          </w:tcPr>
          <w:p w14:paraId="04B5DBDD" w14:textId="77777777" w:rsidR="007D2CCF" w:rsidRDefault="007D2CCF" w:rsidP="00FB685C">
            <w:pPr>
              <w:rPr>
                <w:rFonts w:eastAsia="Times New Roman"/>
                <w:color w:val="000000"/>
              </w:rPr>
            </w:pPr>
            <w:r>
              <w:rPr>
                <w:rFonts w:eastAsia="Times New Roman"/>
                <w:color w:val="000000"/>
              </w:rPr>
              <w:t>3.7 A</w:t>
            </w:r>
          </w:p>
        </w:tc>
        <w:tc>
          <w:tcPr>
            <w:tcW w:w="810" w:type="dxa"/>
          </w:tcPr>
          <w:p w14:paraId="4FC0627C" w14:textId="77777777" w:rsidR="007D2CCF" w:rsidRDefault="007D2CCF" w:rsidP="00FB685C">
            <w:r>
              <w:t>-</w:t>
            </w:r>
          </w:p>
        </w:tc>
        <w:tc>
          <w:tcPr>
            <w:tcW w:w="900" w:type="dxa"/>
          </w:tcPr>
          <w:p w14:paraId="228F078A" w14:textId="77777777" w:rsidR="007D2CCF" w:rsidRDefault="007D2CCF" w:rsidP="00FB685C">
            <w:pPr>
              <w:rPr>
                <w:rFonts w:eastAsia="Times New Roman"/>
                <w:color w:val="000000"/>
              </w:rPr>
            </w:pPr>
            <w:r>
              <w:rPr>
                <w:rFonts w:eastAsia="Times New Roman"/>
                <w:color w:val="000000"/>
              </w:rPr>
              <w:t>-</w:t>
            </w:r>
          </w:p>
        </w:tc>
        <w:tc>
          <w:tcPr>
            <w:tcW w:w="1170" w:type="dxa"/>
          </w:tcPr>
          <w:p w14:paraId="64210076" w14:textId="77777777" w:rsidR="007D2CCF" w:rsidRDefault="007D2CCF" w:rsidP="00FB685C">
            <w:pPr>
              <w:rPr>
                <w:rFonts w:eastAsia="Times New Roman"/>
                <w:color w:val="000000"/>
              </w:rPr>
            </w:pPr>
            <w:r>
              <w:rPr>
                <w:rFonts w:eastAsia="Times New Roman"/>
                <w:color w:val="000000"/>
              </w:rPr>
              <w:t>-</w:t>
            </w:r>
          </w:p>
        </w:tc>
        <w:tc>
          <w:tcPr>
            <w:tcW w:w="900" w:type="dxa"/>
          </w:tcPr>
          <w:p w14:paraId="611BAC12" w14:textId="77777777" w:rsidR="007D2CCF" w:rsidRDefault="007D2CCF" w:rsidP="00FB685C">
            <w:pPr>
              <w:rPr>
                <w:rFonts w:eastAsia="Times New Roman"/>
                <w:color w:val="000000"/>
              </w:rPr>
            </w:pPr>
            <w:r>
              <w:rPr>
                <w:rFonts w:eastAsia="Times New Roman"/>
                <w:color w:val="000000"/>
              </w:rPr>
              <w:t>3.7 A</w:t>
            </w:r>
          </w:p>
        </w:tc>
        <w:tc>
          <w:tcPr>
            <w:tcW w:w="3420" w:type="dxa"/>
          </w:tcPr>
          <w:p w14:paraId="7DA51C61" w14:textId="77777777" w:rsidR="007D2CCF" w:rsidRDefault="007D2CCF" w:rsidP="00FB685C">
            <w:pPr>
              <w:rPr>
                <w:rFonts w:eastAsia="Times New Roman"/>
                <w:color w:val="000000"/>
              </w:rPr>
            </w:pPr>
            <w:r>
              <w:rPr>
                <w:rFonts w:eastAsia="Times New Roman"/>
                <w:color w:val="000000"/>
              </w:rPr>
              <w:t>GLV/SCADA to Right Side Control</w:t>
            </w:r>
          </w:p>
        </w:tc>
      </w:tr>
      <w:tr w:rsidR="007D2CCF" w14:paraId="658045EA" w14:textId="77777777" w:rsidTr="00FB685C">
        <w:trPr>
          <w:trHeight w:val="593"/>
        </w:trPr>
        <w:tc>
          <w:tcPr>
            <w:tcW w:w="918" w:type="dxa"/>
            <w:shd w:val="clear" w:color="auto" w:fill="auto"/>
          </w:tcPr>
          <w:p w14:paraId="7C672EE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1D7FB382" w14:textId="77777777" w:rsidR="007D2CCF" w:rsidRDefault="007D2CCF" w:rsidP="00FB685C">
            <w:pPr>
              <w:rPr>
                <w:rFonts w:eastAsia="Times New Roman"/>
                <w:color w:val="000000"/>
              </w:rPr>
            </w:pPr>
            <w:r>
              <w:rPr>
                <w:rFonts w:eastAsia="Times New Roman"/>
                <w:color w:val="000000"/>
              </w:rPr>
              <w:t>C2405A.46.10</w:t>
            </w:r>
          </w:p>
        </w:tc>
        <w:tc>
          <w:tcPr>
            <w:tcW w:w="810" w:type="dxa"/>
            <w:shd w:val="clear" w:color="auto" w:fill="auto"/>
          </w:tcPr>
          <w:p w14:paraId="4716364D"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2E0B0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1369EA55"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14F69BC" w14:textId="77777777" w:rsidR="007D2CCF" w:rsidRDefault="007D2CCF" w:rsidP="00FB685C">
            <w:pPr>
              <w:rPr>
                <w:rFonts w:eastAsia="Times New Roman"/>
                <w:color w:val="000000"/>
              </w:rPr>
            </w:pPr>
            <w:r>
              <w:rPr>
                <w:rFonts w:eastAsia="Times New Roman"/>
                <w:color w:val="000000"/>
              </w:rPr>
              <w:t>-20 to 90</w:t>
            </w:r>
          </w:p>
        </w:tc>
        <w:tc>
          <w:tcPr>
            <w:tcW w:w="990" w:type="dxa"/>
          </w:tcPr>
          <w:p w14:paraId="3E984D9A" w14:textId="77777777" w:rsidR="007D2CCF" w:rsidRDefault="007D2CCF" w:rsidP="00FB685C">
            <w:pPr>
              <w:rPr>
                <w:rFonts w:eastAsia="Times New Roman"/>
                <w:color w:val="000000"/>
              </w:rPr>
            </w:pPr>
            <w:r>
              <w:rPr>
                <w:rFonts w:eastAsia="Times New Roman"/>
                <w:color w:val="000000"/>
              </w:rPr>
              <w:t>3.7 A</w:t>
            </w:r>
          </w:p>
        </w:tc>
        <w:tc>
          <w:tcPr>
            <w:tcW w:w="810" w:type="dxa"/>
          </w:tcPr>
          <w:p w14:paraId="73E5F3E5" w14:textId="77777777" w:rsidR="007D2CCF" w:rsidRDefault="007D2CCF" w:rsidP="00FB685C">
            <w:r>
              <w:t>-</w:t>
            </w:r>
          </w:p>
        </w:tc>
        <w:tc>
          <w:tcPr>
            <w:tcW w:w="900" w:type="dxa"/>
          </w:tcPr>
          <w:p w14:paraId="57CA880F" w14:textId="77777777" w:rsidR="007D2CCF" w:rsidRDefault="007D2CCF" w:rsidP="00FB685C">
            <w:pPr>
              <w:rPr>
                <w:rFonts w:eastAsia="Times New Roman"/>
                <w:color w:val="000000"/>
              </w:rPr>
            </w:pPr>
            <w:r>
              <w:rPr>
                <w:rFonts w:eastAsia="Times New Roman"/>
                <w:color w:val="000000"/>
              </w:rPr>
              <w:t>-</w:t>
            </w:r>
          </w:p>
        </w:tc>
        <w:tc>
          <w:tcPr>
            <w:tcW w:w="1170" w:type="dxa"/>
          </w:tcPr>
          <w:p w14:paraId="0FD288A2" w14:textId="77777777" w:rsidR="007D2CCF" w:rsidRDefault="007D2CCF" w:rsidP="00FB685C">
            <w:pPr>
              <w:rPr>
                <w:rFonts w:eastAsia="Times New Roman"/>
                <w:color w:val="000000"/>
              </w:rPr>
            </w:pPr>
            <w:r>
              <w:rPr>
                <w:rFonts w:eastAsia="Times New Roman"/>
                <w:color w:val="000000"/>
              </w:rPr>
              <w:t>-</w:t>
            </w:r>
          </w:p>
        </w:tc>
        <w:tc>
          <w:tcPr>
            <w:tcW w:w="900" w:type="dxa"/>
          </w:tcPr>
          <w:p w14:paraId="1AD078E2" w14:textId="77777777" w:rsidR="007D2CCF" w:rsidRDefault="007D2CCF" w:rsidP="00FB685C">
            <w:pPr>
              <w:rPr>
                <w:rFonts w:eastAsia="Times New Roman"/>
                <w:color w:val="000000"/>
              </w:rPr>
            </w:pPr>
            <w:r>
              <w:rPr>
                <w:rFonts w:eastAsia="Times New Roman"/>
                <w:color w:val="000000"/>
              </w:rPr>
              <w:t>3.7 A</w:t>
            </w:r>
          </w:p>
        </w:tc>
        <w:tc>
          <w:tcPr>
            <w:tcW w:w="3420" w:type="dxa"/>
          </w:tcPr>
          <w:p w14:paraId="4ABA3B43" w14:textId="77777777" w:rsidR="007D2CCF" w:rsidRDefault="007D2CCF" w:rsidP="00FB685C">
            <w:pPr>
              <w:rPr>
                <w:rFonts w:eastAsia="Times New Roman"/>
                <w:color w:val="000000"/>
              </w:rPr>
            </w:pPr>
            <w:r>
              <w:rPr>
                <w:rFonts w:eastAsia="Times New Roman"/>
                <w:color w:val="000000"/>
              </w:rPr>
              <w:t>TSI to Right Side Control</w:t>
            </w:r>
          </w:p>
        </w:tc>
      </w:tr>
      <w:tr w:rsidR="007D2CCF" w14:paraId="3E7420B6" w14:textId="77777777" w:rsidTr="007D2CCF">
        <w:trPr>
          <w:trHeight w:val="689"/>
        </w:trPr>
        <w:tc>
          <w:tcPr>
            <w:tcW w:w="918" w:type="dxa"/>
            <w:shd w:val="clear" w:color="auto" w:fill="auto"/>
          </w:tcPr>
          <w:p w14:paraId="05071447" w14:textId="77777777" w:rsidR="007D2CCF" w:rsidRDefault="007D2CCF" w:rsidP="00FB685C">
            <w:pPr>
              <w:rPr>
                <w:rFonts w:eastAsia="Times New Roman"/>
                <w:color w:val="000000"/>
              </w:rPr>
            </w:pPr>
            <w:r>
              <w:rPr>
                <w:rFonts w:eastAsia="Times New Roman"/>
                <w:color w:val="000000"/>
              </w:rPr>
              <w:lastRenderedPageBreak/>
              <w:t>CCC</w:t>
            </w:r>
          </w:p>
        </w:tc>
        <w:tc>
          <w:tcPr>
            <w:tcW w:w="900" w:type="dxa"/>
            <w:shd w:val="clear" w:color="auto" w:fill="auto"/>
          </w:tcPr>
          <w:p w14:paraId="7BA19B57" w14:textId="77777777" w:rsidR="007D2CCF" w:rsidRPr="00B32D96" w:rsidRDefault="007D2CCF" w:rsidP="007D2CCF">
            <w:pPr>
              <w:keepNext/>
              <w:keepLines/>
              <w:numPr>
                <w:ilvl w:val="7"/>
                <w:numId w:val="8"/>
              </w:numPr>
              <w:spacing w:before="200"/>
              <w:outlineLvl w:val="7"/>
              <w:rPr>
                <w:rFonts w:eastAsia="Times New Roman"/>
                <w:color w:val="000000"/>
              </w:rPr>
            </w:pPr>
            <w:r w:rsidRPr="00B903BC">
              <w:rPr>
                <w:color w:val="000000"/>
                <w:shd w:val="clear" w:color="auto" w:fill="FFFFFF"/>
              </w:rPr>
              <w:t>HD-HD-100PROBLK</w:t>
            </w:r>
          </w:p>
        </w:tc>
        <w:tc>
          <w:tcPr>
            <w:tcW w:w="810" w:type="dxa"/>
            <w:shd w:val="clear" w:color="auto" w:fill="auto"/>
          </w:tcPr>
          <w:p w14:paraId="01D1579D" w14:textId="77777777" w:rsidR="007D2CCF" w:rsidRDefault="007D2CCF" w:rsidP="00FB685C">
            <w:pPr>
              <w:rPr>
                <w:rFonts w:eastAsia="Times New Roman"/>
                <w:color w:val="000000"/>
              </w:rPr>
            </w:pPr>
            <w:r>
              <w:rPr>
                <w:rFonts w:eastAsia="Times New Roman"/>
                <w:color w:val="000000"/>
              </w:rPr>
              <w:t>26</w:t>
            </w:r>
          </w:p>
        </w:tc>
        <w:tc>
          <w:tcPr>
            <w:tcW w:w="900" w:type="dxa"/>
            <w:shd w:val="clear" w:color="auto" w:fill="auto"/>
          </w:tcPr>
          <w:p w14:paraId="571AD10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AD15C06" w14:textId="77777777" w:rsidR="007D2CCF" w:rsidRDefault="007D2CCF" w:rsidP="00FB685C">
            <w:pPr>
              <w:rPr>
                <w:rFonts w:eastAsia="Times New Roman"/>
                <w:color w:val="000000"/>
              </w:rPr>
            </w:pPr>
            <w:r>
              <w:rPr>
                <w:rFonts w:eastAsia="Times New Roman"/>
                <w:color w:val="000000"/>
              </w:rPr>
              <w:t>30 V</w:t>
            </w:r>
          </w:p>
        </w:tc>
        <w:tc>
          <w:tcPr>
            <w:tcW w:w="810" w:type="dxa"/>
            <w:shd w:val="clear" w:color="auto" w:fill="auto"/>
          </w:tcPr>
          <w:p w14:paraId="0CC42D4C" w14:textId="77777777" w:rsidR="007D2CCF" w:rsidRDefault="007D2CCF" w:rsidP="00FB685C">
            <w:pPr>
              <w:rPr>
                <w:rFonts w:eastAsia="Times New Roman"/>
                <w:color w:val="000000"/>
              </w:rPr>
            </w:pPr>
            <w:r>
              <w:rPr>
                <w:rFonts w:eastAsia="Times New Roman"/>
                <w:color w:val="000000"/>
              </w:rPr>
              <w:t>&lt;70</w:t>
            </w:r>
          </w:p>
        </w:tc>
        <w:tc>
          <w:tcPr>
            <w:tcW w:w="990" w:type="dxa"/>
          </w:tcPr>
          <w:p w14:paraId="5D0A6B4A" w14:textId="77777777" w:rsidR="007D2CCF" w:rsidRDefault="007D2CCF" w:rsidP="00FB685C">
            <w:pPr>
              <w:rPr>
                <w:rFonts w:eastAsia="Times New Roman"/>
                <w:color w:val="000000"/>
              </w:rPr>
            </w:pPr>
            <w:r>
              <w:rPr>
                <w:rFonts w:eastAsia="Times New Roman"/>
                <w:color w:val="000000"/>
              </w:rPr>
              <w:t>0.361 A</w:t>
            </w:r>
          </w:p>
        </w:tc>
        <w:tc>
          <w:tcPr>
            <w:tcW w:w="810" w:type="dxa"/>
          </w:tcPr>
          <w:p w14:paraId="73C2D5F0" w14:textId="77777777" w:rsidR="007D2CCF" w:rsidRDefault="007D2CCF" w:rsidP="00FB685C">
            <w:r>
              <w:t>-</w:t>
            </w:r>
          </w:p>
        </w:tc>
        <w:tc>
          <w:tcPr>
            <w:tcW w:w="900" w:type="dxa"/>
          </w:tcPr>
          <w:p w14:paraId="14965326" w14:textId="77777777" w:rsidR="007D2CCF" w:rsidRDefault="007D2CCF" w:rsidP="00FB685C">
            <w:pPr>
              <w:rPr>
                <w:rFonts w:eastAsia="Times New Roman"/>
                <w:color w:val="000000"/>
              </w:rPr>
            </w:pPr>
            <w:r>
              <w:rPr>
                <w:rFonts w:eastAsia="Times New Roman"/>
                <w:color w:val="000000"/>
              </w:rPr>
              <w:t>-</w:t>
            </w:r>
          </w:p>
        </w:tc>
        <w:tc>
          <w:tcPr>
            <w:tcW w:w="1170" w:type="dxa"/>
          </w:tcPr>
          <w:p w14:paraId="66008F20" w14:textId="77777777" w:rsidR="007D2CCF" w:rsidRDefault="007D2CCF" w:rsidP="00FB685C">
            <w:pPr>
              <w:rPr>
                <w:rFonts w:eastAsia="Times New Roman"/>
                <w:color w:val="000000"/>
              </w:rPr>
            </w:pPr>
            <w:r>
              <w:rPr>
                <w:rFonts w:eastAsia="Times New Roman"/>
                <w:color w:val="000000"/>
              </w:rPr>
              <w:t>-</w:t>
            </w:r>
          </w:p>
        </w:tc>
        <w:tc>
          <w:tcPr>
            <w:tcW w:w="900" w:type="dxa"/>
          </w:tcPr>
          <w:p w14:paraId="3E7FB2EA" w14:textId="77777777" w:rsidR="007D2CCF" w:rsidRDefault="007D2CCF" w:rsidP="00FB685C">
            <w:pPr>
              <w:rPr>
                <w:rFonts w:eastAsia="Times New Roman"/>
                <w:color w:val="000000"/>
              </w:rPr>
            </w:pPr>
            <w:r>
              <w:rPr>
                <w:rFonts w:eastAsia="Times New Roman"/>
                <w:color w:val="000000"/>
              </w:rPr>
              <w:t>0.361 A</w:t>
            </w:r>
          </w:p>
        </w:tc>
        <w:tc>
          <w:tcPr>
            <w:tcW w:w="3420" w:type="dxa"/>
          </w:tcPr>
          <w:p w14:paraId="43FF9140" w14:textId="77777777" w:rsidR="007D2CCF" w:rsidRDefault="007D2CCF" w:rsidP="00FB685C">
            <w:pPr>
              <w:rPr>
                <w:rFonts w:eastAsia="Times New Roman"/>
                <w:color w:val="000000"/>
              </w:rPr>
            </w:pPr>
            <w:r>
              <w:rPr>
                <w:rFonts w:eastAsia="Times New Roman"/>
                <w:color w:val="000000"/>
              </w:rPr>
              <w:t>GLV/SCADA to Cockpit</w:t>
            </w:r>
          </w:p>
        </w:tc>
      </w:tr>
      <w:tr w:rsidR="007D2CCF" w14:paraId="7BD63841" w14:textId="77777777" w:rsidTr="00FB685C">
        <w:trPr>
          <w:trHeight w:val="593"/>
        </w:trPr>
        <w:tc>
          <w:tcPr>
            <w:tcW w:w="918" w:type="dxa"/>
            <w:shd w:val="clear" w:color="auto" w:fill="auto"/>
          </w:tcPr>
          <w:p w14:paraId="0817C581"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1300A21C"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1A57C126"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399926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2591DA0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765EDE5" w14:textId="77777777" w:rsidR="007D2CCF" w:rsidRDefault="007D2CCF" w:rsidP="00FB685C">
            <w:pPr>
              <w:rPr>
                <w:rFonts w:eastAsia="Times New Roman"/>
                <w:color w:val="000000"/>
              </w:rPr>
            </w:pPr>
            <w:r>
              <w:rPr>
                <w:rFonts w:eastAsia="Times New Roman"/>
                <w:color w:val="000000"/>
              </w:rPr>
              <w:t>-35 to 105</w:t>
            </w:r>
          </w:p>
        </w:tc>
        <w:tc>
          <w:tcPr>
            <w:tcW w:w="990" w:type="dxa"/>
          </w:tcPr>
          <w:p w14:paraId="4C64629A" w14:textId="77777777" w:rsidR="007D2CCF" w:rsidRDefault="007D2CCF" w:rsidP="00FB685C">
            <w:pPr>
              <w:rPr>
                <w:rFonts w:eastAsia="Times New Roman"/>
                <w:color w:val="000000"/>
              </w:rPr>
            </w:pPr>
            <w:r>
              <w:rPr>
                <w:rFonts w:eastAsia="Times New Roman"/>
                <w:color w:val="000000"/>
              </w:rPr>
              <w:t>3.7 A</w:t>
            </w:r>
          </w:p>
        </w:tc>
        <w:tc>
          <w:tcPr>
            <w:tcW w:w="810" w:type="dxa"/>
          </w:tcPr>
          <w:p w14:paraId="422783D0" w14:textId="77777777" w:rsidR="007D2CCF" w:rsidRDefault="007D2CCF" w:rsidP="00FB685C">
            <w:r>
              <w:t>-</w:t>
            </w:r>
          </w:p>
        </w:tc>
        <w:tc>
          <w:tcPr>
            <w:tcW w:w="900" w:type="dxa"/>
          </w:tcPr>
          <w:p w14:paraId="00F8A28D" w14:textId="77777777" w:rsidR="007D2CCF" w:rsidRDefault="007D2CCF" w:rsidP="00FB685C">
            <w:pPr>
              <w:rPr>
                <w:rFonts w:eastAsia="Times New Roman"/>
                <w:color w:val="000000"/>
              </w:rPr>
            </w:pPr>
            <w:r>
              <w:rPr>
                <w:rFonts w:eastAsia="Times New Roman"/>
                <w:color w:val="000000"/>
              </w:rPr>
              <w:t>-</w:t>
            </w:r>
          </w:p>
        </w:tc>
        <w:tc>
          <w:tcPr>
            <w:tcW w:w="1170" w:type="dxa"/>
          </w:tcPr>
          <w:p w14:paraId="5D80A27C" w14:textId="77777777" w:rsidR="007D2CCF" w:rsidRDefault="007D2CCF" w:rsidP="00FB685C">
            <w:pPr>
              <w:rPr>
                <w:rFonts w:eastAsia="Times New Roman"/>
                <w:color w:val="000000"/>
              </w:rPr>
            </w:pPr>
            <w:r>
              <w:rPr>
                <w:rFonts w:eastAsia="Times New Roman"/>
                <w:color w:val="000000"/>
              </w:rPr>
              <w:t>-</w:t>
            </w:r>
          </w:p>
        </w:tc>
        <w:tc>
          <w:tcPr>
            <w:tcW w:w="900" w:type="dxa"/>
          </w:tcPr>
          <w:p w14:paraId="2AE64FC8" w14:textId="77777777" w:rsidR="007D2CCF" w:rsidRDefault="007D2CCF" w:rsidP="00FB685C">
            <w:pPr>
              <w:rPr>
                <w:rFonts w:eastAsia="Times New Roman"/>
                <w:color w:val="000000"/>
              </w:rPr>
            </w:pPr>
            <w:r>
              <w:rPr>
                <w:rFonts w:eastAsia="Times New Roman"/>
                <w:color w:val="000000"/>
              </w:rPr>
              <w:t>3.7 A</w:t>
            </w:r>
          </w:p>
        </w:tc>
        <w:tc>
          <w:tcPr>
            <w:tcW w:w="3420" w:type="dxa"/>
          </w:tcPr>
          <w:p w14:paraId="608F7DB3" w14:textId="77777777" w:rsidR="007D2CCF" w:rsidRDefault="007D2CCF" w:rsidP="00FB685C">
            <w:pPr>
              <w:rPr>
                <w:rFonts w:eastAsia="Times New Roman"/>
                <w:color w:val="000000"/>
              </w:rPr>
            </w:pPr>
            <w:r>
              <w:rPr>
                <w:rFonts w:eastAsia="Times New Roman"/>
                <w:color w:val="000000"/>
              </w:rPr>
              <w:t>TSI to Motor Controller</w:t>
            </w:r>
          </w:p>
        </w:tc>
      </w:tr>
      <w:tr w:rsidR="007D2CCF" w14:paraId="3C6299DB" w14:textId="77777777" w:rsidTr="00FB685C">
        <w:trPr>
          <w:trHeight w:val="593"/>
        </w:trPr>
        <w:tc>
          <w:tcPr>
            <w:tcW w:w="918" w:type="dxa"/>
            <w:shd w:val="clear" w:color="auto" w:fill="auto"/>
          </w:tcPr>
          <w:p w14:paraId="64391BF5"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7DF27A10"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5A41C5E0"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28510B3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82781C9"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2EAAE931" w14:textId="77777777" w:rsidR="007D2CCF" w:rsidRDefault="007D2CCF" w:rsidP="00FB685C">
            <w:pPr>
              <w:rPr>
                <w:rFonts w:eastAsia="Times New Roman"/>
                <w:color w:val="000000"/>
              </w:rPr>
            </w:pPr>
            <w:r>
              <w:rPr>
                <w:rFonts w:eastAsia="Times New Roman"/>
                <w:color w:val="000000"/>
              </w:rPr>
              <w:t>-35 to 105</w:t>
            </w:r>
          </w:p>
        </w:tc>
        <w:tc>
          <w:tcPr>
            <w:tcW w:w="990" w:type="dxa"/>
          </w:tcPr>
          <w:p w14:paraId="6DC0C93A" w14:textId="77777777" w:rsidR="007D2CCF" w:rsidRDefault="007D2CCF" w:rsidP="00FB685C">
            <w:pPr>
              <w:rPr>
                <w:rFonts w:eastAsia="Times New Roman"/>
                <w:color w:val="000000"/>
              </w:rPr>
            </w:pPr>
            <w:r>
              <w:rPr>
                <w:rFonts w:eastAsia="Times New Roman"/>
                <w:color w:val="000000"/>
              </w:rPr>
              <w:t>3.7 A</w:t>
            </w:r>
          </w:p>
        </w:tc>
        <w:tc>
          <w:tcPr>
            <w:tcW w:w="810" w:type="dxa"/>
          </w:tcPr>
          <w:p w14:paraId="17F49A67" w14:textId="77777777" w:rsidR="007D2CCF" w:rsidRDefault="007D2CCF" w:rsidP="00FB685C">
            <w:r>
              <w:t>-</w:t>
            </w:r>
          </w:p>
        </w:tc>
        <w:tc>
          <w:tcPr>
            <w:tcW w:w="900" w:type="dxa"/>
          </w:tcPr>
          <w:p w14:paraId="1DD41D4A" w14:textId="77777777" w:rsidR="007D2CCF" w:rsidRDefault="007D2CCF" w:rsidP="00FB685C">
            <w:pPr>
              <w:rPr>
                <w:rFonts w:eastAsia="Times New Roman"/>
                <w:color w:val="000000"/>
              </w:rPr>
            </w:pPr>
            <w:r>
              <w:rPr>
                <w:rFonts w:eastAsia="Times New Roman"/>
                <w:color w:val="000000"/>
              </w:rPr>
              <w:t>-</w:t>
            </w:r>
          </w:p>
        </w:tc>
        <w:tc>
          <w:tcPr>
            <w:tcW w:w="1170" w:type="dxa"/>
          </w:tcPr>
          <w:p w14:paraId="6D745860" w14:textId="77777777" w:rsidR="007D2CCF" w:rsidRDefault="007D2CCF" w:rsidP="00FB685C">
            <w:pPr>
              <w:rPr>
                <w:rFonts w:eastAsia="Times New Roman"/>
                <w:color w:val="000000"/>
              </w:rPr>
            </w:pPr>
            <w:r>
              <w:rPr>
                <w:rFonts w:eastAsia="Times New Roman"/>
                <w:color w:val="000000"/>
              </w:rPr>
              <w:t>-</w:t>
            </w:r>
          </w:p>
        </w:tc>
        <w:tc>
          <w:tcPr>
            <w:tcW w:w="900" w:type="dxa"/>
          </w:tcPr>
          <w:p w14:paraId="236F596E" w14:textId="77777777" w:rsidR="007D2CCF" w:rsidRDefault="007D2CCF" w:rsidP="00FB685C">
            <w:pPr>
              <w:rPr>
                <w:rFonts w:eastAsia="Times New Roman"/>
                <w:color w:val="000000"/>
              </w:rPr>
            </w:pPr>
            <w:r>
              <w:rPr>
                <w:rFonts w:eastAsia="Times New Roman"/>
                <w:color w:val="000000"/>
              </w:rPr>
              <w:t>3.7 A</w:t>
            </w:r>
          </w:p>
        </w:tc>
        <w:tc>
          <w:tcPr>
            <w:tcW w:w="3420" w:type="dxa"/>
          </w:tcPr>
          <w:p w14:paraId="01C6A2DD" w14:textId="77777777" w:rsidR="007D2CCF" w:rsidRDefault="007D2CCF" w:rsidP="00FB685C">
            <w:pPr>
              <w:rPr>
                <w:rFonts w:eastAsia="Times New Roman"/>
                <w:color w:val="000000"/>
              </w:rPr>
            </w:pPr>
            <w:r>
              <w:rPr>
                <w:rFonts w:eastAsia="Times New Roman"/>
                <w:color w:val="000000"/>
              </w:rPr>
              <w:t>TSI to Foot Pedals</w:t>
            </w:r>
          </w:p>
        </w:tc>
      </w:tr>
      <w:tr w:rsidR="007D2CCF" w14:paraId="5F3F149C" w14:textId="77777777" w:rsidTr="00FB685C">
        <w:trPr>
          <w:trHeight w:val="593"/>
        </w:trPr>
        <w:tc>
          <w:tcPr>
            <w:tcW w:w="918" w:type="dxa"/>
            <w:shd w:val="clear" w:color="auto" w:fill="auto"/>
          </w:tcPr>
          <w:p w14:paraId="2DB5286D"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19DC9B1E"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3F37863F"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025E92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96DE424"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7D61FA7" w14:textId="77777777" w:rsidR="007D2CCF" w:rsidRDefault="007D2CCF" w:rsidP="00FB685C">
            <w:pPr>
              <w:rPr>
                <w:rFonts w:eastAsia="Times New Roman"/>
                <w:color w:val="000000"/>
              </w:rPr>
            </w:pPr>
            <w:r>
              <w:rPr>
                <w:rFonts w:eastAsia="Times New Roman"/>
                <w:color w:val="000000"/>
              </w:rPr>
              <w:t>-35 to 105</w:t>
            </w:r>
          </w:p>
        </w:tc>
        <w:tc>
          <w:tcPr>
            <w:tcW w:w="990" w:type="dxa"/>
          </w:tcPr>
          <w:p w14:paraId="1C893D0F" w14:textId="77777777" w:rsidR="007D2CCF" w:rsidRDefault="007D2CCF" w:rsidP="00FB685C">
            <w:pPr>
              <w:rPr>
                <w:rFonts w:eastAsia="Times New Roman"/>
                <w:color w:val="000000"/>
              </w:rPr>
            </w:pPr>
            <w:r>
              <w:rPr>
                <w:rFonts w:eastAsia="Times New Roman"/>
                <w:color w:val="000000"/>
              </w:rPr>
              <w:t>3.7 A</w:t>
            </w:r>
          </w:p>
        </w:tc>
        <w:tc>
          <w:tcPr>
            <w:tcW w:w="810" w:type="dxa"/>
          </w:tcPr>
          <w:p w14:paraId="57F837CC" w14:textId="77777777" w:rsidR="007D2CCF" w:rsidRDefault="007D2CCF" w:rsidP="00FB685C">
            <w:r>
              <w:t>-</w:t>
            </w:r>
          </w:p>
        </w:tc>
        <w:tc>
          <w:tcPr>
            <w:tcW w:w="900" w:type="dxa"/>
          </w:tcPr>
          <w:p w14:paraId="688174A8" w14:textId="77777777" w:rsidR="007D2CCF" w:rsidRDefault="007D2CCF" w:rsidP="00FB685C">
            <w:pPr>
              <w:rPr>
                <w:rFonts w:eastAsia="Times New Roman"/>
                <w:color w:val="000000"/>
              </w:rPr>
            </w:pPr>
            <w:r>
              <w:rPr>
                <w:rFonts w:eastAsia="Times New Roman"/>
                <w:color w:val="000000"/>
              </w:rPr>
              <w:t>-</w:t>
            </w:r>
          </w:p>
        </w:tc>
        <w:tc>
          <w:tcPr>
            <w:tcW w:w="1170" w:type="dxa"/>
          </w:tcPr>
          <w:p w14:paraId="49655248" w14:textId="77777777" w:rsidR="007D2CCF" w:rsidRDefault="007D2CCF" w:rsidP="00FB685C">
            <w:pPr>
              <w:rPr>
                <w:rFonts w:eastAsia="Times New Roman"/>
                <w:color w:val="000000"/>
              </w:rPr>
            </w:pPr>
            <w:r>
              <w:rPr>
                <w:rFonts w:eastAsia="Times New Roman"/>
                <w:color w:val="000000"/>
              </w:rPr>
              <w:t>-</w:t>
            </w:r>
          </w:p>
        </w:tc>
        <w:tc>
          <w:tcPr>
            <w:tcW w:w="900" w:type="dxa"/>
          </w:tcPr>
          <w:p w14:paraId="4F127AA8" w14:textId="77777777" w:rsidR="007D2CCF" w:rsidRDefault="007D2CCF" w:rsidP="00FB685C">
            <w:pPr>
              <w:rPr>
                <w:rFonts w:eastAsia="Times New Roman"/>
                <w:color w:val="000000"/>
              </w:rPr>
            </w:pPr>
            <w:r>
              <w:rPr>
                <w:rFonts w:eastAsia="Times New Roman"/>
                <w:color w:val="000000"/>
              </w:rPr>
              <w:t>3.7 A</w:t>
            </w:r>
          </w:p>
        </w:tc>
        <w:tc>
          <w:tcPr>
            <w:tcW w:w="3420" w:type="dxa"/>
          </w:tcPr>
          <w:p w14:paraId="12F86B75" w14:textId="77777777" w:rsidR="007D2CCF" w:rsidRDefault="007D2CCF" w:rsidP="00FB685C">
            <w:pPr>
              <w:rPr>
                <w:rFonts w:eastAsia="Times New Roman"/>
                <w:color w:val="000000"/>
              </w:rPr>
            </w:pPr>
            <w:r>
              <w:rPr>
                <w:rFonts w:eastAsia="Times New Roman"/>
                <w:color w:val="000000"/>
              </w:rPr>
              <w:t>TSI to Cockpit</w:t>
            </w:r>
          </w:p>
        </w:tc>
      </w:tr>
      <w:tr w:rsidR="007D2CCF" w14:paraId="4B722E7C" w14:textId="77777777" w:rsidTr="00FB685C">
        <w:trPr>
          <w:trHeight w:val="593"/>
        </w:trPr>
        <w:tc>
          <w:tcPr>
            <w:tcW w:w="918" w:type="dxa"/>
            <w:shd w:val="clear" w:color="auto" w:fill="auto"/>
          </w:tcPr>
          <w:p w14:paraId="12068BDA"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202FE23E" w14:textId="77777777" w:rsidR="007D2CCF" w:rsidRDefault="007D2CCF" w:rsidP="00FB685C">
            <w:pPr>
              <w:rPr>
                <w:rFonts w:eastAsia="Times New Roman"/>
                <w:color w:val="000000"/>
              </w:rPr>
            </w:pPr>
            <w:r>
              <w:rPr>
                <w:rFonts w:eastAsia="Times New Roman"/>
                <w:color w:val="000000"/>
              </w:rPr>
              <w:t>5440/12 SL002</w:t>
            </w:r>
          </w:p>
        </w:tc>
        <w:tc>
          <w:tcPr>
            <w:tcW w:w="810" w:type="dxa"/>
            <w:shd w:val="clear" w:color="auto" w:fill="auto"/>
          </w:tcPr>
          <w:p w14:paraId="68073944"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782CD04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A3E0C53"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696BCDB3" w14:textId="77777777" w:rsidR="007D2CCF" w:rsidRDefault="007D2CCF" w:rsidP="00FB685C">
            <w:pPr>
              <w:rPr>
                <w:rFonts w:eastAsia="Times New Roman"/>
                <w:color w:val="000000"/>
              </w:rPr>
            </w:pPr>
            <w:r>
              <w:rPr>
                <w:rFonts w:eastAsia="Times New Roman"/>
                <w:color w:val="000000"/>
              </w:rPr>
              <w:t>-30 to 105</w:t>
            </w:r>
          </w:p>
        </w:tc>
        <w:tc>
          <w:tcPr>
            <w:tcW w:w="990" w:type="dxa"/>
          </w:tcPr>
          <w:p w14:paraId="67BF4E67" w14:textId="77777777" w:rsidR="007D2CCF" w:rsidRDefault="007D2CCF" w:rsidP="00FB685C">
            <w:pPr>
              <w:rPr>
                <w:rFonts w:eastAsia="Times New Roman"/>
                <w:color w:val="000000"/>
              </w:rPr>
            </w:pPr>
            <w:r>
              <w:rPr>
                <w:rFonts w:eastAsia="Times New Roman"/>
                <w:color w:val="000000"/>
              </w:rPr>
              <w:t>3.7 A</w:t>
            </w:r>
          </w:p>
        </w:tc>
        <w:tc>
          <w:tcPr>
            <w:tcW w:w="810" w:type="dxa"/>
          </w:tcPr>
          <w:p w14:paraId="312FA15B" w14:textId="77777777" w:rsidR="007D2CCF" w:rsidRDefault="007D2CCF" w:rsidP="00FB685C">
            <w:r>
              <w:t>-</w:t>
            </w:r>
          </w:p>
        </w:tc>
        <w:tc>
          <w:tcPr>
            <w:tcW w:w="900" w:type="dxa"/>
          </w:tcPr>
          <w:p w14:paraId="0B4DF508" w14:textId="77777777" w:rsidR="007D2CCF" w:rsidRDefault="007D2CCF" w:rsidP="00FB685C">
            <w:pPr>
              <w:rPr>
                <w:rFonts w:eastAsia="Times New Roman"/>
                <w:color w:val="000000"/>
              </w:rPr>
            </w:pPr>
            <w:r>
              <w:rPr>
                <w:rFonts w:eastAsia="Times New Roman"/>
                <w:color w:val="000000"/>
              </w:rPr>
              <w:t>-</w:t>
            </w:r>
          </w:p>
        </w:tc>
        <w:tc>
          <w:tcPr>
            <w:tcW w:w="1170" w:type="dxa"/>
          </w:tcPr>
          <w:p w14:paraId="48BDE6A2" w14:textId="77777777" w:rsidR="007D2CCF" w:rsidRDefault="007D2CCF" w:rsidP="00FB685C">
            <w:pPr>
              <w:rPr>
                <w:rFonts w:eastAsia="Times New Roman"/>
                <w:color w:val="000000"/>
              </w:rPr>
            </w:pPr>
            <w:r>
              <w:rPr>
                <w:rFonts w:eastAsia="Times New Roman"/>
                <w:color w:val="000000"/>
              </w:rPr>
              <w:t>-</w:t>
            </w:r>
          </w:p>
        </w:tc>
        <w:tc>
          <w:tcPr>
            <w:tcW w:w="900" w:type="dxa"/>
          </w:tcPr>
          <w:p w14:paraId="3845AD91" w14:textId="77777777" w:rsidR="007D2CCF" w:rsidRDefault="007D2CCF" w:rsidP="00FB685C">
            <w:pPr>
              <w:rPr>
                <w:rFonts w:eastAsia="Times New Roman"/>
                <w:color w:val="000000"/>
              </w:rPr>
            </w:pPr>
            <w:r>
              <w:rPr>
                <w:rFonts w:eastAsia="Times New Roman"/>
                <w:color w:val="000000"/>
              </w:rPr>
              <w:t>3.7 A</w:t>
            </w:r>
          </w:p>
        </w:tc>
        <w:tc>
          <w:tcPr>
            <w:tcW w:w="3420" w:type="dxa"/>
          </w:tcPr>
          <w:p w14:paraId="64206FE9" w14:textId="77777777" w:rsidR="007D2CCF" w:rsidRDefault="007D2CCF" w:rsidP="00FB685C">
            <w:pPr>
              <w:rPr>
                <w:rFonts w:eastAsia="Times New Roman"/>
                <w:color w:val="000000"/>
              </w:rPr>
            </w:pPr>
            <w:r>
              <w:rPr>
                <w:rFonts w:eastAsia="Times New Roman"/>
                <w:color w:val="000000"/>
              </w:rPr>
              <w:t>GLV/SCADA to Cockpit</w:t>
            </w:r>
          </w:p>
        </w:tc>
      </w:tr>
      <w:tr w:rsidR="007D2CCF" w14:paraId="4C779B40" w14:textId="77777777" w:rsidTr="00FB685C">
        <w:trPr>
          <w:trHeight w:val="593"/>
        </w:trPr>
        <w:tc>
          <w:tcPr>
            <w:tcW w:w="918" w:type="dxa"/>
            <w:shd w:val="clear" w:color="auto" w:fill="auto"/>
          </w:tcPr>
          <w:p w14:paraId="766E3A03"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7DB485AA"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1178BF46"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04EA54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427DEF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8A0ECAA" w14:textId="77777777" w:rsidR="007D2CCF" w:rsidRDefault="007D2CCF" w:rsidP="00FB685C">
            <w:pPr>
              <w:rPr>
                <w:rFonts w:eastAsia="Times New Roman"/>
                <w:color w:val="000000"/>
              </w:rPr>
            </w:pPr>
            <w:r>
              <w:rPr>
                <w:rFonts w:eastAsia="Times New Roman"/>
                <w:color w:val="000000"/>
              </w:rPr>
              <w:t>-35 to 105</w:t>
            </w:r>
          </w:p>
        </w:tc>
        <w:tc>
          <w:tcPr>
            <w:tcW w:w="990" w:type="dxa"/>
          </w:tcPr>
          <w:p w14:paraId="60A40E2C" w14:textId="77777777" w:rsidR="007D2CCF" w:rsidRDefault="007D2CCF" w:rsidP="00FB685C">
            <w:pPr>
              <w:rPr>
                <w:rFonts w:eastAsia="Times New Roman"/>
                <w:color w:val="000000"/>
              </w:rPr>
            </w:pPr>
            <w:r>
              <w:rPr>
                <w:rFonts w:eastAsia="Times New Roman"/>
                <w:color w:val="000000"/>
              </w:rPr>
              <w:t>3.7 A</w:t>
            </w:r>
          </w:p>
        </w:tc>
        <w:tc>
          <w:tcPr>
            <w:tcW w:w="810" w:type="dxa"/>
          </w:tcPr>
          <w:p w14:paraId="10C094B7" w14:textId="77777777" w:rsidR="007D2CCF" w:rsidRDefault="007D2CCF" w:rsidP="00FB685C">
            <w:r>
              <w:t>-</w:t>
            </w:r>
          </w:p>
        </w:tc>
        <w:tc>
          <w:tcPr>
            <w:tcW w:w="900" w:type="dxa"/>
          </w:tcPr>
          <w:p w14:paraId="4715E514" w14:textId="77777777" w:rsidR="007D2CCF" w:rsidRDefault="007D2CCF" w:rsidP="00FB685C">
            <w:pPr>
              <w:rPr>
                <w:rFonts w:eastAsia="Times New Roman"/>
                <w:color w:val="000000"/>
              </w:rPr>
            </w:pPr>
            <w:r>
              <w:rPr>
                <w:rFonts w:eastAsia="Times New Roman"/>
                <w:color w:val="000000"/>
              </w:rPr>
              <w:t>-</w:t>
            </w:r>
          </w:p>
        </w:tc>
        <w:tc>
          <w:tcPr>
            <w:tcW w:w="1170" w:type="dxa"/>
          </w:tcPr>
          <w:p w14:paraId="2E021DBD" w14:textId="77777777" w:rsidR="007D2CCF" w:rsidRDefault="007D2CCF" w:rsidP="00FB685C">
            <w:pPr>
              <w:rPr>
                <w:rFonts w:eastAsia="Times New Roman"/>
                <w:color w:val="000000"/>
              </w:rPr>
            </w:pPr>
            <w:r>
              <w:rPr>
                <w:rFonts w:eastAsia="Times New Roman"/>
                <w:color w:val="000000"/>
              </w:rPr>
              <w:t>-</w:t>
            </w:r>
          </w:p>
        </w:tc>
        <w:tc>
          <w:tcPr>
            <w:tcW w:w="900" w:type="dxa"/>
          </w:tcPr>
          <w:p w14:paraId="223B9D99" w14:textId="77777777" w:rsidR="007D2CCF" w:rsidRDefault="007D2CCF" w:rsidP="00FB685C">
            <w:pPr>
              <w:rPr>
                <w:rFonts w:eastAsia="Times New Roman"/>
                <w:color w:val="000000"/>
              </w:rPr>
            </w:pPr>
            <w:r>
              <w:rPr>
                <w:rFonts w:eastAsia="Times New Roman"/>
                <w:color w:val="000000"/>
              </w:rPr>
              <w:t>3.7 A</w:t>
            </w:r>
          </w:p>
        </w:tc>
        <w:tc>
          <w:tcPr>
            <w:tcW w:w="3420" w:type="dxa"/>
          </w:tcPr>
          <w:p w14:paraId="6419CA6D" w14:textId="77777777" w:rsidR="007D2CCF" w:rsidRDefault="007D2CCF" w:rsidP="00FB685C">
            <w:pPr>
              <w:rPr>
                <w:rFonts w:eastAsia="Times New Roman"/>
                <w:color w:val="000000"/>
              </w:rPr>
            </w:pPr>
            <w:r>
              <w:rPr>
                <w:rFonts w:eastAsia="Times New Roman"/>
                <w:color w:val="000000"/>
              </w:rPr>
              <w:t>TSI to TSAL Left</w:t>
            </w:r>
          </w:p>
        </w:tc>
      </w:tr>
      <w:tr w:rsidR="007D2CCF" w14:paraId="3A721458" w14:textId="77777777" w:rsidTr="00FB685C">
        <w:trPr>
          <w:trHeight w:val="593"/>
        </w:trPr>
        <w:tc>
          <w:tcPr>
            <w:tcW w:w="918" w:type="dxa"/>
            <w:shd w:val="clear" w:color="auto" w:fill="auto"/>
          </w:tcPr>
          <w:p w14:paraId="238BD66B"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46AD9D7D"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0D7F9D5A"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73C45079"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D50166F"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1479907F" w14:textId="77777777" w:rsidR="007D2CCF" w:rsidRDefault="007D2CCF" w:rsidP="00FB685C">
            <w:pPr>
              <w:rPr>
                <w:rFonts w:eastAsia="Times New Roman"/>
                <w:color w:val="000000"/>
              </w:rPr>
            </w:pPr>
            <w:r>
              <w:rPr>
                <w:rFonts w:eastAsia="Times New Roman"/>
                <w:color w:val="000000"/>
              </w:rPr>
              <w:t>-35 to 105</w:t>
            </w:r>
          </w:p>
        </w:tc>
        <w:tc>
          <w:tcPr>
            <w:tcW w:w="990" w:type="dxa"/>
          </w:tcPr>
          <w:p w14:paraId="16A90865" w14:textId="77777777" w:rsidR="007D2CCF" w:rsidRDefault="007D2CCF" w:rsidP="00FB685C">
            <w:pPr>
              <w:rPr>
                <w:rFonts w:eastAsia="Times New Roman"/>
                <w:color w:val="000000"/>
              </w:rPr>
            </w:pPr>
            <w:r>
              <w:rPr>
                <w:rFonts w:eastAsia="Times New Roman"/>
                <w:color w:val="000000"/>
              </w:rPr>
              <w:t>3.7 A</w:t>
            </w:r>
          </w:p>
        </w:tc>
        <w:tc>
          <w:tcPr>
            <w:tcW w:w="810" w:type="dxa"/>
          </w:tcPr>
          <w:p w14:paraId="6DB3BD44" w14:textId="77777777" w:rsidR="007D2CCF" w:rsidRDefault="007D2CCF" w:rsidP="00FB685C">
            <w:r>
              <w:t>-</w:t>
            </w:r>
          </w:p>
        </w:tc>
        <w:tc>
          <w:tcPr>
            <w:tcW w:w="900" w:type="dxa"/>
          </w:tcPr>
          <w:p w14:paraId="2370CAD9" w14:textId="77777777" w:rsidR="007D2CCF" w:rsidRDefault="007D2CCF" w:rsidP="00FB685C">
            <w:pPr>
              <w:rPr>
                <w:rFonts w:eastAsia="Times New Roman"/>
                <w:color w:val="000000"/>
              </w:rPr>
            </w:pPr>
            <w:r>
              <w:rPr>
                <w:rFonts w:eastAsia="Times New Roman"/>
                <w:color w:val="000000"/>
              </w:rPr>
              <w:t>-</w:t>
            </w:r>
          </w:p>
        </w:tc>
        <w:tc>
          <w:tcPr>
            <w:tcW w:w="1170" w:type="dxa"/>
          </w:tcPr>
          <w:p w14:paraId="3922A519" w14:textId="77777777" w:rsidR="007D2CCF" w:rsidRDefault="007D2CCF" w:rsidP="00FB685C">
            <w:pPr>
              <w:rPr>
                <w:rFonts w:eastAsia="Times New Roman"/>
                <w:color w:val="000000"/>
              </w:rPr>
            </w:pPr>
            <w:r>
              <w:rPr>
                <w:rFonts w:eastAsia="Times New Roman"/>
                <w:color w:val="000000"/>
              </w:rPr>
              <w:t>-</w:t>
            </w:r>
          </w:p>
        </w:tc>
        <w:tc>
          <w:tcPr>
            <w:tcW w:w="900" w:type="dxa"/>
          </w:tcPr>
          <w:p w14:paraId="012487C1" w14:textId="77777777" w:rsidR="007D2CCF" w:rsidRDefault="007D2CCF" w:rsidP="00FB685C">
            <w:pPr>
              <w:rPr>
                <w:rFonts w:eastAsia="Times New Roman"/>
                <w:color w:val="000000"/>
              </w:rPr>
            </w:pPr>
            <w:r>
              <w:rPr>
                <w:rFonts w:eastAsia="Times New Roman"/>
                <w:color w:val="000000"/>
              </w:rPr>
              <w:t>3.7 A</w:t>
            </w:r>
          </w:p>
        </w:tc>
        <w:tc>
          <w:tcPr>
            <w:tcW w:w="3420" w:type="dxa"/>
          </w:tcPr>
          <w:p w14:paraId="71789827" w14:textId="77777777" w:rsidR="007D2CCF" w:rsidRDefault="007D2CCF" w:rsidP="00FB685C">
            <w:pPr>
              <w:rPr>
                <w:rFonts w:eastAsia="Times New Roman"/>
                <w:color w:val="000000"/>
              </w:rPr>
            </w:pPr>
            <w:r>
              <w:rPr>
                <w:rFonts w:eastAsia="Times New Roman"/>
                <w:color w:val="000000"/>
              </w:rPr>
              <w:t>TSI to Brake Light</w:t>
            </w:r>
          </w:p>
        </w:tc>
      </w:tr>
      <w:tr w:rsidR="007D2CCF" w14:paraId="2DB478C1" w14:textId="77777777" w:rsidTr="00FB685C">
        <w:trPr>
          <w:trHeight w:val="593"/>
        </w:trPr>
        <w:tc>
          <w:tcPr>
            <w:tcW w:w="918" w:type="dxa"/>
            <w:shd w:val="clear" w:color="auto" w:fill="auto"/>
          </w:tcPr>
          <w:p w14:paraId="458342DE"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57A922C0"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0EA7135E"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9EBB0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67A49D1"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C6ED94D" w14:textId="77777777" w:rsidR="007D2CCF" w:rsidRDefault="007D2CCF" w:rsidP="00FB685C">
            <w:pPr>
              <w:rPr>
                <w:rFonts w:eastAsia="Times New Roman"/>
                <w:color w:val="000000"/>
              </w:rPr>
            </w:pPr>
            <w:r>
              <w:rPr>
                <w:rFonts w:eastAsia="Times New Roman"/>
                <w:color w:val="000000"/>
              </w:rPr>
              <w:t>-35 to 105</w:t>
            </w:r>
          </w:p>
        </w:tc>
        <w:tc>
          <w:tcPr>
            <w:tcW w:w="990" w:type="dxa"/>
          </w:tcPr>
          <w:p w14:paraId="53933AE9" w14:textId="77777777" w:rsidR="007D2CCF" w:rsidRDefault="007D2CCF" w:rsidP="00FB685C">
            <w:pPr>
              <w:rPr>
                <w:rFonts w:eastAsia="Times New Roman"/>
                <w:color w:val="000000"/>
              </w:rPr>
            </w:pPr>
            <w:r>
              <w:rPr>
                <w:rFonts w:eastAsia="Times New Roman"/>
                <w:color w:val="000000"/>
              </w:rPr>
              <w:t>3.7 A</w:t>
            </w:r>
          </w:p>
        </w:tc>
        <w:tc>
          <w:tcPr>
            <w:tcW w:w="810" w:type="dxa"/>
          </w:tcPr>
          <w:p w14:paraId="5247D19D" w14:textId="77777777" w:rsidR="007D2CCF" w:rsidRDefault="007D2CCF" w:rsidP="00FB685C">
            <w:r>
              <w:t>-</w:t>
            </w:r>
          </w:p>
        </w:tc>
        <w:tc>
          <w:tcPr>
            <w:tcW w:w="900" w:type="dxa"/>
          </w:tcPr>
          <w:p w14:paraId="28414D20" w14:textId="77777777" w:rsidR="007D2CCF" w:rsidRDefault="007D2CCF" w:rsidP="00FB685C">
            <w:pPr>
              <w:rPr>
                <w:rFonts w:eastAsia="Times New Roman"/>
                <w:color w:val="000000"/>
              </w:rPr>
            </w:pPr>
            <w:r>
              <w:rPr>
                <w:rFonts w:eastAsia="Times New Roman"/>
                <w:color w:val="000000"/>
              </w:rPr>
              <w:t>-</w:t>
            </w:r>
          </w:p>
        </w:tc>
        <w:tc>
          <w:tcPr>
            <w:tcW w:w="1170" w:type="dxa"/>
          </w:tcPr>
          <w:p w14:paraId="6C389D56" w14:textId="77777777" w:rsidR="007D2CCF" w:rsidRDefault="007D2CCF" w:rsidP="00FB685C">
            <w:pPr>
              <w:rPr>
                <w:rFonts w:eastAsia="Times New Roman"/>
                <w:color w:val="000000"/>
              </w:rPr>
            </w:pPr>
            <w:r>
              <w:rPr>
                <w:rFonts w:eastAsia="Times New Roman"/>
                <w:color w:val="000000"/>
              </w:rPr>
              <w:t>-</w:t>
            </w:r>
          </w:p>
        </w:tc>
        <w:tc>
          <w:tcPr>
            <w:tcW w:w="900" w:type="dxa"/>
          </w:tcPr>
          <w:p w14:paraId="52F8EED7" w14:textId="77777777" w:rsidR="007D2CCF" w:rsidRDefault="007D2CCF" w:rsidP="00FB685C">
            <w:pPr>
              <w:rPr>
                <w:rFonts w:eastAsia="Times New Roman"/>
                <w:color w:val="000000"/>
              </w:rPr>
            </w:pPr>
            <w:r>
              <w:rPr>
                <w:rFonts w:eastAsia="Times New Roman"/>
                <w:color w:val="000000"/>
              </w:rPr>
              <w:t>3.7 A</w:t>
            </w:r>
          </w:p>
        </w:tc>
        <w:tc>
          <w:tcPr>
            <w:tcW w:w="3420" w:type="dxa"/>
          </w:tcPr>
          <w:p w14:paraId="32EF9F06" w14:textId="77777777" w:rsidR="007D2CCF" w:rsidRDefault="007D2CCF" w:rsidP="00FB685C">
            <w:pPr>
              <w:rPr>
                <w:rFonts w:eastAsia="Times New Roman"/>
                <w:color w:val="000000"/>
              </w:rPr>
            </w:pPr>
            <w:r>
              <w:rPr>
                <w:rFonts w:eastAsia="Times New Roman"/>
                <w:color w:val="000000"/>
              </w:rPr>
              <w:t>TSI to TSAL Right</w:t>
            </w:r>
          </w:p>
        </w:tc>
      </w:tr>
      <w:tr w:rsidR="007D2CCF" w14:paraId="7E0566F7" w14:textId="77777777" w:rsidTr="00FB685C">
        <w:trPr>
          <w:trHeight w:val="593"/>
        </w:trPr>
        <w:tc>
          <w:tcPr>
            <w:tcW w:w="918" w:type="dxa"/>
            <w:shd w:val="clear" w:color="auto" w:fill="auto"/>
          </w:tcPr>
          <w:p w14:paraId="7F895A34" w14:textId="77777777" w:rsidR="007D2CCF" w:rsidRDefault="007D2CCF" w:rsidP="00FB685C">
            <w:pPr>
              <w:rPr>
                <w:rFonts w:eastAsia="Times New Roman"/>
                <w:color w:val="000000"/>
              </w:rPr>
            </w:pPr>
            <w:r>
              <w:rPr>
                <w:rFonts w:eastAsia="Times New Roman"/>
                <w:color w:val="000000"/>
              </w:rPr>
              <w:lastRenderedPageBreak/>
              <w:t>Alpha Wire</w:t>
            </w:r>
          </w:p>
        </w:tc>
        <w:tc>
          <w:tcPr>
            <w:tcW w:w="900" w:type="dxa"/>
            <w:shd w:val="clear" w:color="auto" w:fill="auto"/>
          </w:tcPr>
          <w:p w14:paraId="535671C7"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3657C6EB"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077073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15D1E7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C660E92" w14:textId="77777777" w:rsidR="007D2CCF" w:rsidRDefault="007D2CCF" w:rsidP="00FB685C">
            <w:pPr>
              <w:rPr>
                <w:rFonts w:eastAsia="Times New Roman"/>
                <w:color w:val="000000"/>
              </w:rPr>
            </w:pPr>
            <w:r>
              <w:rPr>
                <w:rFonts w:eastAsia="Times New Roman"/>
                <w:color w:val="000000"/>
              </w:rPr>
              <w:t>-35 to 105</w:t>
            </w:r>
          </w:p>
        </w:tc>
        <w:tc>
          <w:tcPr>
            <w:tcW w:w="990" w:type="dxa"/>
          </w:tcPr>
          <w:p w14:paraId="7249ED59" w14:textId="77777777" w:rsidR="007D2CCF" w:rsidRDefault="007D2CCF" w:rsidP="00FB685C">
            <w:pPr>
              <w:rPr>
                <w:rFonts w:eastAsia="Times New Roman"/>
                <w:color w:val="000000"/>
              </w:rPr>
            </w:pPr>
            <w:r>
              <w:rPr>
                <w:rFonts w:eastAsia="Times New Roman"/>
                <w:color w:val="000000"/>
              </w:rPr>
              <w:t>3.7 A</w:t>
            </w:r>
          </w:p>
        </w:tc>
        <w:tc>
          <w:tcPr>
            <w:tcW w:w="810" w:type="dxa"/>
          </w:tcPr>
          <w:p w14:paraId="19236858" w14:textId="77777777" w:rsidR="007D2CCF" w:rsidRDefault="007D2CCF" w:rsidP="00FB685C">
            <w:r>
              <w:t>-</w:t>
            </w:r>
          </w:p>
        </w:tc>
        <w:tc>
          <w:tcPr>
            <w:tcW w:w="900" w:type="dxa"/>
          </w:tcPr>
          <w:p w14:paraId="7E66B8EE" w14:textId="77777777" w:rsidR="007D2CCF" w:rsidRDefault="007D2CCF" w:rsidP="00FB685C">
            <w:pPr>
              <w:rPr>
                <w:rFonts w:eastAsia="Times New Roman"/>
                <w:color w:val="000000"/>
              </w:rPr>
            </w:pPr>
            <w:r>
              <w:rPr>
                <w:rFonts w:eastAsia="Times New Roman"/>
                <w:color w:val="000000"/>
              </w:rPr>
              <w:t>-</w:t>
            </w:r>
          </w:p>
        </w:tc>
        <w:tc>
          <w:tcPr>
            <w:tcW w:w="1170" w:type="dxa"/>
          </w:tcPr>
          <w:p w14:paraId="45D16ECF" w14:textId="77777777" w:rsidR="007D2CCF" w:rsidRDefault="007D2CCF" w:rsidP="00FB685C">
            <w:pPr>
              <w:rPr>
                <w:rFonts w:eastAsia="Times New Roman"/>
                <w:color w:val="000000"/>
              </w:rPr>
            </w:pPr>
            <w:r>
              <w:rPr>
                <w:rFonts w:eastAsia="Times New Roman"/>
                <w:color w:val="000000"/>
              </w:rPr>
              <w:t>-</w:t>
            </w:r>
          </w:p>
        </w:tc>
        <w:tc>
          <w:tcPr>
            <w:tcW w:w="900" w:type="dxa"/>
          </w:tcPr>
          <w:p w14:paraId="0E94C7DB" w14:textId="77777777" w:rsidR="007D2CCF" w:rsidRDefault="007D2CCF" w:rsidP="00FB685C">
            <w:pPr>
              <w:rPr>
                <w:rFonts w:eastAsia="Times New Roman"/>
                <w:color w:val="000000"/>
              </w:rPr>
            </w:pPr>
            <w:r>
              <w:rPr>
                <w:rFonts w:eastAsia="Times New Roman"/>
                <w:color w:val="000000"/>
              </w:rPr>
              <w:t>3.7 A</w:t>
            </w:r>
          </w:p>
        </w:tc>
        <w:tc>
          <w:tcPr>
            <w:tcW w:w="3420" w:type="dxa"/>
          </w:tcPr>
          <w:p w14:paraId="7CC3C910" w14:textId="77777777" w:rsidR="007D2CCF" w:rsidRDefault="007D2CCF" w:rsidP="00FB685C">
            <w:pPr>
              <w:rPr>
                <w:rFonts w:eastAsia="Times New Roman"/>
                <w:color w:val="000000"/>
              </w:rPr>
            </w:pPr>
            <w:r>
              <w:rPr>
                <w:rFonts w:eastAsia="Times New Roman"/>
                <w:color w:val="000000"/>
              </w:rPr>
              <w:t>GLV/SCADA to TS Energized Light</w:t>
            </w:r>
          </w:p>
        </w:tc>
      </w:tr>
      <w:tr w:rsidR="007D2CCF" w14:paraId="3A432610" w14:textId="77777777" w:rsidTr="00FB685C">
        <w:trPr>
          <w:trHeight w:val="593"/>
        </w:trPr>
        <w:tc>
          <w:tcPr>
            <w:tcW w:w="918" w:type="dxa"/>
            <w:shd w:val="clear" w:color="auto" w:fill="auto"/>
          </w:tcPr>
          <w:p w14:paraId="304C112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713C10DD" w14:textId="77777777" w:rsidR="007D2CCF" w:rsidRDefault="007D2CCF" w:rsidP="00FB685C">
            <w:pPr>
              <w:rPr>
                <w:rFonts w:eastAsia="Times New Roman"/>
                <w:color w:val="000000"/>
              </w:rPr>
            </w:pPr>
            <w:r>
              <w:rPr>
                <w:rFonts w:eastAsia="Times New Roman"/>
                <w:color w:val="000000"/>
              </w:rPr>
              <w:t>C4066A.12.10</w:t>
            </w:r>
          </w:p>
        </w:tc>
        <w:tc>
          <w:tcPr>
            <w:tcW w:w="810" w:type="dxa"/>
            <w:shd w:val="clear" w:color="auto" w:fill="auto"/>
          </w:tcPr>
          <w:p w14:paraId="285FD17E" w14:textId="77777777" w:rsidR="007D2CCF" w:rsidRDefault="007D2CCF" w:rsidP="00FB685C">
            <w:pPr>
              <w:rPr>
                <w:rFonts w:eastAsia="Times New Roman"/>
                <w:color w:val="000000"/>
              </w:rPr>
            </w:pPr>
            <w:r>
              <w:rPr>
                <w:rFonts w:eastAsia="Times New Roman"/>
                <w:color w:val="000000"/>
              </w:rPr>
              <w:t>22</w:t>
            </w:r>
          </w:p>
        </w:tc>
        <w:tc>
          <w:tcPr>
            <w:tcW w:w="900" w:type="dxa"/>
            <w:shd w:val="clear" w:color="auto" w:fill="auto"/>
          </w:tcPr>
          <w:p w14:paraId="7EF49521"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080A025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3084DBA" w14:textId="77777777" w:rsidR="007D2CCF" w:rsidRDefault="007D2CCF" w:rsidP="00FB685C">
            <w:pPr>
              <w:rPr>
                <w:rFonts w:eastAsia="Times New Roman"/>
                <w:color w:val="000000"/>
              </w:rPr>
            </w:pPr>
            <w:r>
              <w:rPr>
                <w:rFonts w:eastAsia="Times New Roman"/>
                <w:color w:val="000000"/>
              </w:rPr>
              <w:t>-20 to 80</w:t>
            </w:r>
          </w:p>
        </w:tc>
        <w:tc>
          <w:tcPr>
            <w:tcW w:w="990" w:type="dxa"/>
          </w:tcPr>
          <w:p w14:paraId="709A79B0" w14:textId="77777777" w:rsidR="007D2CCF" w:rsidRDefault="007D2CCF" w:rsidP="00FB685C">
            <w:pPr>
              <w:rPr>
                <w:rFonts w:eastAsia="Times New Roman"/>
                <w:color w:val="000000"/>
              </w:rPr>
            </w:pPr>
            <w:r>
              <w:rPr>
                <w:rFonts w:eastAsia="Times New Roman"/>
                <w:color w:val="000000"/>
              </w:rPr>
              <w:t>0.92 A</w:t>
            </w:r>
          </w:p>
        </w:tc>
        <w:tc>
          <w:tcPr>
            <w:tcW w:w="810" w:type="dxa"/>
          </w:tcPr>
          <w:p w14:paraId="713B39B7" w14:textId="77777777" w:rsidR="007D2CCF" w:rsidRDefault="007D2CCF" w:rsidP="00FB685C">
            <w:r>
              <w:t>-</w:t>
            </w:r>
          </w:p>
        </w:tc>
        <w:tc>
          <w:tcPr>
            <w:tcW w:w="900" w:type="dxa"/>
          </w:tcPr>
          <w:p w14:paraId="08221E17" w14:textId="77777777" w:rsidR="007D2CCF" w:rsidRDefault="007D2CCF" w:rsidP="00FB685C">
            <w:pPr>
              <w:rPr>
                <w:rFonts w:eastAsia="Times New Roman"/>
                <w:color w:val="000000"/>
              </w:rPr>
            </w:pPr>
            <w:r>
              <w:rPr>
                <w:rFonts w:eastAsia="Times New Roman"/>
                <w:color w:val="000000"/>
              </w:rPr>
              <w:t>-</w:t>
            </w:r>
          </w:p>
        </w:tc>
        <w:tc>
          <w:tcPr>
            <w:tcW w:w="1170" w:type="dxa"/>
          </w:tcPr>
          <w:p w14:paraId="1FE90E88" w14:textId="77777777" w:rsidR="007D2CCF" w:rsidRDefault="007D2CCF" w:rsidP="00FB685C">
            <w:pPr>
              <w:rPr>
                <w:rFonts w:eastAsia="Times New Roman"/>
                <w:color w:val="000000"/>
              </w:rPr>
            </w:pPr>
            <w:r>
              <w:rPr>
                <w:rFonts w:eastAsia="Times New Roman"/>
                <w:color w:val="000000"/>
              </w:rPr>
              <w:t>-</w:t>
            </w:r>
          </w:p>
        </w:tc>
        <w:tc>
          <w:tcPr>
            <w:tcW w:w="900" w:type="dxa"/>
          </w:tcPr>
          <w:p w14:paraId="4ADF3765" w14:textId="77777777" w:rsidR="007D2CCF" w:rsidRDefault="007D2CCF" w:rsidP="00FB685C">
            <w:pPr>
              <w:rPr>
                <w:rFonts w:eastAsia="Times New Roman"/>
                <w:color w:val="000000"/>
              </w:rPr>
            </w:pPr>
            <w:r>
              <w:rPr>
                <w:rFonts w:eastAsia="Times New Roman"/>
                <w:color w:val="000000"/>
              </w:rPr>
              <w:t>0.92 A</w:t>
            </w:r>
          </w:p>
        </w:tc>
        <w:tc>
          <w:tcPr>
            <w:tcW w:w="3420" w:type="dxa"/>
          </w:tcPr>
          <w:p w14:paraId="705CFC2C" w14:textId="77777777" w:rsidR="007D2CCF" w:rsidRDefault="007D2CCF" w:rsidP="00FB685C">
            <w:pPr>
              <w:rPr>
                <w:rFonts w:eastAsia="Times New Roman"/>
                <w:color w:val="000000"/>
              </w:rPr>
            </w:pPr>
            <w:r>
              <w:rPr>
                <w:rFonts w:eastAsia="Times New Roman"/>
                <w:color w:val="000000"/>
              </w:rPr>
              <w:t>Motor Controller to Motor</w:t>
            </w:r>
          </w:p>
        </w:tc>
      </w:tr>
    </w:tbl>
    <w:p w14:paraId="2B9DD75E" w14:textId="77777777" w:rsidR="007D2CCF" w:rsidRDefault="007D2CCF" w:rsidP="00777197"/>
    <w:p w14:paraId="5D70DDB6" w14:textId="77777777" w:rsidR="00777197" w:rsidRDefault="00777197" w:rsidP="00777197">
      <w:pPr>
        <w:pStyle w:val="Caption"/>
      </w:pPr>
      <w:bookmarkStart w:id="33" w:name="_Ref412570283"/>
      <w:bookmarkStart w:id="34" w:name="_Toc349247177"/>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33"/>
      <w:r>
        <w:t xml:space="preserve"> </w:t>
      </w:r>
      <w:r w:rsidR="007F357F">
        <w:t xml:space="preserve">- </w:t>
      </w:r>
      <w:r>
        <w:t>System Wire Table</w:t>
      </w:r>
      <w:bookmarkEnd w:id="34"/>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35" w:name="_Toc349247112"/>
      <w:r>
        <w:t xml:space="preserve">Grounding </w:t>
      </w:r>
      <w:r w:rsidR="00F0197D">
        <w:t>System</w:t>
      </w:r>
      <w:bookmarkEnd w:id="35"/>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36" w:name="_Toc349247113"/>
      <w:r>
        <w:t>Conductive Panel Grounding</w:t>
      </w:r>
      <w:bookmarkEnd w:id="36"/>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37" w:name="_Toc349247114"/>
      <w:r>
        <w:rPr>
          <w:rFonts w:eastAsia="Arial"/>
        </w:rPr>
        <w:lastRenderedPageBreak/>
        <w:t>Isolation</w:t>
      </w:r>
      <w:r w:rsidR="00450834">
        <w:rPr>
          <w:rFonts w:eastAsia="Arial"/>
        </w:rPr>
        <w:t xml:space="preserve"> &amp; Insulation</w:t>
      </w:r>
      <w:bookmarkEnd w:id="37"/>
    </w:p>
    <w:p w14:paraId="7500B2AA" w14:textId="77777777" w:rsidR="00D0591D" w:rsidRPr="00C1229B" w:rsidRDefault="00D0591D" w:rsidP="00D0591D">
      <w:r>
        <w:t>Person primarily responsible for this section:</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184D79CD" w:rsidR="00D0591D" w:rsidRPr="00451073" w:rsidRDefault="00251976" w:rsidP="00D0591D">
            <w:pPr>
              <w:pStyle w:val="TableContents"/>
            </w:pPr>
            <w:r>
              <w:t>Greg Flynn</w:t>
            </w: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6F4661C5" w:rsidR="00D0591D" w:rsidRPr="00451073" w:rsidRDefault="00251976" w:rsidP="00D0591D">
            <w:pPr>
              <w:pStyle w:val="TableContents"/>
            </w:pPr>
            <w:r>
              <w:t>flynng@lafayette.edu</w:t>
            </w:r>
          </w:p>
        </w:tc>
      </w:tr>
    </w:tbl>
    <w:p w14:paraId="3867221A" w14:textId="77777777" w:rsidR="00450834" w:rsidRDefault="00450834" w:rsidP="00F36550">
      <w:pPr>
        <w:pStyle w:val="Heading2"/>
        <w:spacing w:after="0"/>
      </w:pPr>
      <w:bookmarkStart w:id="38" w:name="_Toc349247115"/>
      <w:r w:rsidRPr="00450834">
        <w:t>Separation of Tractive System and Grounded Low Voltage System</w:t>
      </w:r>
      <w:bookmarkEnd w:id="38"/>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39"/>
      <w:commentRangeStart w:id="40"/>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39"/>
      <w:r w:rsidR="00FF692B">
        <w:rPr>
          <w:rStyle w:val="CommentReference"/>
        </w:rPr>
        <w:commentReference w:id="39"/>
      </w:r>
      <w:commentRangeEnd w:id="40"/>
      <w:r w:rsidR="000D31A3">
        <w:rPr>
          <w:rStyle w:val="CommentReference"/>
        </w:rPr>
        <w:commentReference w:id="40"/>
      </w:r>
    </w:p>
    <w:p w14:paraId="65B26C17" w14:textId="77777777" w:rsidR="00FB6611" w:rsidRDefault="00753253" w:rsidP="00753253">
      <w:pPr>
        <w:pStyle w:val="Caption"/>
      </w:pPr>
      <w:bookmarkStart w:id="41" w:name="_Toc349247161"/>
      <w:r>
        <w:t xml:space="preserve">Figure </w:t>
      </w:r>
      <w:r>
        <w:fldChar w:fldCharType="begin"/>
      </w:r>
      <w:r>
        <w:instrText xml:space="preserve"> SEQ Figure \* ARABIC </w:instrText>
      </w:r>
      <w:r>
        <w:fldChar w:fldCharType="separate"/>
      </w:r>
      <w:r w:rsidR="004910CA">
        <w:t>9</w:t>
      </w:r>
      <w:r>
        <w:fldChar w:fldCharType="end"/>
      </w:r>
      <w:r w:rsidR="0087079E">
        <w:t xml:space="preserve"> - </w:t>
      </w:r>
      <w:r>
        <w:t>TS and GLV separation</w:t>
      </w:r>
      <w:bookmarkEnd w:id="41"/>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59BA0A83" w:rsidR="0028137B" w:rsidRDefault="000B2F6D" w:rsidP="00D76797">
            <w:pPr>
              <w:keepNext/>
              <w:keepLines/>
            </w:pPr>
            <w:r>
              <w:t>TSI-PCB-HV-LV</w:t>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42" w:name="_Toc349247178"/>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42"/>
    </w:p>
    <w:p w14:paraId="64B55788" w14:textId="77777777" w:rsidR="008D3DED" w:rsidRDefault="008D3DED" w:rsidP="00753253">
      <w:pPr>
        <w:pStyle w:val="Caption"/>
        <w:rPr>
          <w:rFonts w:cs="Arial"/>
          <w:i w:val="0"/>
          <w:iCs w:val="0"/>
          <w:noProof w:val="0"/>
          <w:sz w:val="22"/>
          <w:szCs w:val="22"/>
        </w:rPr>
      </w:pPr>
    </w:p>
    <w:p w14:paraId="063A3666" w14:textId="77777777" w:rsidR="000D31A3" w:rsidRDefault="000D31A3" w:rsidP="00753253">
      <w:pPr>
        <w:pStyle w:val="Caption"/>
        <w:rPr>
          <w:rFonts w:cs="Arial"/>
          <w:i w:val="0"/>
          <w:iCs w:val="0"/>
          <w:noProof w:val="0"/>
          <w:sz w:val="22"/>
          <w:szCs w:val="22"/>
        </w:rPr>
      </w:pPr>
    </w:p>
    <w:p w14:paraId="02459EF5" w14:textId="77777777" w:rsidR="000D31A3" w:rsidRDefault="000D31A3" w:rsidP="00753253">
      <w:pPr>
        <w:pStyle w:val="Caption"/>
        <w:rPr>
          <w:rFonts w:cs="Arial"/>
          <w:i w:val="0"/>
          <w:iCs w:val="0"/>
          <w:noProof w:val="0"/>
          <w:sz w:val="22"/>
          <w:szCs w:val="22"/>
        </w:rPr>
      </w:pPr>
    </w:p>
    <w:p w14:paraId="43EFBD73" w14:textId="77777777" w:rsidR="000D31A3" w:rsidRDefault="000D31A3" w:rsidP="00753253">
      <w:pPr>
        <w:pStyle w:val="Caption"/>
        <w:rPr>
          <w:rFonts w:cs="Arial"/>
          <w:i w:val="0"/>
          <w:iCs w:val="0"/>
          <w:noProof w:val="0"/>
          <w:sz w:val="22"/>
          <w:szCs w:val="22"/>
        </w:rPr>
      </w:pPr>
    </w:p>
    <w:p w14:paraId="5F43B134" w14:textId="77777777" w:rsidR="000D31A3" w:rsidRDefault="000D31A3" w:rsidP="00753253">
      <w:pPr>
        <w:pStyle w:val="Caption"/>
        <w:rPr>
          <w:rFonts w:cs="Arial"/>
          <w:i w:val="0"/>
          <w:iCs w:val="0"/>
          <w:noProof w:val="0"/>
          <w:sz w:val="22"/>
          <w:szCs w:val="22"/>
        </w:rPr>
      </w:pPr>
    </w:p>
    <w:p w14:paraId="42F21339" w14:textId="77777777" w:rsidR="000D31A3" w:rsidRDefault="000D31A3" w:rsidP="00753253">
      <w:pPr>
        <w:pStyle w:val="Caption"/>
        <w:rPr>
          <w:rFonts w:cs="Arial"/>
          <w:i w:val="0"/>
          <w:iCs w:val="0"/>
          <w:noProof w:val="0"/>
          <w:sz w:val="22"/>
          <w:szCs w:val="22"/>
        </w:rPr>
      </w:pPr>
    </w:p>
    <w:p w14:paraId="5BD84ACC" w14:textId="77777777" w:rsidR="000D31A3" w:rsidRDefault="000D31A3" w:rsidP="00753253">
      <w:pPr>
        <w:pStyle w:val="Caption"/>
        <w:rPr>
          <w:rFonts w:cs="Arial"/>
          <w:i w:val="0"/>
          <w:iCs w:val="0"/>
          <w:noProof w:val="0"/>
          <w:sz w:val="22"/>
          <w:szCs w:val="22"/>
        </w:rPr>
      </w:pPr>
    </w:p>
    <w:p w14:paraId="13BA4CD4" w14:textId="77777777" w:rsidR="000D31A3" w:rsidRDefault="000D31A3" w:rsidP="00753253">
      <w:pPr>
        <w:pStyle w:val="Caption"/>
        <w:rPr>
          <w:rFonts w:cs="Arial"/>
          <w:i w:val="0"/>
          <w:iCs w:val="0"/>
          <w:noProof w:val="0"/>
          <w:sz w:val="22"/>
          <w:szCs w:val="22"/>
        </w:rPr>
      </w:pPr>
    </w:p>
    <w:p w14:paraId="6D2216E3" w14:textId="77777777" w:rsidR="000D31A3" w:rsidRDefault="000D31A3" w:rsidP="00753253">
      <w:pPr>
        <w:pStyle w:val="Caption"/>
        <w:rPr>
          <w:rFonts w:cs="Arial"/>
          <w:i w:val="0"/>
          <w:iCs w:val="0"/>
          <w:noProof w:val="0"/>
          <w:sz w:val="22"/>
          <w:szCs w:val="22"/>
        </w:rPr>
      </w:pPr>
    </w:p>
    <w:p w14:paraId="4FD4F34E" w14:textId="77777777" w:rsidR="000D31A3" w:rsidRDefault="000D31A3" w:rsidP="00753253">
      <w:pPr>
        <w:pStyle w:val="Caption"/>
      </w:pPr>
    </w:p>
    <w:p w14:paraId="1BEBDE7D" w14:textId="77777777" w:rsidR="008D3DED" w:rsidRDefault="008D3DED" w:rsidP="008D3DED">
      <w:pPr>
        <w:rPr>
          <w:i/>
        </w:rPr>
      </w:pPr>
      <w:r w:rsidRPr="000929F7">
        <w:rPr>
          <w:i/>
        </w:rPr>
        <w:t>List all purchased components with both TS and GLV connections (at min motor controller 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682F06" w:rsidP="00117AD4">
            <w:pPr>
              <w:pStyle w:val="Normal1"/>
              <w:keepNext/>
              <w:keepLines/>
              <w:spacing w:after="0"/>
            </w:pPr>
            <w:hyperlink r:id="rId45">
              <w:r w:rsidR="00A46A3F">
                <w:rPr>
                  <w:color w:val="0000FF"/>
                  <w:sz w:val="20"/>
                  <w:szCs w:val="20"/>
                  <w:u w:val="single"/>
                </w:rPr>
                <w:t>http://www.bender-es.com/fileadmin/products/doc/IR155-32xx-V004_D00115_D_XXEN.pdf</w:t>
              </w:r>
            </w:hyperlink>
            <w:hyperlink r:id="rId46">
              <w:r w:rsidR="00A46A3F" w:rsidRPr="00A46A3F">
                <w:rPr>
                  <w:rStyle w:val="Hyperlink"/>
                  <w:rFonts w:eastAsia="Calibri"/>
                  <w:lang w:eastAsia="zh-CN"/>
                </w:rPr>
                <w:t>http://www.bender-es.com/fileadmin/products/doc/IR155-32xx-V004_D00115_D_XXEN.pdf</w:t>
              </w:r>
            </w:hyperlink>
          </w:p>
          <w:p w14:paraId="0EF367CF" w14:textId="7462A2C8" w:rsidR="00A46A3F" w:rsidRDefault="00682F06" w:rsidP="00EC6ABB">
            <w:pPr>
              <w:keepNext/>
              <w:keepLines/>
            </w:pPr>
            <w:hyperlink r:id="rId47">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6D3D36" w14:paraId="5C4EF95D" w14:textId="77777777" w:rsidTr="00A46A3F">
        <w:tc>
          <w:tcPr>
            <w:tcW w:w="1384" w:type="dxa"/>
            <w:shd w:val="clear" w:color="auto" w:fill="auto"/>
            <w:vAlign w:val="center"/>
          </w:tcPr>
          <w:p w14:paraId="4515F85B" w14:textId="7569329D" w:rsidR="006D3D36" w:rsidRDefault="006D3D36" w:rsidP="00EC6ABB">
            <w:pPr>
              <w:keepNext/>
              <w:keepLines/>
            </w:pPr>
            <w:r>
              <w:t>Curtis 1238 Motor Controller</w:t>
            </w:r>
          </w:p>
        </w:tc>
        <w:tc>
          <w:tcPr>
            <w:tcW w:w="1134" w:type="dxa"/>
            <w:shd w:val="clear" w:color="auto" w:fill="auto"/>
            <w:vAlign w:val="center"/>
          </w:tcPr>
          <w:p w14:paraId="76E596D8" w14:textId="5FC79B35" w:rsidR="006D3D36" w:rsidRDefault="006D3D36" w:rsidP="00EC6ABB">
            <w:pPr>
              <w:keepNext/>
              <w:keepLines/>
            </w:pPr>
            <w:r>
              <w:t>Only High Voltage</w:t>
            </w:r>
          </w:p>
        </w:tc>
        <w:tc>
          <w:tcPr>
            <w:tcW w:w="5387" w:type="dxa"/>
          </w:tcPr>
          <w:p w14:paraId="60D8C9DD" w14:textId="079A28EF" w:rsidR="006D3D36" w:rsidRDefault="006D3D36" w:rsidP="00EC6ABB">
            <w:pPr>
              <w:keepNext/>
              <w:keepLines/>
            </w:pPr>
            <w:hyperlink r:id="rId48" w:history="1">
              <w:r w:rsidRPr="008661A9">
                <w:rPr>
                  <w:rStyle w:val="Hyperlink"/>
                </w:rPr>
                <w:t>http://www.thunderstruck-ev.com/Manuals/1234_36_38%20Manual%20Rev%20Feb%2009.pdf</w:t>
              </w:r>
            </w:hyperlink>
            <w:r>
              <w:t xml:space="preserve"> </w:t>
            </w:r>
          </w:p>
        </w:tc>
        <w:tc>
          <w:tcPr>
            <w:tcW w:w="2013" w:type="dxa"/>
            <w:shd w:val="clear" w:color="auto" w:fill="auto"/>
            <w:vAlign w:val="center"/>
          </w:tcPr>
          <w:p w14:paraId="77C5049D" w14:textId="77777777" w:rsidR="006D3D36" w:rsidRDefault="006D3D36" w:rsidP="00EC6ABB">
            <w:pPr>
              <w:keepNext/>
              <w:keepLines/>
            </w:pPr>
          </w:p>
        </w:tc>
      </w:tr>
      <w:tr w:rsidR="006D3D36" w14:paraId="0EB95E6E" w14:textId="77777777" w:rsidTr="00A46A3F">
        <w:tc>
          <w:tcPr>
            <w:tcW w:w="1384" w:type="dxa"/>
            <w:shd w:val="clear" w:color="auto" w:fill="auto"/>
            <w:vAlign w:val="center"/>
          </w:tcPr>
          <w:p w14:paraId="5CC14837" w14:textId="77777777" w:rsidR="006D3D36" w:rsidRDefault="006D3D36" w:rsidP="00EC6ABB">
            <w:pPr>
              <w:keepNext/>
              <w:keepLines/>
            </w:pPr>
          </w:p>
        </w:tc>
        <w:tc>
          <w:tcPr>
            <w:tcW w:w="1134" w:type="dxa"/>
            <w:shd w:val="clear" w:color="auto" w:fill="auto"/>
            <w:vAlign w:val="center"/>
          </w:tcPr>
          <w:p w14:paraId="7DFC413D" w14:textId="77777777" w:rsidR="006D3D36" w:rsidRDefault="006D3D36" w:rsidP="00EC6ABB">
            <w:pPr>
              <w:keepNext/>
              <w:keepLines/>
            </w:pPr>
          </w:p>
        </w:tc>
        <w:tc>
          <w:tcPr>
            <w:tcW w:w="5387" w:type="dxa"/>
          </w:tcPr>
          <w:p w14:paraId="515FCA81" w14:textId="77777777" w:rsidR="006D3D36" w:rsidRDefault="006D3D36" w:rsidP="00EC6ABB">
            <w:pPr>
              <w:keepNext/>
              <w:keepLines/>
            </w:pPr>
          </w:p>
        </w:tc>
        <w:tc>
          <w:tcPr>
            <w:tcW w:w="2013" w:type="dxa"/>
            <w:shd w:val="clear" w:color="auto" w:fill="auto"/>
            <w:vAlign w:val="center"/>
          </w:tcPr>
          <w:p w14:paraId="62E88EC1" w14:textId="77777777" w:rsidR="006D3D36" w:rsidRDefault="006D3D36" w:rsidP="00EC6ABB">
            <w:pPr>
              <w:keepNext/>
              <w:keepLines/>
            </w:pPr>
          </w:p>
        </w:tc>
      </w:tr>
      <w:tr w:rsidR="006D3D36" w14:paraId="4410B997" w14:textId="77777777" w:rsidTr="00A46A3F">
        <w:tc>
          <w:tcPr>
            <w:tcW w:w="1384" w:type="dxa"/>
            <w:shd w:val="clear" w:color="auto" w:fill="auto"/>
            <w:vAlign w:val="center"/>
          </w:tcPr>
          <w:p w14:paraId="78684D0B" w14:textId="77777777" w:rsidR="006D3D36" w:rsidRDefault="006D3D36" w:rsidP="00EC6ABB">
            <w:pPr>
              <w:keepNext/>
              <w:keepLines/>
            </w:pPr>
          </w:p>
        </w:tc>
        <w:tc>
          <w:tcPr>
            <w:tcW w:w="1134" w:type="dxa"/>
            <w:shd w:val="clear" w:color="auto" w:fill="auto"/>
            <w:vAlign w:val="center"/>
          </w:tcPr>
          <w:p w14:paraId="546089D8" w14:textId="77777777" w:rsidR="006D3D36" w:rsidRDefault="006D3D36" w:rsidP="00EC6ABB">
            <w:pPr>
              <w:keepNext/>
              <w:keepLines/>
            </w:pPr>
          </w:p>
        </w:tc>
        <w:tc>
          <w:tcPr>
            <w:tcW w:w="5387" w:type="dxa"/>
          </w:tcPr>
          <w:p w14:paraId="1694FE36" w14:textId="77777777" w:rsidR="006D3D36" w:rsidRDefault="006D3D36" w:rsidP="00EC6ABB">
            <w:pPr>
              <w:keepNext/>
              <w:keepLines/>
            </w:pPr>
          </w:p>
        </w:tc>
        <w:tc>
          <w:tcPr>
            <w:tcW w:w="2013" w:type="dxa"/>
            <w:shd w:val="clear" w:color="auto" w:fill="auto"/>
            <w:vAlign w:val="center"/>
          </w:tcPr>
          <w:p w14:paraId="6CE90FD1" w14:textId="77777777" w:rsidR="006D3D36" w:rsidRDefault="006D3D36" w:rsidP="00EC6ABB">
            <w:pPr>
              <w:keepNext/>
              <w:keepLines/>
            </w:pPr>
          </w:p>
        </w:tc>
      </w:tr>
      <w:tr w:rsidR="006D3D36" w14:paraId="08314856" w14:textId="77777777" w:rsidTr="00A46A3F">
        <w:tc>
          <w:tcPr>
            <w:tcW w:w="1384" w:type="dxa"/>
            <w:shd w:val="clear" w:color="auto" w:fill="auto"/>
            <w:vAlign w:val="center"/>
          </w:tcPr>
          <w:p w14:paraId="50ACA8A7" w14:textId="77777777" w:rsidR="006D3D36" w:rsidRDefault="006D3D36" w:rsidP="00EC6ABB">
            <w:pPr>
              <w:keepNext/>
              <w:keepLines/>
            </w:pPr>
          </w:p>
        </w:tc>
        <w:tc>
          <w:tcPr>
            <w:tcW w:w="1134" w:type="dxa"/>
            <w:shd w:val="clear" w:color="auto" w:fill="auto"/>
            <w:vAlign w:val="center"/>
          </w:tcPr>
          <w:p w14:paraId="0ACEDD7F" w14:textId="77777777" w:rsidR="006D3D36" w:rsidRDefault="006D3D36" w:rsidP="00EC6ABB">
            <w:pPr>
              <w:keepNext/>
              <w:keepLines/>
            </w:pPr>
          </w:p>
        </w:tc>
        <w:tc>
          <w:tcPr>
            <w:tcW w:w="5387" w:type="dxa"/>
          </w:tcPr>
          <w:p w14:paraId="3D1407E9" w14:textId="77777777" w:rsidR="006D3D36" w:rsidRDefault="006D3D36" w:rsidP="00EC6ABB">
            <w:pPr>
              <w:keepNext/>
              <w:keepLines/>
            </w:pPr>
          </w:p>
        </w:tc>
        <w:tc>
          <w:tcPr>
            <w:tcW w:w="2013" w:type="dxa"/>
            <w:shd w:val="clear" w:color="auto" w:fill="auto"/>
            <w:vAlign w:val="center"/>
          </w:tcPr>
          <w:p w14:paraId="44804704" w14:textId="77777777" w:rsidR="006D3D36" w:rsidRDefault="006D3D36" w:rsidP="00EC6ABB">
            <w:pPr>
              <w:keepNext/>
              <w:keepLines/>
            </w:pPr>
          </w:p>
        </w:tc>
      </w:tr>
      <w:tr w:rsidR="006D3D36" w14:paraId="6432B9E6" w14:textId="77777777" w:rsidTr="00A46A3F">
        <w:tc>
          <w:tcPr>
            <w:tcW w:w="1384" w:type="dxa"/>
            <w:shd w:val="clear" w:color="auto" w:fill="auto"/>
            <w:vAlign w:val="center"/>
          </w:tcPr>
          <w:p w14:paraId="65B0C396" w14:textId="77777777" w:rsidR="006D3D36" w:rsidRDefault="006D3D36" w:rsidP="00EC6ABB">
            <w:pPr>
              <w:keepNext/>
              <w:keepLines/>
            </w:pPr>
          </w:p>
        </w:tc>
        <w:tc>
          <w:tcPr>
            <w:tcW w:w="1134" w:type="dxa"/>
            <w:shd w:val="clear" w:color="auto" w:fill="auto"/>
            <w:vAlign w:val="center"/>
          </w:tcPr>
          <w:p w14:paraId="494C421C" w14:textId="77777777" w:rsidR="006D3D36" w:rsidRDefault="006D3D36" w:rsidP="00EC6ABB">
            <w:pPr>
              <w:keepNext/>
              <w:keepLines/>
            </w:pPr>
          </w:p>
        </w:tc>
        <w:tc>
          <w:tcPr>
            <w:tcW w:w="5387" w:type="dxa"/>
          </w:tcPr>
          <w:p w14:paraId="0D91063D" w14:textId="77777777" w:rsidR="006D3D36" w:rsidRDefault="006D3D36" w:rsidP="00EC6ABB">
            <w:pPr>
              <w:keepNext/>
              <w:keepLines/>
            </w:pPr>
          </w:p>
        </w:tc>
        <w:tc>
          <w:tcPr>
            <w:tcW w:w="2013" w:type="dxa"/>
            <w:shd w:val="clear" w:color="auto" w:fill="auto"/>
            <w:vAlign w:val="center"/>
          </w:tcPr>
          <w:p w14:paraId="0FA91261" w14:textId="77777777" w:rsidR="006D3D36" w:rsidRDefault="006D3D36" w:rsidP="00EC6ABB">
            <w:pPr>
              <w:keepNext/>
              <w:keepLines/>
            </w:pPr>
          </w:p>
        </w:tc>
      </w:tr>
      <w:tr w:rsidR="006D3D36" w14:paraId="155F9F6D" w14:textId="77777777" w:rsidTr="00A46A3F">
        <w:tc>
          <w:tcPr>
            <w:tcW w:w="1384" w:type="dxa"/>
            <w:shd w:val="clear" w:color="auto" w:fill="auto"/>
            <w:vAlign w:val="center"/>
          </w:tcPr>
          <w:p w14:paraId="0912A245" w14:textId="77777777" w:rsidR="006D3D36" w:rsidRDefault="006D3D36" w:rsidP="00EC6ABB">
            <w:pPr>
              <w:keepNext/>
              <w:keepLines/>
            </w:pPr>
          </w:p>
        </w:tc>
        <w:tc>
          <w:tcPr>
            <w:tcW w:w="1134" w:type="dxa"/>
            <w:shd w:val="clear" w:color="auto" w:fill="auto"/>
            <w:vAlign w:val="center"/>
          </w:tcPr>
          <w:p w14:paraId="2AE7F241" w14:textId="77777777" w:rsidR="006D3D36" w:rsidRDefault="006D3D36" w:rsidP="00EC6ABB">
            <w:pPr>
              <w:keepNext/>
              <w:keepLines/>
            </w:pPr>
          </w:p>
        </w:tc>
        <w:tc>
          <w:tcPr>
            <w:tcW w:w="5387" w:type="dxa"/>
          </w:tcPr>
          <w:p w14:paraId="1F458281" w14:textId="77777777" w:rsidR="006D3D36" w:rsidRDefault="006D3D36" w:rsidP="00EC6ABB">
            <w:pPr>
              <w:keepNext/>
              <w:keepLines/>
            </w:pPr>
          </w:p>
        </w:tc>
        <w:tc>
          <w:tcPr>
            <w:tcW w:w="2013" w:type="dxa"/>
            <w:shd w:val="clear" w:color="auto" w:fill="auto"/>
            <w:vAlign w:val="center"/>
          </w:tcPr>
          <w:p w14:paraId="48AC4F00" w14:textId="77777777" w:rsidR="006D3D36" w:rsidRDefault="006D3D36"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43" w:name="_Toc349247116"/>
      <w:r>
        <w:t>Isolation &amp; Insulation</w:t>
      </w:r>
      <w:bookmarkEnd w:id="43"/>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44"/>
            <w:r>
              <w:t>?</w:t>
            </w:r>
            <w:commentRangeEnd w:id="44"/>
            <w:r w:rsidR="00E96184">
              <w:rPr>
                <w:rStyle w:val="CommentReference"/>
              </w:rPr>
              <w:commentReference w:id="44"/>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r w:rsidRPr="00E93CB9">
              <w:rPr>
                <w:rFonts w:eastAsia="Times New Roman"/>
                <w:color w:val="000000"/>
              </w:rPr>
              <w:t xml:space="preserve">Can bus isolation description. </w:t>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 xml:space="preserve">Safety Loop Isolation, </w:t>
            </w:r>
            <w:proofErr w:type="spellStart"/>
            <w:r w:rsidRPr="00E93CB9">
              <w:rPr>
                <w:rFonts w:eastAsia="Times New Roman"/>
                <w:color w:val="000000"/>
              </w:rPr>
              <w:t>Galvanically</w:t>
            </w:r>
            <w:proofErr w:type="spellEnd"/>
            <w:r w:rsidRPr="00E93CB9">
              <w:rPr>
                <w:rFonts w:eastAsia="Times New Roman"/>
                <w:color w:val="000000"/>
              </w:rPr>
              <w:t xml:space="preserve">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45" w:name="_Toc349247179"/>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45"/>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 xml:space="preserve">UL </w:t>
            </w:r>
            <w:proofErr w:type="spellStart"/>
            <w:r>
              <w:t>Recog-nized</w:t>
            </w:r>
            <w:proofErr w:type="spellEnd"/>
            <w:r>
              <w:t xml:space="preserve"> ?</w:t>
            </w:r>
          </w:p>
        </w:tc>
        <w:tc>
          <w:tcPr>
            <w:tcW w:w="1260" w:type="dxa"/>
            <w:shd w:val="clear" w:color="auto" w:fill="auto"/>
            <w:vAlign w:val="bottom"/>
          </w:tcPr>
          <w:p w14:paraId="3F50C822" w14:textId="77777777" w:rsidR="00033272" w:rsidRPr="00C124D2" w:rsidRDefault="00033272" w:rsidP="00FE5554">
            <w:pPr>
              <w:pStyle w:val="TableHeading"/>
            </w:pPr>
            <w:r>
              <w:t>Rated Temper-</w:t>
            </w:r>
            <w:proofErr w:type="spellStart"/>
            <w:r>
              <w:t>ature</w:t>
            </w:r>
            <w:proofErr w:type="spellEnd"/>
            <w:r>
              <w:t xml:space="preserv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46" w:name="_Ref433034964"/>
      <w:bookmarkStart w:id="47" w:name="_Ref433034959"/>
      <w:bookmarkStart w:id="48" w:name="_Toc349247180"/>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46"/>
      <w:r>
        <w:t>- Insulating Materials</w:t>
      </w:r>
      <w:bookmarkEnd w:id="47"/>
      <w:bookmarkEnd w:id="48"/>
    </w:p>
    <w:p w14:paraId="57C1EE50" w14:textId="77777777" w:rsidR="00FE1402" w:rsidRPr="00FE1402" w:rsidRDefault="00450834" w:rsidP="00F36550">
      <w:pPr>
        <w:pStyle w:val="Heading2"/>
        <w:spacing w:after="0"/>
      </w:pPr>
      <w:bookmarkStart w:id="49" w:name="_Toc349247117"/>
      <w:commentRangeStart w:id="50"/>
      <w:r>
        <w:lastRenderedPageBreak/>
        <w:t>Conduit</w:t>
      </w:r>
      <w:commentRangeEnd w:id="50"/>
      <w:r w:rsidR="00D130F9">
        <w:rPr>
          <w:rStyle w:val="CommentReference"/>
          <w:rFonts w:eastAsia="Calibri" w:cs="Arial"/>
          <w:b w:val="0"/>
          <w:bCs w:val="0"/>
          <w:color w:val="auto"/>
        </w:rPr>
        <w:commentReference w:id="50"/>
      </w:r>
      <w:bookmarkEnd w:id="49"/>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51" w:name="_Toc349247181"/>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51"/>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52" w:name="_Toc349247118"/>
      <w:r w:rsidRPr="000134F4">
        <w:t>Shielded dual-insulated cable</w:t>
      </w:r>
      <w:bookmarkEnd w:id="52"/>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53" w:name="_Toc349247182"/>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53"/>
    </w:p>
    <w:p w14:paraId="67C03114" w14:textId="77777777" w:rsidR="00F36550" w:rsidRDefault="00450834" w:rsidP="00F36550">
      <w:pPr>
        <w:pStyle w:val="Heading2"/>
        <w:spacing w:after="0"/>
      </w:pPr>
      <w:bookmarkStart w:id="54" w:name="_Toc349247119"/>
      <w:commentRangeStart w:id="55"/>
      <w:r>
        <w:t>Firewall(s)</w:t>
      </w:r>
      <w:commentRangeEnd w:id="55"/>
      <w:r w:rsidR="009B2AB7">
        <w:rPr>
          <w:rStyle w:val="CommentReference"/>
          <w:rFonts w:eastAsia="Calibri" w:cs="Arial"/>
          <w:b w:val="0"/>
          <w:bCs w:val="0"/>
          <w:color w:val="auto"/>
        </w:rPr>
        <w:commentReference w:id="55"/>
      </w:r>
      <w:bookmarkEnd w:id="54"/>
    </w:p>
    <w:p w14:paraId="57A2E14D" w14:textId="5327BCE2" w:rsidR="00D0591D" w:rsidRPr="00F36550" w:rsidRDefault="00D0591D" w:rsidP="00F36550">
      <w:pPr>
        <w:pStyle w:val="Heading2"/>
        <w:numPr>
          <w:ilvl w:val="0"/>
          <w:numId w:val="0"/>
        </w:numPr>
        <w:spacing w:after="0"/>
      </w:pPr>
      <w:bookmarkStart w:id="56" w:name="_Toc349247120"/>
      <w:r w:rsidRPr="00F36550">
        <w:rPr>
          <w:rFonts w:cs="Arial"/>
        </w:rPr>
        <w:t>Description/materials</w:t>
      </w:r>
      <w:bookmarkEnd w:id="56"/>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57" w:name="_Toc349247121"/>
      <w:r>
        <w:lastRenderedPageBreak/>
        <w:t xml:space="preserve">Electric </w:t>
      </w:r>
      <w:r w:rsidR="006A04F7">
        <w:t>Tractive System</w:t>
      </w:r>
      <w:bookmarkEnd w:id="57"/>
      <w:r w:rsidR="00C95CE5">
        <w:rPr>
          <w:rFonts w:eastAsia="Arial" w:cs="Arial"/>
        </w:rPr>
        <w:t xml:space="preserve"> </w:t>
      </w:r>
    </w:p>
    <w:p w14:paraId="53766355"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A21BA86" w:rsidR="00C1229B" w:rsidRPr="00451073" w:rsidRDefault="00251976" w:rsidP="00D35706">
            <w:pPr>
              <w:pStyle w:val="TableContents"/>
            </w:pPr>
            <w:r>
              <w:t>Greg Flynn</w:t>
            </w: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36DAA3FB" w:rsidR="00C1229B" w:rsidRPr="00451073" w:rsidRDefault="00251976" w:rsidP="00251976">
            <w:pPr>
              <w:pStyle w:val="TableContents"/>
            </w:pPr>
            <w:r>
              <w:t>flynng@lafayette.edu</w:t>
            </w: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58" w:name="_Toc349247122"/>
      <w:r>
        <w:t>Motor</w:t>
      </w:r>
      <w:r w:rsidR="007E3A4E">
        <w:rPr>
          <w:rFonts w:eastAsia="Arial" w:cs="Arial"/>
        </w:rPr>
        <w:t>(s)</w:t>
      </w:r>
      <w:bookmarkEnd w:id="58"/>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940833" w14:paraId="5533A4ED" w14:textId="77777777" w:rsidTr="00656123">
        <w:tc>
          <w:tcPr>
            <w:tcW w:w="4536" w:type="dxa"/>
            <w:shd w:val="clear" w:color="auto" w:fill="auto"/>
            <w:vAlign w:val="center"/>
          </w:tcPr>
          <w:p w14:paraId="02FE824F" w14:textId="73C3BAEA" w:rsidR="00940833" w:rsidRPr="00656123" w:rsidRDefault="00940833" w:rsidP="00656123">
            <w:pPr>
              <w:pStyle w:val="TableContents"/>
            </w:pPr>
            <w:r w:rsidRPr="00656123">
              <w:t>Manufacturer and Model:</w:t>
            </w:r>
          </w:p>
        </w:tc>
        <w:tc>
          <w:tcPr>
            <w:tcW w:w="4536" w:type="dxa"/>
            <w:shd w:val="clear" w:color="auto" w:fill="auto"/>
            <w:vAlign w:val="center"/>
          </w:tcPr>
          <w:p w14:paraId="78D9C3A6" w14:textId="36E68876" w:rsidR="00940833" w:rsidRDefault="00940833" w:rsidP="00034976">
            <w:pPr>
              <w:pStyle w:val="TableContents"/>
            </w:pPr>
            <w:r>
              <w:t>HPEVS AC 50</w:t>
            </w:r>
          </w:p>
        </w:tc>
      </w:tr>
      <w:tr w:rsidR="00940833" w14:paraId="4C36AB49" w14:textId="77777777" w:rsidTr="00656123">
        <w:tc>
          <w:tcPr>
            <w:tcW w:w="4536" w:type="dxa"/>
            <w:shd w:val="clear" w:color="auto" w:fill="auto"/>
            <w:vAlign w:val="center"/>
          </w:tcPr>
          <w:p w14:paraId="394AFEFA" w14:textId="4287A50C" w:rsidR="00940833" w:rsidRPr="00656123" w:rsidRDefault="00940833" w:rsidP="00656123">
            <w:pPr>
              <w:pStyle w:val="TableContents"/>
            </w:pPr>
            <w:r w:rsidRPr="00656123">
              <w:t>Motor type (PM, Induction, DC Brush)</w:t>
            </w:r>
          </w:p>
        </w:tc>
        <w:tc>
          <w:tcPr>
            <w:tcW w:w="4536" w:type="dxa"/>
            <w:shd w:val="clear" w:color="auto" w:fill="auto"/>
            <w:vAlign w:val="center"/>
          </w:tcPr>
          <w:p w14:paraId="0D247F5C" w14:textId="68D3970C" w:rsidR="00940833" w:rsidRDefault="00940833" w:rsidP="001C147E">
            <w:pPr>
              <w:pStyle w:val="TableContents"/>
            </w:pPr>
            <w:r>
              <w:t>Induction</w:t>
            </w:r>
          </w:p>
        </w:tc>
      </w:tr>
      <w:tr w:rsidR="00940833" w14:paraId="080BA9EB" w14:textId="77777777" w:rsidTr="00656123">
        <w:tc>
          <w:tcPr>
            <w:tcW w:w="4536" w:type="dxa"/>
            <w:shd w:val="clear" w:color="auto" w:fill="auto"/>
            <w:vAlign w:val="center"/>
          </w:tcPr>
          <w:p w14:paraId="6855F891" w14:textId="4C171723" w:rsidR="00940833" w:rsidRPr="00656123" w:rsidRDefault="00940833" w:rsidP="00656123">
            <w:pPr>
              <w:pStyle w:val="TableContents"/>
            </w:pPr>
            <w:r w:rsidRPr="00656123">
              <w:t>Number of motors of this type used</w:t>
            </w:r>
          </w:p>
        </w:tc>
        <w:tc>
          <w:tcPr>
            <w:tcW w:w="4536" w:type="dxa"/>
            <w:shd w:val="clear" w:color="auto" w:fill="auto"/>
            <w:vAlign w:val="center"/>
          </w:tcPr>
          <w:p w14:paraId="452DC5D7" w14:textId="2CDF6731" w:rsidR="00940833" w:rsidRDefault="00940833" w:rsidP="00034976">
            <w:pPr>
              <w:pStyle w:val="TableContents"/>
            </w:pPr>
            <w:r>
              <w:t>1</w:t>
            </w:r>
          </w:p>
        </w:tc>
      </w:tr>
      <w:tr w:rsidR="00940833" w14:paraId="6DE39D2E" w14:textId="77777777" w:rsidTr="00656123">
        <w:tc>
          <w:tcPr>
            <w:tcW w:w="4536" w:type="dxa"/>
            <w:shd w:val="clear" w:color="auto" w:fill="auto"/>
            <w:vAlign w:val="center"/>
          </w:tcPr>
          <w:p w14:paraId="4282438F" w14:textId="7325DD67" w:rsidR="00940833" w:rsidRPr="00656123" w:rsidRDefault="00940833" w:rsidP="00656123">
            <w:pPr>
              <w:pStyle w:val="TableContents"/>
            </w:pPr>
            <w:r w:rsidRPr="00656123">
              <w:t>Nominal motor voltage (</w:t>
            </w:r>
            <w:proofErr w:type="spellStart"/>
            <w:r w:rsidRPr="00656123">
              <w:t>Vrms</w:t>
            </w:r>
            <w:proofErr w:type="spellEnd"/>
            <w:r w:rsidRPr="00656123">
              <w:t xml:space="preserve"> l-l or </w:t>
            </w:r>
            <w:proofErr w:type="spellStart"/>
            <w:r w:rsidRPr="00656123">
              <w:t>Vdc</w:t>
            </w:r>
            <w:proofErr w:type="spellEnd"/>
            <w:r w:rsidRPr="00656123">
              <w:t>)</w:t>
            </w:r>
          </w:p>
        </w:tc>
        <w:tc>
          <w:tcPr>
            <w:tcW w:w="4536" w:type="dxa"/>
            <w:shd w:val="clear" w:color="auto" w:fill="auto"/>
            <w:vAlign w:val="center"/>
          </w:tcPr>
          <w:p w14:paraId="1A669EB7" w14:textId="0EABBBEC" w:rsidR="00940833" w:rsidRDefault="00940833" w:rsidP="00034976">
            <w:pPr>
              <w:pStyle w:val="TableContents"/>
            </w:pPr>
            <w:r>
              <w:t>96V</w:t>
            </w:r>
          </w:p>
        </w:tc>
      </w:tr>
      <w:tr w:rsidR="00940833" w14:paraId="1F9E603F" w14:textId="77777777" w:rsidTr="00656123">
        <w:tc>
          <w:tcPr>
            <w:tcW w:w="4536" w:type="dxa"/>
            <w:shd w:val="clear" w:color="auto" w:fill="auto"/>
            <w:vAlign w:val="center"/>
          </w:tcPr>
          <w:p w14:paraId="5011F196" w14:textId="6FB3F7C5" w:rsidR="00940833" w:rsidRPr="00656123" w:rsidRDefault="00940833" w:rsidP="00656123">
            <w:pPr>
              <w:pStyle w:val="TableContents"/>
            </w:pPr>
            <w:r w:rsidRPr="00656123">
              <w:t>Nominal / Peak motor current (A or A/phase)</w:t>
            </w:r>
          </w:p>
        </w:tc>
        <w:tc>
          <w:tcPr>
            <w:tcW w:w="4536" w:type="dxa"/>
            <w:shd w:val="clear" w:color="auto" w:fill="auto"/>
            <w:vAlign w:val="center"/>
          </w:tcPr>
          <w:p w14:paraId="5B6DD557" w14:textId="242515C3" w:rsidR="00940833" w:rsidRPr="00656123" w:rsidRDefault="00940833" w:rsidP="00656123">
            <w:pPr>
              <w:pStyle w:val="TableContents"/>
            </w:pPr>
            <w:r w:rsidRPr="00656123">
              <w:t xml:space="preserve"> Nom:</w:t>
            </w:r>
            <w:r>
              <w:t xml:space="preserve"> 200A</w:t>
            </w:r>
            <w:r w:rsidRPr="00656123">
              <w:t xml:space="preserve">                    / Peak:</w:t>
            </w:r>
            <w:r>
              <w:t xml:space="preserve"> 600A</w:t>
            </w:r>
          </w:p>
        </w:tc>
      </w:tr>
      <w:tr w:rsidR="00940833" w14:paraId="234BDD0E" w14:textId="77777777" w:rsidTr="00656123">
        <w:tc>
          <w:tcPr>
            <w:tcW w:w="4536" w:type="dxa"/>
            <w:shd w:val="clear" w:color="auto" w:fill="auto"/>
            <w:vAlign w:val="center"/>
          </w:tcPr>
          <w:p w14:paraId="19DF0B1C" w14:textId="240A93C6" w:rsidR="00940833" w:rsidRPr="00656123" w:rsidRDefault="00940833" w:rsidP="00656123">
            <w:pPr>
              <w:pStyle w:val="TableContents"/>
            </w:pPr>
            <w:r w:rsidRPr="00656123">
              <w:t>Nominal / Peak motor power</w:t>
            </w:r>
          </w:p>
        </w:tc>
        <w:tc>
          <w:tcPr>
            <w:tcW w:w="4536" w:type="dxa"/>
            <w:shd w:val="clear" w:color="auto" w:fill="auto"/>
            <w:vAlign w:val="center"/>
          </w:tcPr>
          <w:p w14:paraId="1CB9E9D2" w14:textId="0E8B91A2" w:rsidR="00940833" w:rsidRPr="00656123" w:rsidRDefault="00940833" w:rsidP="00656123">
            <w:pPr>
              <w:pStyle w:val="TableContents"/>
            </w:pPr>
            <w:r w:rsidRPr="00656123">
              <w:t xml:space="preserve"> Nom:</w:t>
            </w:r>
            <w:r>
              <w:t xml:space="preserve"> 18HP</w:t>
            </w:r>
            <w:r w:rsidRPr="00656123">
              <w:t xml:space="preserve">                   / Peak:</w:t>
            </w:r>
            <w:r>
              <w:t xml:space="preserve"> 71 HP</w:t>
            </w:r>
          </w:p>
        </w:tc>
      </w:tr>
      <w:tr w:rsidR="00940833" w14:paraId="2030D0AF" w14:textId="77777777" w:rsidTr="00656123">
        <w:tc>
          <w:tcPr>
            <w:tcW w:w="4536" w:type="dxa"/>
            <w:shd w:val="clear" w:color="auto" w:fill="auto"/>
            <w:vAlign w:val="center"/>
          </w:tcPr>
          <w:p w14:paraId="306C2BAB" w14:textId="1A9C23CD" w:rsidR="00940833" w:rsidRPr="00656123" w:rsidRDefault="00940833" w:rsidP="00656123">
            <w:pPr>
              <w:pStyle w:val="TableContents"/>
            </w:pPr>
            <w:r w:rsidRPr="00656123">
              <w:t>Motor wiring – conductor size and type</w:t>
            </w:r>
          </w:p>
        </w:tc>
        <w:tc>
          <w:tcPr>
            <w:tcW w:w="4536" w:type="dxa"/>
            <w:shd w:val="clear" w:color="auto" w:fill="auto"/>
            <w:vAlign w:val="center"/>
          </w:tcPr>
          <w:p w14:paraId="40D400D5" w14:textId="0424A211" w:rsidR="00940833" w:rsidRDefault="009453EB" w:rsidP="00034976">
            <w:pPr>
              <w:pStyle w:val="TableContents"/>
            </w:pPr>
            <w:r>
              <w:t xml:space="preserve"> 3/8” Ring Connectors w/ 00</w:t>
            </w:r>
            <w:r w:rsidR="00940833">
              <w:t xml:space="preserve"> Gauge Copper Wire</w:t>
            </w:r>
          </w:p>
        </w:tc>
      </w:tr>
    </w:tbl>
    <w:p w14:paraId="0BC2933B" w14:textId="77777777" w:rsidR="00C95CE5" w:rsidRDefault="00C95CE5" w:rsidP="00753253">
      <w:pPr>
        <w:pStyle w:val="Table"/>
      </w:pPr>
      <w:bookmarkStart w:id="59" w:name="_Toc349247183"/>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59"/>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60" w:name="_Toc371591206"/>
      <w:bookmarkStart w:id="61" w:name="_Toc349247123"/>
      <w:bookmarkEnd w:id="11"/>
      <w:r w:rsidRPr="00C56F40">
        <w:t>Motor</w:t>
      </w:r>
      <w:r w:rsidRPr="00C56F40">
        <w:rPr>
          <w:rFonts w:eastAsia="Arial" w:cs="Arial"/>
        </w:rPr>
        <w:t xml:space="preserve"> </w:t>
      </w:r>
      <w:r>
        <w:t>C</w:t>
      </w:r>
      <w:r w:rsidRPr="00C56F40">
        <w:t>ontroller</w:t>
      </w:r>
      <w:bookmarkEnd w:id="61"/>
    </w:p>
    <w:p w14:paraId="0485A68A" w14:textId="77777777" w:rsidR="00457658" w:rsidRDefault="00457658"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p w14:paraId="32B5142E" w14:textId="77777777" w:rsidR="00096596" w:rsidRPr="00D30C71" w:rsidRDefault="00096596" w:rsidP="00096596">
      <w:pPr>
        <w:spacing w:after="0"/>
        <w:rPr>
          <w:iCs/>
          <w:u w:val="single"/>
        </w:rPr>
      </w:pPr>
      <w:r>
        <w:rPr>
          <w:iCs/>
        </w:rPr>
        <w:t>We are using the Curtis 1238 due to its voltage rating allowing for 96V input and 24V isolation as 24V is used for our GLV power.</w:t>
      </w:r>
    </w:p>
    <w:p w14:paraId="584A3A8D" w14:textId="77777777" w:rsidR="00096596" w:rsidRPr="00096596" w:rsidRDefault="00096596" w:rsidP="00F36550">
      <w:pPr>
        <w:spacing w:after="0"/>
        <w:rPr>
          <w:u w:val="single"/>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141363" w14:paraId="3CD471DF" w14:textId="77777777" w:rsidTr="00656123">
        <w:tc>
          <w:tcPr>
            <w:tcW w:w="4536" w:type="dxa"/>
            <w:shd w:val="clear" w:color="auto" w:fill="auto"/>
            <w:vAlign w:val="center"/>
          </w:tcPr>
          <w:p w14:paraId="1652A25A" w14:textId="43ABB506" w:rsidR="00141363" w:rsidRDefault="00141363" w:rsidP="00656123">
            <w:pPr>
              <w:pStyle w:val="TableContents"/>
            </w:pPr>
            <w:r>
              <w:t>Manufacturer and Model:</w:t>
            </w:r>
          </w:p>
        </w:tc>
        <w:tc>
          <w:tcPr>
            <w:tcW w:w="4536" w:type="dxa"/>
            <w:shd w:val="clear" w:color="auto" w:fill="auto"/>
            <w:vAlign w:val="center"/>
          </w:tcPr>
          <w:p w14:paraId="7B2B07BA" w14:textId="6AE48FA6" w:rsidR="00141363" w:rsidRDefault="00141363" w:rsidP="00656123">
            <w:pPr>
              <w:pStyle w:val="TableContents"/>
            </w:pPr>
            <w:r>
              <w:t>Curtis 1238</w:t>
            </w:r>
          </w:p>
        </w:tc>
      </w:tr>
      <w:tr w:rsidR="00141363" w14:paraId="6546B50A" w14:textId="77777777" w:rsidTr="00656123">
        <w:tc>
          <w:tcPr>
            <w:tcW w:w="4536" w:type="dxa"/>
            <w:shd w:val="clear" w:color="auto" w:fill="auto"/>
            <w:vAlign w:val="center"/>
          </w:tcPr>
          <w:p w14:paraId="3D215B71" w14:textId="72E7D6DF" w:rsidR="00141363" w:rsidRDefault="00141363" w:rsidP="00656123">
            <w:pPr>
              <w:pStyle w:val="TableContents"/>
            </w:pPr>
            <w:r>
              <w:t>Number of controllers of this type used:</w:t>
            </w:r>
          </w:p>
        </w:tc>
        <w:tc>
          <w:tcPr>
            <w:tcW w:w="4536" w:type="dxa"/>
            <w:shd w:val="clear" w:color="auto" w:fill="auto"/>
            <w:vAlign w:val="center"/>
          </w:tcPr>
          <w:p w14:paraId="43BDD950" w14:textId="66BCB8A0" w:rsidR="00141363" w:rsidRDefault="00141363" w:rsidP="00656123">
            <w:pPr>
              <w:pStyle w:val="TableContents"/>
            </w:pPr>
            <w:r>
              <w:t>1</w:t>
            </w:r>
          </w:p>
        </w:tc>
      </w:tr>
      <w:tr w:rsidR="00141363" w14:paraId="1C9E47DA" w14:textId="77777777" w:rsidTr="00656123">
        <w:tc>
          <w:tcPr>
            <w:tcW w:w="4536" w:type="dxa"/>
            <w:shd w:val="clear" w:color="auto" w:fill="auto"/>
            <w:vAlign w:val="center"/>
          </w:tcPr>
          <w:p w14:paraId="649C3ECF" w14:textId="35870D4A" w:rsidR="00141363" w:rsidRDefault="00141363" w:rsidP="00656123">
            <w:pPr>
              <w:pStyle w:val="TableContents"/>
            </w:pPr>
            <w:r>
              <w:t>Maximum Input voltage:</w:t>
            </w:r>
          </w:p>
        </w:tc>
        <w:tc>
          <w:tcPr>
            <w:tcW w:w="4536" w:type="dxa"/>
            <w:shd w:val="clear" w:color="auto" w:fill="auto"/>
            <w:vAlign w:val="center"/>
          </w:tcPr>
          <w:p w14:paraId="592286E8" w14:textId="6F95AA72" w:rsidR="00141363" w:rsidRDefault="00141363" w:rsidP="00656123">
            <w:pPr>
              <w:pStyle w:val="TableContents"/>
            </w:pPr>
            <w:r>
              <w:t>96V</w:t>
            </w:r>
          </w:p>
        </w:tc>
      </w:tr>
      <w:tr w:rsidR="00141363" w14:paraId="064C14A7" w14:textId="77777777" w:rsidTr="00656123">
        <w:tc>
          <w:tcPr>
            <w:tcW w:w="4536" w:type="dxa"/>
            <w:shd w:val="clear" w:color="auto" w:fill="auto"/>
            <w:vAlign w:val="center"/>
          </w:tcPr>
          <w:p w14:paraId="7F373A4D" w14:textId="5A323CCE" w:rsidR="00141363" w:rsidRDefault="00141363" w:rsidP="00656123">
            <w:pPr>
              <w:pStyle w:val="TableContents"/>
            </w:pPr>
            <w:r>
              <w:lastRenderedPageBreak/>
              <w:t>Nominal Input Current (A)</w:t>
            </w:r>
          </w:p>
        </w:tc>
        <w:tc>
          <w:tcPr>
            <w:tcW w:w="4536" w:type="dxa"/>
            <w:shd w:val="clear" w:color="auto" w:fill="auto"/>
            <w:vAlign w:val="center"/>
          </w:tcPr>
          <w:p w14:paraId="04C4A073" w14:textId="5453831A" w:rsidR="00141363" w:rsidRDefault="00141363" w:rsidP="00656123">
            <w:pPr>
              <w:pStyle w:val="TableContents"/>
            </w:pPr>
            <w:r>
              <w:t>200A</w:t>
            </w:r>
          </w:p>
        </w:tc>
      </w:tr>
      <w:tr w:rsidR="00141363" w14:paraId="6D9DDE77" w14:textId="77777777" w:rsidTr="00656123">
        <w:tc>
          <w:tcPr>
            <w:tcW w:w="4536" w:type="dxa"/>
            <w:shd w:val="clear" w:color="auto" w:fill="auto"/>
            <w:vAlign w:val="center"/>
          </w:tcPr>
          <w:p w14:paraId="2FC0F8FA" w14:textId="06A7C201" w:rsidR="00141363" w:rsidRDefault="00141363" w:rsidP="00656123">
            <w:pPr>
              <w:pStyle w:val="TableContents"/>
            </w:pPr>
            <w:r>
              <w:t>Max Input Fuse (A) per Mfr.</w:t>
            </w:r>
          </w:p>
        </w:tc>
        <w:tc>
          <w:tcPr>
            <w:tcW w:w="4536" w:type="dxa"/>
            <w:shd w:val="clear" w:color="auto" w:fill="auto"/>
            <w:vAlign w:val="center"/>
          </w:tcPr>
          <w:p w14:paraId="191C4C0A" w14:textId="6CCA66B8" w:rsidR="00141363" w:rsidRDefault="00141363" w:rsidP="00656123">
            <w:pPr>
              <w:pStyle w:val="TableContents"/>
            </w:pPr>
            <w:r>
              <w:t>650A</w:t>
            </w:r>
          </w:p>
        </w:tc>
      </w:tr>
      <w:tr w:rsidR="00141363" w14:paraId="6C434095" w14:textId="77777777" w:rsidTr="00656123">
        <w:tc>
          <w:tcPr>
            <w:tcW w:w="4536" w:type="dxa"/>
            <w:shd w:val="clear" w:color="auto" w:fill="auto"/>
            <w:vAlign w:val="center"/>
          </w:tcPr>
          <w:p w14:paraId="5C6C7C55" w14:textId="6E4F5847" w:rsidR="00141363" w:rsidRDefault="00141363" w:rsidP="00656123">
            <w:pPr>
              <w:pStyle w:val="TableContents"/>
            </w:pPr>
            <w:r>
              <w:t>Output voltage (</w:t>
            </w:r>
            <w:proofErr w:type="spellStart"/>
            <w:r>
              <w:t>Vac</w:t>
            </w:r>
            <w:proofErr w:type="spellEnd"/>
            <w:r>
              <w:t xml:space="preserve"> l-l or </w:t>
            </w:r>
            <w:proofErr w:type="spellStart"/>
            <w:r>
              <w:t>Vdc</w:t>
            </w:r>
            <w:proofErr w:type="spellEnd"/>
            <w:r>
              <w:t>)</w:t>
            </w:r>
          </w:p>
        </w:tc>
        <w:tc>
          <w:tcPr>
            <w:tcW w:w="4536" w:type="dxa"/>
            <w:shd w:val="clear" w:color="auto" w:fill="auto"/>
            <w:vAlign w:val="center"/>
          </w:tcPr>
          <w:p w14:paraId="48EAA185" w14:textId="74FA89A3" w:rsidR="00141363" w:rsidRDefault="00141363" w:rsidP="00656123">
            <w:pPr>
              <w:pStyle w:val="TableContents"/>
            </w:pPr>
            <w:r>
              <w:t>96Vac</w:t>
            </w:r>
          </w:p>
        </w:tc>
      </w:tr>
      <w:tr w:rsidR="00141363" w14:paraId="185098F6" w14:textId="77777777" w:rsidTr="00656123">
        <w:tc>
          <w:tcPr>
            <w:tcW w:w="4536" w:type="dxa"/>
            <w:shd w:val="clear" w:color="auto" w:fill="auto"/>
            <w:vAlign w:val="center"/>
          </w:tcPr>
          <w:p w14:paraId="6B118917" w14:textId="08A7B3B2" w:rsidR="00141363" w:rsidDel="00773FC1" w:rsidRDefault="00141363" w:rsidP="00656123">
            <w:pPr>
              <w:pStyle w:val="TableContents"/>
            </w:pPr>
            <w:r>
              <w:t>Isolation voltage rating between GLV (power supply or control inputs) and TS connections</w:t>
            </w:r>
          </w:p>
        </w:tc>
        <w:tc>
          <w:tcPr>
            <w:tcW w:w="4536" w:type="dxa"/>
            <w:shd w:val="clear" w:color="auto" w:fill="auto"/>
            <w:vAlign w:val="center"/>
          </w:tcPr>
          <w:p w14:paraId="1AC52607" w14:textId="24A5718F" w:rsidR="00141363" w:rsidDel="00773FC1" w:rsidRDefault="00141363" w:rsidP="00656123">
            <w:pPr>
              <w:pStyle w:val="TableContents"/>
            </w:pPr>
            <w:r>
              <w:t>24-96V</w:t>
            </w:r>
          </w:p>
        </w:tc>
      </w:tr>
      <w:tr w:rsidR="00141363" w14:paraId="6A58A74D" w14:textId="77777777" w:rsidTr="00656123">
        <w:tc>
          <w:tcPr>
            <w:tcW w:w="4536" w:type="dxa"/>
            <w:shd w:val="clear" w:color="auto" w:fill="auto"/>
            <w:vAlign w:val="center"/>
          </w:tcPr>
          <w:p w14:paraId="6708D49B" w14:textId="40EF9AF1" w:rsidR="00141363" w:rsidRPr="00753253" w:rsidDel="00773FC1" w:rsidRDefault="00141363" w:rsidP="00656123">
            <w:pPr>
              <w:pStyle w:val="TableContents"/>
              <w:rPr>
                <w:b/>
              </w:rPr>
            </w:pPr>
            <w:r>
              <w:t>Is the accelerator</w:t>
            </w:r>
            <w:r w:rsidRPr="00457658">
              <w:t xml:space="preserve"> </w:t>
            </w:r>
            <w:proofErr w:type="spellStart"/>
            <w:r w:rsidRPr="00457658">
              <w:t>galvanically</w:t>
            </w:r>
            <w:proofErr w:type="spellEnd"/>
            <w:r w:rsidRPr="00457658">
              <w:t xml:space="preserve"> isolated from the Tractive Sy</w:t>
            </w:r>
            <w:r>
              <w:t xml:space="preserve">stem per </w:t>
            </w:r>
            <w:r w:rsidRPr="0087079E">
              <w:rPr>
                <w:b/>
              </w:rPr>
              <w:t>EV</w:t>
            </w:r>
            <w:r>
              <w:rPr>
                <w:b/>
              </w:rPr>
              <w:t>3.5 &amp; EV5</w:t>
            </w:r>
            <w:r>
              <w:t xml:space="preserve">? </w:t>
            </w:r>
          </w:p>
        </w:tc>
        <w:tc>
          <w:tcPr>
            <w:tcW w:w="4536" w:type="dxa"/>
            <w:shd w:val="clear" w:color="auto" w:fill="auto"/>
            <w:vAlign w:val="center"/>
          </w:tcPr>
          <w:p w14:paraId="58D123D6" w14:textId="07B1EF62" w:rsidR="00141363" w:rsidRPr="00656123" w:rsidDel="00773FC1" w:rsidRDefault="00141363" w:rsidP="00656123">
            <w:pPr>
              <w:pStyle w:val="TableContents"/>
              <w:rPr>
                <w:b/>
              </w:rPr>
            </w:pPr>
            <w:r>
              <w:rPr>
                <w:sz w:val="24"/>
              </w:rPr>
              <w:t xml:space="preserve">            </w:t>
            </w:r>
            <w:sdt>
              <w:sdtPr>
                <w:rPr>
                  <w:sz w:val="24"/>
                </w:rPr>
                <w:id w:val="-1552452914"/>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62" w:name="_Toc349247184"/>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62"/>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9"/>
          <w:footerReference w:type="even" r:id="rId50"/>
          <w:headerReference w:type="first" r:id="rId51"/>
          <w:footerReference w:type="first" r:id="rId52"/>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63" w:name="_Toc349247124"/>
      <w:r>
        <w:lastRenderedPageBreak/>
        <w:t>Tractive System Measurement</w:t>
      </w:r>
      <w:r>
        <w:rPr>
          <w:rFonts w:eastAsia="Arial" w:cs="Arial"/>
        </w:rPr>
        <w:t xml:space="preserve"> </w:t>
      </w:r>
      <w:r>
        <w:t>Points (TSMP)</w:t>
      </w:r>
      <w:bookmarkEnd w:id="63"/>
    </w:p>
    <w:p w14:paraId="6A49E090" w14:textId="4D9BE378" w:rsidR="00A4078E"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TSMP </w:t>
      </w:r>
      <w:r w:rsidR="00A4078E" w:rsidRPr="000929F7">
        <w:rPr>
          <w:i/>
        </w:rPr>
        <w:t xml:space="preserve">housing </w:t>
      </w:r>
      <w:r w:rsidRPr="000929F7">
        <w:rPr>
          <w:i/>
        </w:rPr>
        <w:t>and location. Describe TSMP electrical connection point.</w:t>
      </w:r>
    </w:p>
    <w:p w14:paraId="036D4A6F" w14:textId="77777777" w:rsidR="000A0E02" w:rsidRPr="00D30C71" w:rsidRDefault="000A0E02" w:rsidP="000A0E02">
      <w:pPr>
        <w:spacing w:after="0"/>
        <w:rPr>
          <w:iCs/>
        </w:rPr>
      </w:pPr>
      <w:r>
        <w:rPr>
          <w:iCs/>
        </w:rPr>
        <w:t>The TSMP will be mounted to the face of the TSI system box. This will be attached behind the driver and covered with a plastic case on a hinge. The measuring points themselves will be the specified 4mm shrouded banana jacks.</w:t>
      </w:r>
    </w:p>
    <w:p w14:paraId="4613DF60" w14:textId="77777777" w:rsidR="000A0E02" w:rsidRPr="000929F7" w:rsidRDefault="000A0E02"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64" w:name="_Toc349247185"/>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64"/>
    </w:p>
    <w:p w14:paraId="6FCA2919" w14:textId="77777777" w:rsidR="00FE1402" w:rsidRPr="00FE1402" w:rsidRDefault="00A4078E" w:rsidP="00F36550">
      <w:pPr>
        <w:pStyle w:val="Heading2"/>
        <w:spacing w:after="0"/>
      </w:pPr>
      <w:bookmarkStart w:id="65" w:name="_Toc349247125"/>
      <w:r>
        <w:t>Pre-</w:t>
      </w:r>
      <w:r w:rsidRPr="00FE1402">
        <w:t>Charge</w:t>
      </w:r>
      <w:r>
        <w:rPr>
          <w:rFonts w:eastAsia="Arial" w:cs="Arial"/>
        </w:rPr>
        <w:t xml:space="preserve"> </w:t>
      </w:r>
      <w:r>
        <w:t>circuitry</w:t>
      </w:r>
      <w:bookmarkEnd w:id="65"/>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 xml:space="preserve">Include a plot of resistor power </w:t>
      </w:r>
      <w:proofErr w:type="spellStart"/>
      <w:r w:rsidRPr="000929F7">
        <w:rPr>
          <w:i/>
        </w:rPr>
        <w:t>vs</w:t>
      </w:r>
      <w:proofErr w:type="spellEnd"/>
      <w:r w:rsidRPr="000929F7">
        <w:rPr>
          <w:i/>
        </w:rPr>
        <w:t xml:space="preserve"> time.</w:t>
      </w:r>
    </w:p>
    <w:p w14:paraId="742042C1" w14:textId="77777777" w:rsidR="008D372B" w:rsidRPr="00D30C71" w:rsidRDefault="008D372B" w:rsidP="007B3B8D">
      <w:pPr>
        <w:rPr>
          <w:i/>
        </w:rPr>
      </w:pPr>
      <w:r>
        <w:rPr>
          <w:iCs/>
        </w:rPr>
        <w:t>The pre-charge circuit we are using is included in the motor controller.</w:t>
      </w:r>
    </w:p>
    <w:p w14:paraId="48D406B4" w14:textId="7F9BF445" w:rsidR="00FE1402" w:rsidRPr="000929F7" w:rsidRDefault="000909E3" w:rsidP="0087079E">
      <w:pPr>
        <w:rPr>
          <w:i/>
        </w:rPr>
      </w:pPr>
      <w:r>
        <w:rPr>
          <w:noProof/>
          <w:lang w:eastAsia="en-US"/>
        </w:rPr>
        <w:lastRenderedPageBreak/>
        <mc:AlternateContent>
          <mc:Choice Requires="wps">
            <w:drawing>
              <wp:anchor distT="0" distB="0" distL="114300" distR="114300" simplePos="0" relativeHeight="251676672" behindDoc="0" locked="0" layoutInCell="1" allowOverlap="1" wp14:anchorId="15C664DC" wp14:editId="475AB71C">
                <wp:simplePos x="0" y="0"/>
                <wp:positionH relativeFrom="column">
                  <wp:posOffset>-18415</wp:posOffset>
                </wp:positionH>
                <wp:positionV relativeFrom="paragraph">
                  <wp:posOffset>4837430</wp:posOffset>
                </wp:positionV>
                <wp:extent cx="6126480" cy="740410"/>
                <wp:effectExtent l="0" t="0" r="0" b="0"/>
                <wp:wrapThrough wrapText="bothSides">
                  <wp:wrapPolygon edited="0">
                    <wp:start x="0" y="0"/>
                    <wp:lineTo x="0" y="20748"/>
                    <wp:lineTo x="21493" y="20748"/>
                    <wp:lineTo x="21493"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6126480" cy="7404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A68E82" w14:textId="77777777" w:rsidR="00682F06" w:rsidRDefault="00682F06" w:rsidP="00296133">
                            <w:pPr>
                              <w:pStyle w:val="Caption"/>
                            </w:pPr>
                            <w:r>
                              <w:t xml:space="preserve">Figure </w:t>
                            </w:r>
                            <w:r>
                              <w:fldChar w:fldCharType="begin"/>
                            </w:r>
                            <w:r>
                              <w:instrText xml:space="preserve"> SEQ Figure \* ARABIC </w:instrText>
                            </w:r>
                            <w:r>
                              <w:fldChar w:fldCharType="separate"/>
                            </w:r>
                            <w:r>
                              <w:t>10</w:t>
                            </w:r>
                            <w:r>
                              <w:fldChar w:fldCharType="end"/>
                            </w:r>
                            <w:r>
                              <w:t xml:space="preserve"> -</w:t>
                            </w:r>
                            <w:r w:rsidRPr="00296133">
                              <w:t xml:space="preserve"> </w:t>
                            </w:r>
                            <w:r>
                              <w:t xml:space="preserve">Wiring Schematic for Curtis 1238. </w:t>
                            </w:r>
                          </w:p>
                          <w:p w14:paraId="6D94FE59" w14:textId="72B5F7F3" w:rsidR="00682F06" w:rsidRPr="00135026" w:rsidRDefault="00682F06" w:rsidP="00296133">
                            <w:pPr>
                              <w:pStyle w:val="Caption"/>
                            </w:pPr>
                            <w:r>
                              <w:t xml:space="preserve">Source: </w:t>
                            </w:r>
                            <w:r w:rsidRPr="001E0D98">
                              <w:t>http://evwest.com/support/auto1234-1236-1238_500-512_Reva.pdf</w:t>
                            </w:r>
                          </w:p>
                          <w:p w14:paraId="035AC944" w14:textId="20B22728" w:rsidR="00682F06" w:rsidRPr="00021076" w:rsidRDefault="00682F06" w:rsidP="00296133">
                            <w:pPr>
                              <w:pStyle w:val="Caption"/>
                              <w:rPr>
                                <w:rFonts w:cs="Arial"/>
                                <w:sz w:val="22"/>
                                <w:szCs w:val="22"/>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7" type="#_x0000_t202" style="position:absolute;margin-left:-1.4pt;margin-top:380.9pt;width:482.4pt;height:58.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" stroked="f">
                <v:textbox style="mso-fit-shape-to-text:t" inset="0,0,0,0">
                  <w:txbxContent>
                    <w:p w14:paraId="4AA68E82" w14:textId="77777777" w:rsidR="00682F06" w:rsidRDefault="00682F06" w:rsidP="00296133">
                      <w:pPr>
                        <w:pStyle w:val="Caption"/>
                      </w:pPr>
                      <w:r>
                        <w:t xml:space="preserve">Figure </w:t>
                      </w:r>
                      <w:r>
                        <w:fldChar w:fldCharType="begin"/>
                      </w:r>
                      <w:r>
                        <w:instrText xml:space="preserve"> SEQ Figure \* ARABIC </w:instrText>
                      </w:r>
                      <w:r>
                        <w:fldChar w:fldCharType="separate"/>
                      </w:r>
                      <w:r>
                        <w:t>10</w:t>
                      </w:r>
                      <w:r>
                        <w:fldChar w:fldCharType="end"/>
                      </w:r>
                      <w:r>
                        <w:t xml:space="preserve"> -</w:t>
                      </w:r>
                      <w:r w:rsidRPr="00296133">
                        <w:t xml:space="preserve"> </w:t>
                      </w:r>
                      <w:r>
                        <w:t xml:space="preserve">Wiring Schematic for Curtis 1238. </w:t>
                      </w:r>
                    </w:p>
                    <w:p w14:paraId="6D94FE59" w14:textId="72B5F7F3" w:rsidR="00682F06" w:rsidRPr="00135026" w:rsidRDefault="00682F06" w:rsidP="00296133">
                      <w:pPr>
                        <w:pStyle w:val="Caption"/>
                      </w:pPr>
                      <w:r>
                        <w:t xml:space="preserve">Source: </w:t>
                      </w:r>
                      <w:r w:rsidRPr="001E0D98">
                        <w:t>http://evwest.com/support/auto1234-1236-1238_500-512_Reva.pdf</w:t>
                      </w:r>
                    </w:p>
                    <w:p w14:paraId="035AC944" w14:textId="20B22728" w:rsidR="00682F06" w:rsidRPr="00021076" w:rsidRDefault="00682F06" w:rsidP="00296133">
                      <w:pPr>
                        <w:pStyle w:val="Caption"/>
                        <w:rPr>
                          <w:rFonts w:cs="Arial"/>
                          <w:sz w:val="22"/>
                          <w:szCs w:val="22"/>
                          <w:lang w:eastAsia="en-US"/>
                        </w:rPr>
                      </w:pPr>
                    </w:p>
                  </w:txbxContent>
                </v:textbox>
                <w10:wrap type="through"/>
              </v:shape>
            </w:pict>
          </mc:Fallback>
        </mc:AlternateContent>
      </w:r>
      <w:r>
        <w:rPr>
          <w:i/>
          <w:noProof/>
          <w:lang w:eastAsia="en-US"/>
        </w:rPr>
        <mc:AlternateContent>
          <mc:Choice Requires="wpg">
            <w:drawing>
              <wp:anchor distT="0" distB="0" distL="114300" distR="114300" simplePos="0" relativeHeight="251668480" behindDoc="0" locked="0" layoutInCell="1" allowOverlap="1" wp14:anchorId="34996A53" wp14:editId="4DAA85A7">
                <wp:simplePos x="0" y="0"/>
                <wp:positionH relativeFrom="column">
                  <wp:posOffset>-18415</wp:posOffset>
                </wp:positionH>
                <wp:positionV relativeFrom="paragraph">
                  <wp:posOffset>100330</wp:posOffset>
                </wp:positionV>
                <wp:extent cx="6126480" cy="511429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126480" cy="5114290"/>
                          <a:chOff x="0" y="0"/>
                          <a:chExt cx="6126480" cy="5114290"/>
                        </a:xfrm>
                      </wpg:grpSpPr>
                      <pic:pic xmlns:pic="http://schemas.openxmlformats.org/drawingml/2006/picture">
                        <pic:nvPicPr>
                          <pic:cNvPr id="26" name="Picture 2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126480" cy="4703445"/>
                          </a:xfrm>
                          <a:prstGeom prst="rect">
                            <a:avLst/>
                          </a:prstGeom>
                        </pic:spPr>
                      </pic:pic>
                      <wps:wsp>
                        <wps:cNvPr id="27" name="Text Box 27"/>
                        <wps:cNvSpPr txBox="1"/>
                        <wps:spPr>
                          <a:xfrm>
                            <a:off x="0" y="4760595"/>
                            <a:ext cx="6126480" cy="353695"/>
                          </a:xfrm>
                          <a:prstGeom prst="rect">
                            <a:avLst/>
                          </a:prstGeom>
                          <a:solidFill>
                            <a:prstClr val="white"/>
                          </a:solidFill>
                          <a:ln>
                            <a:noFill/>
                          </a:ln>
                          <a:effectLst/>
                        </wps:spPr>
                        <wps:txbx>
                          <w:txbxContent>
                            <w:p w14:paraId="0AC56800" w14:textId="08236274" w:rsidR="00682F06" w:rsidRPr="00135026" w:rsidRDefault="00682F06" w:rsidP="00607ACA">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28" style="position:absolute;margin-left:-1.4pt;margin-top:7.9pt;width:482.4pt;height:402.7pt;z-index:251668480" coordsize="6126480,511429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9" type="#_x0000_t75" style="position:absolute;width:6126480;height:4703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10;+HvFAAAA2wAAAA8AAABkcnMvZG93bnJldi54bWxEj1FLAzEQhN+F/oewBd9srkUOOZsWEYpiBbGK&#10;R9+Wy/Zyetkcydqe/nojCD4OM/MNs1yPvldHiqkLbGA+K0ARN8F23Bp4fdlcXIFKgmyxD0wGvijB&#10;ejU5W2Jlw4mf6biTVmUIpwoNOJGh0jo1jjymWRiIs3cI0aNkGVttI54y3Pd6URSl9thxXnA40K2j&#10;5mP36Q1s9+Vb7aT+vrTyFOL2sX6o3++MOZ+ON9eghEb5D/+1762BRQm/X/IP0Ks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tfh7xQAAANsAAAAPAAAAAAAAAAAAAAAAAJwC&#10;AABkcnMvZG93bnJldi54bWxQSwUGAAAAAAQABAD3AAAAjgMAAAAA&#10;">
                  <v:imagedata r:id="rId54" o:title=""/>
                  <v:path arrowok="t"/>
                </v:shape>
                <v:shape id="Text Box 27" o:spid="_x0000_s1030" type="#_x0000_t202" style="position:absolute;top:4760595;width:6126480;height:3536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9MkPxgAA&#10;ANsAAAAPAAAAZHJzL2Rvd25yZXYueG1sRI9BawIxFITvQv9DeAUvotlasb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9MkPxgAAANsAAAAPAAAAAAAAAAAAAAAAAJcCAABkcnMv&#10;ZG93bnJldi54bWxQSwUGAAAAAAQABAD1AAAAigMAAAAA&#10;" stroked="f">
                  <v:textbox style="mso-fit-shape-to-text:t" inset="0,0,0,0">
                    <w:txbxContent>
                      <w:p w14:paraId="0AC56800" w14:textId="08236274" w:rsidR="00682F06" w:rsidRPr="00135026" w:rsidRDefault="00682F06" w:rsidP="00607ACA">
                        <w:pPr>
                          <w:pStyle w:val="Caption"/>
                        </w:pPr>
                      </w:p>
                    </w:txbxContent>
                  </v:textbox>
                </v:shape>
                <w10:wrap type="topAndBottom"/>
              </v:group>
            </w:pict>
          </mc:Fallback>
        </mc:AlternateContent>
      </w:r>
    </w:p>
    <w:p w14:paraId="01D3AADD" w14:textId="77777777" w:rsidR="000909E3" w:rsidRDefault="000909E3" w:rsidP="00A4078E">
      <w:pPr>
        <w:rPr>
          <w:i/>
        </w:rPr>
      </w:pPr>
    </w:p>
    <w:p w14:paraId="304E9170" w14:textId="77777777" w:rsidR="000909E3" w:rsidRDefault="000909E3" w:rsidP="00A4078E">
      <w:pPr>
        <w:rPr>
          <w:i/>
        </w:rPr>
      </w:pPr>
    </w:p>
    <w:p w14:paraId="45D7804E" w14:textId="3A8AF313" w:rsidR="00607ACA" w:rsidRDefault="00607ACA" w:rsidP="00A4078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815CE5" w:rsidRPr="009D686F" w14:paraId="01E4C474" w14:textId="77777777" w:rsidTr="00682F06">
        <w:tc>
          <w:tcPr>
            <w:tcW w:w="4536" w:type="dxa"/>
            <w:shd w:val="clear" w:color="auto" w:fill="auto"/>
            <w:vAlign w:val="center"/>
          </w:tcPr>
          <w:p w14:paraId="0D7DFC89" w14:textId="77777777" w:rsidR="00815CE5" w:rsidRPr="009D686F" w:rsidRDefault="00815CE5" w:rsidP="00682F06">
            <w:pPr>
              <w:pStyle w:val="TableContents"/>
            </w:pPr>
            <w:r w:rsidRPr="009D686F">
              <w:t>Resistor Type:</w:t>
            </w:r>
          </w:p>
        </w:tc>
        <w:tc>
          <w:tcPr>
            <w:tcW w:w="4536" w:type="dxa"/>
            <w:shd w:val="clear" w:color="auto" w:fill="auto"/>
            <w:vAlign w:val="center"/>
          </w:tcPr>
          <w:p w14:paraId="354DB9FC" w14:textId="77777777" w:rsidR="00815CE5" w:rsidRPr="009D686F" w:rsidRDefault="00815CE5" w:rsidP="00682F06">
            <w:pPr>
              <w:pStyle w:val="TableContents"/>
            </w:pPr>
            <w:r>
              <w:t>Blade Fuse</w:t>
            </w:r>
          </w:p>
        </w:tc>
      </w:tr>
      <w:tr w:rsidR="00815CE5" w:rsidRPr="009D686F" w14:paraId="4A2980D2" w14:textId="77777777" w:rsidTr="00682F06">
        <w:tc>
          <w:tcPr>
            <w:tcW w:w="4536" w:type="dxa"/>
            <w:shd w:val="clear" w:color="auto" w:fill="auto"/>
            <w:vAlign w:val="center"/>
          </w:tcPr>
          <w:p w14:paraId="405149B1" w14:textId="77777777" w:rsidR="00815CE5" w:rsidRPr="009D686F" w:rsidRDefault="00815CE5" w:rsidP="00682F06">
            <w:pPr>
              <w:pStyle w:val="TableContents"/>
            </w:pPr>
            <w:r w:rsidRPr="009D686F">
              <w:t>Resistance:</w:t>
            </w:r>
          </w:p>
        </w:tc>
        <w:tc>
          <w:tcPr>
            <w:tcW w:w="4536" w:type="dxa"/>
            <w:shd w:val="clear" w:color="auto" w:fill="auto"/>
            <w:vAlign w:val="center"/>
          </w:tcPr>
          <w:p w14:paraId="0984E3F2" w14:textId="77777777" w:rsidR="00815CE5" w:rsidRPr="009D686F" w:rsidRDefault="00815CE5" w:rsidP="00682F06">
            <w:pPr>
              <w:pStyle w:val="TableContents"/>
            </w:pPr>
            <w:r w:rsidRPr="009D686F">
              <w:t xml:space="preserve">                 </w:t>
            </w:r>
            <w:r>
              <w:t>6.80m</w:t>
            </w:r>
            <w:r w:rsidRPr="009D686F">
              <w:t>Ω</w:t>
            </w:r>
          </w:p>
        </w:tc>
      </w:tr>
      <w:tr w:rsidR="00815CE5" w:rsidRPr="009D686F" w14:paraId="7EFB956E" w14:textId="77777777" w:rsidTr="00682F06">
        <w:tc>
          <w:tcPr>
            <w:tcW w:w="4536" w:type="dxa"/>
            <w:shd w:val="clear" w:color="auto" w:fill="auto"/>
            <w:vAlign w:val="center"/>
          </w:tcPr>
          <w:p w14:paraId="353FE430" w14:textId="77777777" w:rsidR="00815CE5" w:rsidRPr="009D686F" w:rsidRDefault="00815CE5" w:rsidP="00682F06">
            <w:pPr>
              <w:pStyle w:val="TableContents"/>
            </w:pPr>
            <w:r w:rsidRPr="009D686F">
              <w:t>Continuous power rating:</w:t>
            </w:r>
          </w:p>
        </w:tc>
        <w:tc>
          <w:tcPr>
            <w:tcW w:w="4536" w:type="dxa"/>
            <w:shd w:val="clear" w:color="auto" w:fill="auto"/>
            <w:vAlign w:val="center"/>
          </w:tcPr>
          <w:p w14:paraId="6F21CE7D" w14:textId="77777777" w:rsidR="00815CE5" w:rsidRPr="009D686F" w:rsidRDefault="00815CE5" w:rsidP="00682F06">
            <w:pPr>
              <w:pStyle w:val="TableContents"/>
            </w:pPr>
            <w:r w:rsidRPr="009D686F">
              <w:t xml:space="preserve">                  </w:t>
            </w:r>
            <w:r>
              <w:t xml:space="preserve">1.045 </w:t>
            </w:r>
            <w:r w:rsidRPr="009D686F">
              <w:t>W</w:t>
            </w:r>
          </w:p>
        </w:tc>
      </w:tr>
      <w:tr w:rsidR="00815CE5" w:rsidRPr="009D686F" w14:paraId="400469A9" w14:textId="77777777" w:rsidTr="00682F06">
        <w:tc>
          <w:tcPr>
            <w:tcW w:w="4536" w:type="dxa"/>
            <w:shd w:val="clear" w:color="auto" w:fill="auto"/>
            <w:vAlign w:val="center"/>
          </w:tcPr>
          <w:p w14:paraId="14A09F44" w14:textId="77777777" w:rsidR="00815CE5" w:rsidRPr="009D686F" w:rsidRDefault="00815CE5" w:rsidP="00682F06">
            <w:pPr>
              <w:pStyle w:val="TableContents"/>
            </w:pPr>
            <w:r w:rsidRPr="009D686F">
              <w:t>Overload power rating:</w:t>
            </w:r>
          </w:p>
        </w:tc>
        <w:tc>
          <w:tcPr>
            <w:tcW w:w="4536" w:type="dxa"/>
            <w:shd w:val="clear" w:color="auto" w:fill="auto"/>
            <w:vAlign w:val="center"/>
          </w:tcPr>
          <w:p w14:paraId="710AA261" w14:textId="77777777" w:rsidR="00815CE5" w:rsidRPr="009D686F" w:rsidRDefault="00815CE5" w:rsidP="00682F06">
            <w:pPr>
              <w:pStyle w:val="TableContents"/>
            </w:pPr>
            <w:r w:rsidRPr="009D686F">
              <w:t xml:space="preserve">                   </w:t>
            </w:r>
            <w:r>
              <w:t xml:space="preserve">1.9 </w:t>
            </w:r>
            <w:r w:rsidRPr="009D686F">
              <w:t xml:space="preserve">W for </w:t>
            </w:r>
            <w:r>
              <w:t xml:space="preserve">5 </w:t>
            </w:r>
            <w:r w:rsidRPr="009D686F">
              <w:t>sec</w:t>
            </w:r>
          </w:p>
        </w:tc>
      </w:tr>
      <w:tr w:rsidR="00815CE5" w:rsidRPr="009D686F" w14:paraId="3461496B" w14:textId="77777777" w:rsidTr="00682F06">
        <w:tc>
          <w:tcPr>
            <w:tcW w:w="4536" w:type="dxa"/>
            <w:shd w:val="clear" w:color="auto" w:fill="auto"/>
            <w:vAlign w:val="center"/>
          </w:tcPr>
          <w:p w14:paraId="04564D24" w14:textId="77777777" w:rsidR="00815CE5" w:rsidRPr="009D686F" w:rsidRDefault="00815CE5" w:rsidP="00682F06">
            <w:pPr>
              <w:pStyle w:val="TableContents"/>
            </w:pPr>
            <w:r w:rsidRPr="009D686F">
              <w:lastRenderedPageBreak/>
              <w:t>Voltage rating:</w:t>
            </w:r>
          </w:p>
        </w:tc>
        <w:tc>
          <w:tcPr>
            <w:tcW w:w="4536" w:type="dxa"/>
            <w:shd w:val="clear" w:color="auto" w:fill="auto"/>
            <w:vAlign w:val="center"/>
          </w:tcPr>
          <w:p w14:paraId="7DDA2242" w14:textId="77777777" w:rsidR="00815CE5" w:rsidRPr="009D686F" w:rsidRDefault="00815CE5" w:rsidP="00682F06">
            <w:pPr>
              <w:pStyle w:val="TableContents"/>
            </w:pPr>
            <w:r w:rsidRPr="009D686F">
              <w:t xml:space="preserve">                </w:t>
            </w:r>
            <w:r>
              <w:t xml:space="preserve">  58</w:t>
            </w:r>
            <w:r w:rsidRPr="009D686F">
              <w:t>V</w:t>
            </w:r>
          </w:p>
        </w:tc>
      </w:tr>
    </w:tbl>
    <w:p w14:paraId="134A6910" w14:textId="77777777" w:rsidR="00815CE5" w:rsidRPr="002F736A" w:rsidRDefault="00815CE5" w:rsidP="00815CE5">
      <w:pPr>
        <w:pStyle w:val="Table"/>
      </w:pPr>
      <w:bookmarkStart w:id="66" w:name="_Toc349247186"/>
      <w:r w:rsidRPr="002F736A">
        <w:t xml:space="preserve">Table </w:t>
      </w:r>
      <w:r>
        <w:fldChar w:fldCharType="begin"/>
      </w:r>
      <w:r>
        <w:instrText xml:space="preserve"> SEQ Table \* ARABIC </w:instrText>
      </w:r>
      <w:r>
        <w:fldChar w:fldCharType="separate"/>
      </w:r>
      <w:r>
        <w:t>13</w:t>
      </w:r>
      <w:r>
        <w:fldChar w:fldCharType="end"/>
      </w:r>
      <w:r>
        <w:t xml:space="preserve"> - Data for</w:t>
      </w:r>
      <w:r w:rsidRPr="002F736A">
        <w:t xml:space="preserve"> the pre-charge resistor</w:t>
      </w:r>
      <w:bookmarkEnd w:id="66"/>
    </w:p>
    <w:p w14:paraId="28AD4077" w14:textId="77777777" w:rsidR="00815CE5" w:rsidRPr="00F01C08" w:rsidRDefault="00815CE5" w:rsidP="00815CE5">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815CE5" w14:paraId="28DC58ED" w14:textId="77777777" w:rsidTr="00682F06">
        <w:tc>
          <w:tcPr>
            <w:tcW w:w="4536" w:type="dxa"/>
            <w:shd w:val="clear" w:color="auto" w:fill="auto"/>
            <w:vAlign w:val="center"/>
          </w:tcPr>
          <w:p w14:paraId="198ECACF" w14:textId="77777777" w:rsidR="00815CE5" w:rsidRDefault="00815CE5" w:rsidP="00682F06">
            <w:pPr>
              <w:pStyle w:val="TableContents"/>
            </w:pPr>
            <w:r>
              <w:t>Relay MFR &amp; Type:</w:t>
            </w:r>
          </w:p>
        </w:tc>
        <w:tc>
          <w:tcPr>
            <w:tcW w:w="4536" w:type="dxa"/>
            <w:shd w:val="clear" w:color="auto" w:fill="auto"/>
            <w:vAlign w:val="center"/>
          </w:tcPr>
          <w:p w14:paraId="160715CF" w14:textId="77777777" w:rsidR="00815CE5" w:rsidRDefault="00815CE5" w:rsidP="00682F06">
            <w:pPr>
              <w:pStyle w:val="TableContents"/>
            </w:pPr>
            <w:r>
              <w:t>GIGAVAC GV200QA</w:t>
            </w:r>
          </w:p>
        </w:tc>
      </w:tr>
      <w:tr w:rsidR="00815CE5" w14:paraId="2D2601F4" w14:textId="77777777" w:rsidTr="00682F06">
        <w:tc>
          <w:tcPr>
            <w:tcW w:w="4536" w:type="dxa"/>
            <w:shd w:val="clear" w:color="auto" w:fill="auto"/>
            <w:vAlign w:val="center"/>
          </w:tcPr>
          <w:p w14:paraId="284C54D1" w14:textId="77777777" w:rsidR="00815CE5" w:rsidRDefault="00815CE5" w:rsidP="00682F06">
            <w:pPr>
              <w:pStyle w:val="TableContents"/>
            </w:pPr>
            <w:r>
              <w:t>Contact arrangement (e.g. SPDT)</w:t>
            </w:r>
          </w:p>
        </w:tc>
        <w:tc>
          <w:tcPr>
            <w:tcW w:w="4536" w:type="dxa"/>
            <w:shd w:val="clear" w:color="auto" w:fill="auto"/>
            <w:vAlign w:val="center"/>
          </w:tcPr>
          <w:p w14:paraId="135E8BCD" w14:textId="77777777" w:rsidR="00815CE5" w:rsidRDefault="00815CE5" w:rsidP="00682F06">
            <w:pPr>
              <w:pStyle w:val="TableContents"/>
            </w:pPr>
            <w:r>
              <w:t>SPST-NO</w:t>
            </w:r>
          </w:p>
        </w:tc>
      </w:tr>
      <w:tr w:rsidR="00815CE5" w14:paraId="5645D898" w14:textId="77777777" w:rsidTr="00682F06">
        <w:tc>
          <w:tcPr>
            <w:tcW w:w="4536" w:type="dxa"/>
            <w:shd w:val="clear" w:color="auto" w:fill="auto"/>
            <w:vAlign w:val="center"/>
          </w:tcPr>
          <w:p w14:paraId="2625B63F" w14:textId="77777777" w:rsidR="00815CE5" w:rsidRDefault="00815CE5" w:rsidP="00682F06">
            <w:pPr>
              <w:pStyle w:val="TableContents"/>
            </w:pPr>
            <w:r>
              <w:t xml:space="preserve">Continuous DC contact current (A): </w:t>
            </w:r>
          </w:p>
        </w:tc>
        <w:tc>
          <w:tcPr>
            <w:tcW w:w="4536" w:type="dxa"/>
            <w:shd w:val="clear" w:color="auto" w:fill="auto"/>
            <w:vAlign w:val="center"/>
          </w:tcPr>
          <w:p w14:paraId="0FCD691B" w14:textId="77777777" w:rsidR="00815CE5" w:rsidRDefault="00815CE5" w:rsidP="00682F06">
            <w:pPr>
              <w:pStyle w:val="TableContents"/>
            </w:pPr>
            <w:r>
              <w:t xml:space="preserve">                          500+ A</w:t>
            </w:r>
          </w:p>
        </w:tc>
      </w:tr>
      <w:tr w:rsidR="00815CE5" w14:paraId="318DD965" w14:textId="77777777" w:rsidTr="00682F06">
        <w:tc>
          <w:tcPr>
            <w:tcW w:w="4536" w:type="dxa"/>
            <w:shd w:val="clear" w:color="auto" w:fill="auto"/>
            <w:vAlign w:val="center"/>
          </w:tcPr>
          <w:p w14:paraId="50932A5E" w14:textId="77777777" w:rsidR="00815CE5" w:rsidRDefault="00815CE5" w:rsidP="00682F06">
            <w:pPr>
              <w:pStyle w:val="TableContents"/>
            </w:pPr>
            <w:r>
              <w:t>Contact voltage rating (</w:t>
            </w:r>
            <w:proofErr w:type="spellStart"/>
            <w:r>
              <w:t>Vdc</w:t>
            </w:r>
            <w:proofErr w:type="spellEnd"/>
            <w:r>
              <w:t>).</w:t>
            </w:r>
          </w:p>
        </w:tc>
        <w:tc>
          <w:tcPr>
            <w:tcW w:w="4536" w:type="dxa"/>
            <w:shd w:val="clear" w:color="auto" w:fill="auto"/>
            <w:vAlign w:val="center"/>
          </w:tcPr>
          <w:p w14:paraId="38CD283F" w14:textId="77777777" w:rsidR="00815CE5" w:rsidRDefault="00815CE5" w:rsidP="00682F06">
            <w:pPr>
              <w:pStyle w:val="TableContents"/>
            </w:pPr>
            <w:r>
              <w:t xml:space="preserve">                          800 V</w:t>
            </w:r>
          </w:p>
        </w:tc>
      </w:tr>
    </w:tbl>
    <w:p w14:paraId="29D9CFBC" w14:textId="77777777" w:rsidR="00815CE5" w:rsidRDefault="00815CE5" w:rsidP="00815CE5">
      <w:pPr>
        <w:pStyle w:val="Table"/>
      </w:pPr>
      <w:bookmarkStart w:id="67" w:name="_Toc349247187"/>
      <w:r>
        <w:t xml:space="preserve">Table </w:t>
      </w:r>
      <w:r>
        <w:fldChar w:fldCharType="begin"/>
      </w:r>
      <w:r>
        <w:instrText xml:space="preserve"> SEQ Table \* ARABIC </w:instrText>
      </w:r>
      <w:r>
        <w:fldChar w:fldCharType="separate"/>
      </w:r>
      <w:r>
        <w:t>14</w:t>
      </w:r>
      <w:r>
        <w:fldChar w:fldCharType="end"/>
      </w:r>
      <w:r>
        <w:t xml:space="preserve"> - Data of the pre-charge relay</w:t>
      </w:r>
      <w:bookmarkEnd w:id="67"/>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68" w:name="_Toc349247126"/>
      <w:r>
        <w:t>Discharge</w:t>
      </w:r>
      <w:r>
        <w:rPr>
          <w:rFonts w:eastAsia="Arial" w:cs="Arial"/>
        </w:rPr>
        <w:t xml:space="preserve"> </w:t>
      </w:r>
      <w:r>
        <w:t>circuitry</w:t>
      </w:r>
      <w:bookmarkEnd w:id="68"/>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 xml:space="preserve">Include a plot of resistor power </w:t>
      </w:r>
      <w:proofErr w:type="spellStart"/>
      <w:r w:rsidRPr="00D52AC5">
        <w:rPr>
          <w:i/>
        </w:rPr>
        <w:t>vs</w:t>
      </w:r>
      <w:proofErr w:type="spellEnd"/>
      <w:r w:rsidRPr="00D52AC5">
        <w:rPr>
          <w:i/>
        </w:rPr>
        <w:t xml:space="preserve"> time.</w:t>
      </w:r>
    </w:p>
    <w:p w14:paraId="08828F15" w14:textId="77777777" w:rsidR="00427F81" w:rsidRDefault="00427F81" w:rsidP="00427F81">
      <w:pPr>
        <w:rPr>
          <w:i/>
        </w:rPr>
      </w:pPr>
    </w:p>
    <w:p w14:paraId="178BE681" w14:textId="77777777" w:rsidR="001B2F55" w:rsidRPr="00D30C71" w:rsidRDefault="001B2F55" w:rsidP="001B2F55">
      <w:pPr>
        <w:rPr>
          <w:iCs/>
        </w:rPr>
      </w:pPr>
      <w:r>
        <w:rPr>
          <w:iCs/>
        </w:rPr>
        <w:t>None of the student designed parts have capacitors in them so a discharge circuit is not required. The motor controller does have internal capacitance but has its own discharge circuit designed by Curtis.</w:t>
      </w:r>
    </w:p>
    <w:p w14:paraId="4E25B48A" w14:textId="77777777" w:rsidR="001B2F55" w:rsidRPr="00D52AC5" w:rsidRDefault="001B2F55"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69" w:name="_Toc349247188"/>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69"/>
    </w:p>
    <w:p w14:paraId="3E671A10" w14:textId="77777777" w:rsidR="00A4078E" w:rsidRDefault="00A4078E" w:rsidP="00F36550">
      <w:pPr>
        <w:pStyle w:val="Heading2"/>
        <w:spacing w:after="0"/>
      </w:pPr>
      <w:bookmarkStart w:id="70" w:name="_Toc349247127"/>
      <w:r>
        <w:lastRenderedPageBreak/>
        <w:t>HV</w:t>
      </w:r>
      <w:r>
        <w:rPr>
          <w:rFonts w:eastAsia="Arial" w:cs="Arial"/>
        </w:rPr>
        <w:t xml:space="preserve"> </w:t>
      </w:r>
      <w:r>
        <w:t>Disconnect</w:t>
      </w:r>
      <w:r>
        <w:rPr>
          <w:rFonts w:eastAsia="Arial" w:cs="Arial"/>
        </w:rPr>
        <w:t xml:space="preserve"> </w:t>
      </w:r>
      <w:r>
        <w:t>(HVD)</w:t>
      </w:r>
      <w:bookmarkEnd w:id="70"/>
    </w:p>
    <w:p w14:paraId="145FB6F9" w14:textId="70724E61" w:rsidR="00A4078E" w:rsidRDefault="00A4078E"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6A036DFD" w14:textId="77777777" w:rsidR="00772CA3" w:rsidRPr="00D30C71" w:rsidRDefault="00772CA3" w:rsidP="00772CA3">
      <w:pPr>
        <w:spacing w:after="0"/>
        <w:rPr>
          <w:bCs/>
          <w:iCs/>
        </w:rPr>
      </w:pPr>
      <w:r>
        <w:rPr>
          <w:bCs/>
          <w:iCs/>
        </w:rPr>
        <w:t>The HVD is the TSMS shown in the safety shutdown circuit schematic in section 6.1 of this document. This tractive system master switch will cut the power from the accumulator’s AIRs upon being toggled, and this will quickly cut power to high voltage. The HVD is a key lock switch which is accessible on the interior of the vehicle without the use of tools. The key can be removed from the vehicle to follow the Lockout/</w:t>
      </w:r>
      <w:proofErr w:type="spellStart"/>
      <w:r>
        <w:rPr>
          <w:bCs/>
          <w:iCs/>
        </w:rPr>
        <w:t>Tagout</w:t>
      </w:r>
      <w:proofErr w:type="spellEnd"/>
      <w:r>
        <w:rPr>
          <w:bCs/>
          <w:iCs/>
        </w:rPr>
        <w:t xml:space="preserve"> procedure.</w:t>
      </w:r>
    </w:p>
    <w:p w14:paraId="04BD3769" w14:textId="77777777" w:rsidR="00772CA3" w:rsidRPr="00D52AC5" w:rsidRDefault="00772CA3" w:rsidP="00F36550">
      <w:pPr>
        <w:spacing w:after="0"/>
        <w:rPr>
          <w:i/>
        </w:rPr>
      </w:pPr>
    </w:p>
    <w:p w14:paraId="36FB3C29" w14:textId="77777777" w:rsidR="00D0591D" w:rsidRPr="00AF5648" w:rsidRDefault="002B20FE" w:rsidP="00F36550">
      <w:pPr>
        <w:pStyle w:val="Heading2"/>
        <w:spacing w:after="0"/>
      </w:pPr>
      <w:bookmarkStart w:id="71" w:name="_Toc349247128"/>
      <w:r>
        <w:t xml:space="preserve">Accelerator Actuator / </w:t>
      </w:r>
      <w:r w:rsidR="00D0591D">
        <w:t>Throttle Position</w:t>
      </w:r>
      <w:r w:rsidR="00D0591D" w:rsidRPr="00AF5648">
        <w:rPr>
          <w:rFonts w:eastAsia="Arial"/>
        </w:rPr>
        <w:t xml:space="preserve"> </w:t>
      </w:r>
      <w:r>
        <w:t>Sensor</w:t>
      </w:r>
      <w:bookmarkEnd w:id="71"/>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62796BFD" w:rsidR="00FD75E0" w:rsidRPr="00402EDB" w:rsidRDefault="0052330A" w:rsidP="00D0591D">
            <w:pPr>
              <w:pStyle w:val="TableContents"/>
            </w:pPr>
            <w:r>
              <w:t>LPPS Linear Potentiometer – LPPS-050</w:t>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 xml:space="preserve">Encoder </w:t>
            </w:r>
            <w:proofErr w:type="spellStart"/>
            <w:r w:rsidRPr="00CE2EF5">
              <w:rPr>
                <w:rFonts w:eastAsia="Arial"/>
                <w:color w:val="000000"/>
                <w:lang w:val="fr-FR"/>
              </w:rPr>
              <w:t>principle</w:t>
            </w:r>
            <w:proofErr w:type="spellEnd"/>
            <w:r w:rsidRPr="00CE2EF5">
              <w:rPr>
                <w:rFonts w:eastAsia="Arial"/>
                <w:color w:val="000000"/>
                <w:lang w:val="fr-FR"/>
              </w:rPr>
              <w:t xml:space="preserve"> (</w:t>
            </w:r>
            <w:proofErr w:type="spellStart"/>
            <w:r w:rsidRPr="00CE2EF5">
              <w:rPr>
                <w:rFonts w:eastAsia="Arial"/>
                <w:color w:val="000000"/>
                <w:lang w:val="fr-FR"/>
              </w:rPr>
              <w:t>e.g.Potentiometer</w:t>
            </w:r>
            <w:proofErr w:type="spellEnd"/>
            <w:r w:rsidRPr="00CE2EF5">
              <w:rPr>
                <w:rFonts w:eastAsia="Arial"/>
                <w:color w:val="000000"/>
                <w:lang w:val="fr-FR"/>
              </w:rPr>
              <w:t>):</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3FFA5771" w:rsidR="00FD75E0" w:rsidRPr="00AF5648" w:rsidRDefault="00FD75E0" w:rsidP="003879B7">
            <w:pPr>
              <w:pStyle w:val="TableContents"/>
              <w:rPr>
                <w:lang w:val="de-DE"/>
              </w:rPr>
            </w:pPr>
            <w:r>
              <w:rPr>
                <w:rFonts w:eastAsia="Arial"/>
                <w:color w:val="000000"/>
                <w:sz w:val="24"/>
                <w:szCs w:val="24"/>
              </w:rPr>
              <w:t xml:space="preserve">            </w:t>
            </w:r>
            <w:r w:rsidR="007C3054">
              <w:rPr>
                <w:rFonts w:ascii="MS Gothic" w:eastAsia="MS Gothic" w:hAnsi="MS Gothic" w:hint="eastAsia"/>
                <w:sz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72" w:name="_Toc345362493"/>
      <w:bookmarkStart w:id="73" w:name="_Toc349247189"/>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72"/>
      <w:bookmarkEnd w:id="73"/>
    </w:p>
    <w:p w14:paraId="6A225E43" w14:textId="77777777" w:rsidR="00D0591D" w:rsidRPr="00AF5648" w:rsidRDefault="002B20FE" w:rsidP="00F36550">
      <w:pPr>
        <w:pStyle w:val="Heading2"/>
        <w:spacing w:after="0"/>
      </w:pPr>
      <w:bookmarkStart w:id="74" w:name="_Toc371591208"/>
      <w:bookmarkStart w:id="75" w:name="_Toc349247129"/>
      <w:r>
        <w:t xml:space="preserve">Accelerator / </w:t>
      </w:r>
      <w:r w:rsidR="00243FBB">
        <w:t>t</w:t>
      </w:r>
      <w:r w:rsidR="00D0591D">
        <w:t xml:space="preserve">hrottle position encoder </w:t>
      </w:r>
      <w:r w:rsidR="00753253">
        <w:t>error</w:t>
      </w:r>
      <w:r w:rsidR="00D0591D">
        <w:t xml:space="preserve"> c</w:t>
      </w:r>
      <w:r w:rsidR="00D0591D" w:rsidRPr="00AF5648">
        <w:t>heck</w:t>
      </w:r>
      <w:bookmarkEnd w:id="74"/>
      <w:bookmarkEnd w:id="75"/>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w:t>
      </w:r>
      <w:r w:rsidR="00D0591D" w:rsidRPr="00D52AC5">
        <w:rPr>
          <w:i/>
        </w:rPr>
        <w:lastRenderedPageBreak/>
        <w:t>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Default="00FC2272" w:rsidP="00A763E9">
      <w:pPr>
        <w:suppressAutoHyphens/>
        <w:spacing w:after="200"/>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42048350" w14:textId="5E1D98F9" w:rsidR="001155EB" w:rsidRPr="00A763E9" w:rsidRDefault="00E1625F" w:rsidP="00A763E9">
      <w:pPr>
        <w:suppressAutoHyphens/>
        <w:spacing w:after="200"/>
        <w:rPr>
          <w:b/>
          <w:i/>
        </w:rPr>
      </w:pPr>
      <w:r>
        <w:rPr>
          <w:noProof/>
          <w:lang w:eastAsia="en-US"/>
        </w:rPr>
        <mc:AlternateContent>
          <mc:Choice Requires="wps">
            <w:drawing>
              <wp:anchor distT="0" distB="0" distL="114300" distR="114300" simplePos="0" relativeHeight="251678720" behindDoc="0" locked="0" layoutInCell="1" allowOverlap="1" wp14:anchorId="3082612C" wp14:editId="14D6B139">
                <wp:simplePos x="0" y="0"/>
                <wp:positionH relativeFrom="column">
                  <wp:posOffset>-46355</wp:posOffset>
                </wp:positionH>
                <wp:positionV relativeFrom="paragraph">
                  <wp:posOffset>3268345</wp:posOffset>
                </wp:positionV>
                <wp:extent cx="6126480" cy="353695"/>
                <wp:effectExtent l="0" t="0" r="0" b="0"/>
                <wp:wrapThrough wrapText="bothSides">
                  <wp:wrapPolygon edited="0">
                    <wp:start x="0" y="0"/>
                    <wp:lineTo x="0"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6126480" cy="35369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467BB0" w14:textId="65F53F40" w:rsidR="00682F06" w:rsidRPr="00CB0417" w:rsidRDefault="00682F06" w:rsidP="00E1625F">
                            <w:pPr>
                              <w:pStyle w:val="Caption"/>
                              <w:rPr>
                                <w:rFonts w:cs="Arial"/>
                                <w:sz w:val="22"/>
                                <w:szCs w:val="22"/>
                                <w:lang w:eastAsia="en-US"/>
                              </w:rPr>
                            </w:pPr>
                            <w:r>
                              <w:t xml:space="preserve">Figure </w:t>
                            </w:r>
                            <w:r>
                              <w:fldChar w:fldCharType="begin"/>
                            </w:r>
                            <w:r>
                              <w:instrText xml:space="preserve"> SEQ Figure \* ARABIC </w:instrText>
                            </w:r>
                            <w:r>
                              <w:fldChar w:fldCharType="separate"/>
                            </w:r>
                            <w:r>
                              <w:t>11</w:t>
                            </w:r>
                            <w:r>
                              <w:fldChar w:fldCharType="end"/>
                            </w:r>
                            <w:r>
                              <w:t xml:space="preserve"> - Throttle isolation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1" type="#_x0000_t202" style="position:absolute;margin-left:-3.6pt;margin-top:257.35pt;width:482.4pt;height:27.8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wvTZECAAAs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" stroked="f">
                <v:textbox style="mso-fit-shape-to-text:t" inset="0,0,0,0">
                  <w:txbxContent>
                    <w:p w14:paraId="02467BB0" w14:textId="65F53F40" w:rsidR="00682F06" w:rsidRPr="00CB0417" w:rsidRDefault="00682F06" w:rsidP="00E1625F">
                      <w:pPr>
                        <w:pStyle w:val="Caption"/>
                        <w:rPr>
                          <w:rFonts w:cs="Arial"/>
                          <w:sz w:val="22"/>
                          <w:szCs w:val="22"/>
                          <w:lang w:eastAsia="en-US"/>
                        </w:rPr>
                      </w:pPr>
                      <w:r>
                        <w:t xml:space="preserve">Figure </w:t>
                      </w:r>
                      <w:r>
                        <w:fldChar w:fldCharType="begin"/>
                      </w:r>
                      <w:r>
                        <w:instrText xml:space="preserve"> SEQ Figure \* ARABIC </w:instrText>
                      </w:r>
                      <w:r>
                        <w:fldChar w:fldCharType="separate"/>
                      </w:r>
                      <w:r>
                        <w:t>11</w:t>
                      </w:r>
                      <w:r>
                        <w:fldChar w:fldCharType="end"/>
                      </w:r>
                      <w:r>
                        <w:t xml:space="preserve"> - Throttle isolation</w:t>
                      </w:r>
                    </w:p>
                  </w:txbxContent>
                </v:textbox>
                <w10:wrap type="through"/>
              </v:shape>
            </w:pict>
          </mc:Fallback>
        </mc:AlternateContent>
      </w:r>
      <w:ins w:id="76" w:author="Windows User" w:date="2017-02-20T17:49:00Z">
        <w:r w:rsidR="001155EB" w:rsidRPr="001155EB">
          <w:rPr>
            <w:noProof/>
            <w:lang w:eastAsia="en-US"/>
          </w:rPr>
          <w:drawing>
            <wp:anchor distT="0" distB="0" distL="114300" distR="114300" simplePos="0" relativeHeight="251670528" behindDoc="0" locked="0" layoutInCell="1" allowOverlap="1" wp14:anchorId="08F91714" wp14:editId="476320E0">
              <wp:simplePos x="0" y="0"/>
              <wp:positionH relativeFrom="column">
                <wp:posOffset>-46355</wp:posOffset>
              </wp:positionH>
              <wp:positionV relativeFrom="paragraph">
                <wp:posOffset>689610</wp:posOffset>
              </wp:positionV>
              <wp:extent cx="6126480" cy="25215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16_Throttle_Sch.PNG"/>
                      <pic:cNvPicPr/>
                    </pic:nvPicPr>
                    <pic:blipFill>
                      <a:blip r:embed="rId55">
                        <a:extLst>
                          <a:ext uri="{28A0092B-C50C-407E-A947-70E740481C1C}">
                            <a14:useLocalDpi xmlns:a14="http://schemas.microsoft.com/office/drawing/2010/main" val="0"/>
                          </a:ext>
                        </a:extLst>
                      </a:blip>
                      <a:stretch>
                        <a:fillRect/>
                      </a:stretch>
                    </pic:blipFill>
                    <pic:spPr>
                      <a:xfrm>
                        <a:off x="0" y="0"/>
                        <a:ext cx="6126480" cy="2521585"/>
                      </a:xfrm>
                      <a:prstGeom prst="rect">
                        <a:avLst/>
                      </a:prstGeom>
                    </pic:spPr>
                  </pic:pic>
                </a:graphicData>
              </a:graphic>
            </wp:anchor>
          </w:drawing>
        </w:r>
      </w:ins>
    </w:p>
    <w:p w14:paraId="6A061BBA" w14:textId="77777777" w:rsidR="006A04F7" w:rsidRDefault="006A04F7" w:rsidP="00F847E6">
      <w:pPr>
        <w:pStyle w:val="Heading1"/>
      </w:pPr>
      <w:bookmarkStart w:id="77" w:name="_Toc349247130"/>
      <w:r>
        <w:lastRenderedPageBreak/>
        <w:t>Accumulator System</w:t>
      </w:r>
      <w:bookmarkEnd w:id="77"/>
    </w:p>
    <w:p w14:paraId="0762A363" w14:textId="77777777" w:rsidR="006A04F7" w:rsidRPr="00C1229B" w:rsidRDefault="006A04F7" w:rsidP="00C1229B">
      <w:r>
        <w:t>Person primarily responsible for this section:</w:t>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45B928F1" w:rsidR="006A04F7" w:rsidRPr="00451073" w:rsidRDefault="00FD5E0A" w:rsidP="00D35706">
            <w:pPr>
              <w:pStyle w:val="TableContents"/>
            </w:pPr>
            <w:r>
              <w:t>Greg Flynn</w:t>
            </w: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6B64714D" w:rsidR="006A04F7" w:rsidRPr="00451073" w:rsidRDefault="00FD5E0A" w:rsidP="00D35706">
            <w:pPr>
              <w:pStyle w:val="TableContents"/>
            </w:pPr>
            <w:r>
              <w:t>flynng@lafayette.edu</w:t>
            </w: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78" w:name="_Toc349247131"/>
      <w:r>
        <w:t>Accumulator</w:t>
      </w:r>
      <w:r>
        <w:rPr>
          <w:rFonts w:eastAsia="Arial" w:cs="Arial"/>
        </w:rPr>
        <w:t xml:space="preserve"> </w:t>
      </w:r>
      <w:r w:rsidR="005E5A66">
        <w:t>Pack</w:t>
      </w:r>
      <w:bookmarkEnd w:id="78"/>
    </w:p>
    <w:p w14:paraId="3EA8933F" w14:textId="77777777" w:rsidR="006A04F7" w:rsidRDefault="005E5A66" w:rsidP="00F36550">
      <w:pPr>
        <w:spacing w:after="0"/>
        <w:rPr>
          <w:i/>
        </w:rPr>
      </w:pPr>
      <w:r w:rsidRPr="00D52AC5">
        <w:rPr>
          <w:i/>
        </w:rPr>
        <w:t>Provide a narrative design of the accumulator</w:t>
      </w:r>
      <w:r w:rsidR="003879B7" w:rsidRPr="00D52AC5">
        <w:rPr>
          <w:i/>
        </w:rPr>
        <w:t xml:space="preserve"> system and complete the following table.</w:t>
      </w:r>
    </w:p>
    <w:p w14:paraId="6175E4EF" w14:textId="77777777" w:rsidR="00373F4C" w:rsidRDefault="00373F4C" w:rsidP="00F36550">
      <w:pPr>
        <w:spacing w:after="0"/>
      </w:pPr>
    </w:p>
    <w:p w14:paraId="616400E0"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 xml:space="preserve">The Tractive System Voltage </w:t>
      </w:r>
      <w:r>
        <w:rPr>
          <w:rFonts w:eastAsia="Times New Roman" w:cs="Times New Roman"/>
          <w:lang w:eastAsia="en-US"/>
        </w:rPr>
        <w:t>is provided by four accumulator containers placed</w:t>
      </w:r>
      <w:r w:rsidRPr="000D795E">
        <w:rPr>
          <w:rFonts w:eastAsia="Times New Roman" w:cs="Times New Roman"/>
          <w:lang w:eastAsia="en-US"/>
        </w:rPr>
        <w:t xml:space="preserve"> in series to provide the power necessary to operate the motor. An accumulator </w:t>
      </w:r>
      <w:r>
        <w:rPr>
          <w:rFonts w:eastAsia="Times New Roman" w:cs="Times New Roman"/>
          <w:lang w:eastAsia="en-US"/>
        </w:rPr>
        <w:t xml:space="preserve">segment, housed within each container, </w:t>
      </w:r>
      <w:r w:rsidRPr="000D795E">
        <w:rPr>
          <w:rFonts w:eastAsia="Times New Roman" w:cs="Times New Roman"/>
          <w:lang w:eastAsia="en-US"/>
        </w:rPr>
        <w:t xml:space="preserve">is comprised of a battery of 7 LiFeP04 cells (3.2 V nominal) connected in series. </w:t>
      </w:r>
      <w:r>
        <w:rPr>
          <w:rFonts w:eastAsia="Times New Roman" w:cs="Times New Roman"/>
          <w:lang w:eastAsia="en-US"/>
        </w:rPr>
        <w:t>Each cell is monitored for temperature and voltage by an AMS (accumulator ), which communicates this information to the Pack Management Computer (</w:t>
      </w:r>
      <w:proofErr w:type="spellStart"/>
      <w:r>
        <w:rPr>
          <w:rFonts w:eastAsia="Times New Roman" w:cs="Times New Roman"/>
          <w:lang w:eastAsia="en-US"/>
        </w:rPr>
        <w:t>PacMAN</w:t>
      </w:r>
      <w:proofErr w:type="spellEnd"/>
      <w:r>
        <w:rPr>
          <w:rFonts w:eastAsia="Times New Roman" w:cs="Times New Roman"/>
          <w:lang w:eastAsia="en-US"/>
        </w:rPr>
        <w:t xml:space="preserve">). The </w:t>
      </w:r>
      <w:proofErr w:type="spellStart"/>
      <w:r>
        <w:rPr>
          <w:rFonts w:eastAsia="Times New Roman" w:cs="Times New Roman"/>
          <w:lang w:eastAsia="en-US"/>
        </w:rPr>
        <w:t>PackMAN</w:t>
      </w:r>
      <w:proofErr w:type="spellEnd"/>
      <w:r>
        <w:rPr>
          <w:rFonts w:eastAsia="Times New Roman" w:cs="Times New Roman"/>
          <w:lang w:eastAsia="en-US"/>
        </w:rPr>
        <w:t xml:space="preserve"> utilizes an AT90CAN128 Atmel microcontroller. The AMS, comprised of these AMS boards and the </w:t>
      </w:r>
      <w:proofErr w:type="spellStart"/>
      <w:r>
        <w:rPr>
          <w:rFonts w:eastAsia="Times New Roman" w:cs="Times New Roman"/>
          <w:lang w:eastAsia="en-US"/>
        </w:rPr>
        <w:t>PackMAN</w:t>
      </w:r>
      <w:proofErr w:type="spellEnd"/>
      <w:r>
        <w:rPr>
          <w:rFonts w:eastAsia="Times New Roman" w:cs="Times New Roman"/>
          <w:lang w:eastAsia="en-US"/>
        </w:rPr>
        <w:t>, is further described in section 5.8.</w:t>
      </w:r>
    </w:p>
    <w:p w14:paraId="5482745B"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BB6B5E1"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The accumulator high current output is available through ITT Cannon connectors. Accumulator voltage is present only while the safety loop is closed.</w:t>
      </w:r>
      <w:r>
        <w:rPr>
          <w:rFonts w:eastAsia="Times New Roman" w:cs="Times New Roman"/>
          <w:lang w:eastAsia="en-US"/>
        </w:rPr>
        <w:t xml:space="preserve"> </w:t>
      </w:r>
      <w:r w:rsidRPr="000D795E">
        <w:rPr>
          <w:rFonts w:eastAsia="Times New Roman" w:cs="Times New Roman"/>
          <w:lang w:eastAsia="en-US"/>
        </w:rPr>
        <w:t>A low current output is also available through an Anderson Power connector. This output is limited to 20 A. Charging is also accomplished through this connector, and is sim</w:t>
      </w:r>
      <w:r>
        <w:rPr>
          <w:rFonts w:eastAsia="Times New Roman" w:cs="Times New Roman"/>
          <w:lang w:eastAsia="en-US"/>
        </w:rPr>
        <w:t xml:space="preserve">ilarly limited to 20 A and 30 V, and implements “plug and forget” charging. </w:t>
      </w:r>
      <w:r w:rsidRPr="000D795E">
        <w:rPr>
          <w:rFonts w:eastAsia="Times New Roman" w:cs="Times New Roman"/>
          <w:lang w:eastAsia="en-US"/>
        </w:rPr>
        <w:t xml:space="preserve">The functioning </w:t>
      </w:r>
      <w:r>
        <w:rPr>
          <w:rFonts w:eastAsia="Times New Roman" w:cs="Times New Roman"/>
          <w:lang w:eastAsia="en-US"/>
        </w:rPr>
        <w:t xml:space="preserve">of both ports is controlled by the </w:t>
      </w:r>
      <w:proofErr w:type="spellStart"/>
      <w:r>
        <w:rPr>
          <w:rFonts w:eastAsia="Times New Roman" w:cs="Times New Roman"/>
          <w:lang w:eastAsia="en-US"/>
        </w:rPr>
        <w:t>PackMAN</w:t>
      </w:r>
      <w:proofErr w:type="spellEnd"/>
      <w:r>
        <w:rPr>
          <w:rFonts w:eastAsia="Times New Roman" w:cs="Times New Roman"/>
          <w:lang w:eastAsia="en-US"/>
        </w:rPr>
        <w:t xml:space="preserve"> board. </w:t>
      </w:r>
    </w:p>
    <w:p w14:paraId="1B6C4505"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42F6BB00" w14:textId="77777777" w:rsidR="00E1625F" w:rsidRDefault="00932DB7" w:rsidP="00E1625F">
      <w:pPr>
        <w:keepNext/>
        <w:shd w:val="clear" w:color="auto" w:fill="FFFFFF"/>
        <w:spacing w:beforeLines="1" w:before="2" w:afterLines="1" w:after="2" w:line="240" w:lineRule="auto"/>
        <w:contextualSpacing w:val="0"/>
      </w:pPr>
      <w:ins w:id="79" w:author="Emilie Grybos" w:date="2017-02-15T15:27:00Z">
        <w:r>
          <w:rPr>
            <w:noProof/>
            <w:lang w:eastAsia="en-US"/>
          </w:rPr>
          <w:lastRenderedPageBreak/>
          <w:drawing>
            <wp:inline distT="0" distB="0" distL="0" distR="0" wp14:anchorId="36BC092B" wp14:editId="0A719D1D">
              <wp:extent cx="6126480" cy="3944620"/>
              <wp:effectExtent l="0" t="0" r="0" b="0"/>
              <wp:docPr id="6" name="Picture 5" descr="diagra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tiff"/>
                      <pic:cNvPicPr/>
                    </pic:nvPicPr>
                    <pic:blipFill>
                      <a:blip r:embed="rId56"/>
                      <a:stretch>
                        <a:fillRect/>
                      </a:stretch>
                    </pic:blipFill>
                    <pic:spPr>
                      <a:xfrm>
                        <a:off x="0" y="0"/>
                        <a:ext cx="6126480" cy="3944620"/>
                      </a:xfrm>
                      <a:prstGeom prst="rect">
                        <a:avLst/>
                      </a:prstGeom>
                    </pic:spPr>
                  </pic:pic>
                </a:graphicData>
              </a:graphic>
            </wp:inline>
          </w:drawing>
        </w:r>
      </w:ins>
    </w:p>
    <w:p w14:paraId="23A080D9" w14:textId="00E94845" w:rsidR="00373F4C" w:rsidRDefault="00E1625F" w:rsidP="00E1625F">
      <w:pPr>
        <w:pStyle w:val="Caption"/>
        <w:rPr>
          <w:rFonts w:eastAsia="Times New Roman" w:cs="Times New Roman"/>
          <w:lang w:eastAsia="en-US"/>
        </w:rPr>
      </w:pPr>
      <w:bookmarkStart w:id="80" w:name="_Toc349247162"/>
      <w:r>
        <w:t xml:space="preserve">Figure </w:t>
      </w:r>
      <w:r>
        <w:fldChar w:fldCharType="begin"/>
      </w:r>
      <w:r>
        <w:instrText xml:space="preserve"> SEQ Figure \* ARABIC </w:instrText>
      </w:r>
      <w:r>
        <w:fldChar w:fldCharType="separate"/>
      </w:r>
      <w:r w:rsidR="004910CA">
        <w:t>12</w:t>
      </w:r>
      <w:r>
        <w:fldChar w:fldCharType="end"/>
      </w:r>
      <w:r>
        <w:t xml:space="preserve"> - Safety loop</w:t>
      </w:r>
      <w:bookmarkEnd w:id="80"/>
    </w:p>
    <w:p w14:paraId="02DC8842" w14:textId="77777777" w:rsidR="00373F4C" w:rsidRDefault="00373F4C" w:rsidP="00F36550">
      <w:pPr>
        <w:spacing w:after="0"/>
      </w:pPr>
    </w:p>
    <w:p w14:paraId="2D511F5F" w14:textId="77777777" w:rsidR="00932DB7" w:rsidRPr="00373F4C" w:rsidRDefault="00932DB7" w:rsidP="00F36550">
      <w:pPr>
        <w:spacing w:after="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691FDC">
            <w:pPr>
              <w:pStyle w:val="TableContents"/>
              <w:jc w:val="center"/>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691FDC">
            <w:pPr>
              <w:pStyle w:val="TableContents"/>
              <w:jc w:val="center"/>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691FDC">
            <w:pPr>
              <w:pStyle w:val="TableContents"/>
              <w:jc w:val="center"/>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691FDC">
            <w:pPr>
              <w:pStyle w:val="TableContents"/>
              <w:jc w:val="center"/>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7CA274EB" w:rsidR="006A04F7" w:rsidRDefault="00682F06" w:rsidP="00691FDC">
            <w:pPr>
              <w:pStyle w:val="TableContents"/>
              <w:jc w:val="center"/>
            </w:pPr>
            <w:sdt>
              <w:sdtPr>
                <w:rPr>
                  <w:sz w:val="24"/>
                </w:rPr>
                <w:id w:val="-2024777595"/>
                <w14:checkbox>
                  <w14:checked w14:val="0"/>
                  <w14:checkedState w14:val="2612" w14:font="ＭＳ ゴシック"/>
                  <w14:uncheckedState w14:val="2610" w14:font="ＭＳ ゴシック"/>
                </w14:checkbox>
              </w:sdtPr>
              <w:sdtContent>
                <w:r w:rsidR="006F4F6E">
                  <w:rPr>
                    <w:rFonts w:ascii="MS Gothic" w:eastAsia="MS Gothic" w:hAnsi="MS Gothic" w:hint="eastAsia"/>
                    <w:sz w:val="24"/>
                  </w:rPr>
                  <w:t>☐</w:t>
                </w:r>
              </w:sdtContent>
            </w:sdt>
            <w:r w:rsidR="006F4F6E">
              <w:rPr>
                <w:sz w:val="24"/>
              </w:rPr>
              <w:t xml:space="preserve">Commercial / </w:t>
            </w:r>
            <w:sdt>
              <w:sdtPr>
                <w:rPr>
                  <w:sz w:val="24"/>
                </w:rPr>
                <w:id w:val="925300075"/>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sidR="006F4F6E">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7F6C5B1F" w:rsidR="006A04F7" w:rsidRDefault="005F13CF" w:rsidP="00691FDC">
            <w:pPr>
              <w:pStyle w:val="TableContents"/>
              <w:jc w:val="center"/>
            </w:pPr>
            <w:r>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AF0A8EC" w:rsidR="00D46BCC" w:rsidRDefault="005F13CF" w:rsidP="00691FDC">
            <w:pPr>
              <w:pStyle w:val="TableContents"/>
              <w:jc w:val="center"/>
            </w:pPr>
            <w:r>
              <w:t>1.5</w:t>
            </w:r>
            <w:r w:rsidR="00D46BCC">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7D8D5EE4" w:rsidR="006A04F7" w:rsidRDefault="005F13CF" w:rsidP="00691FDC">
            <w:pPr>
              <w:pStyle w:val="TableContents"/>
              <w:jc w:val="center"/>
            </w:pPr>
            <w:r>
              <w:t>4</w:t>
            </w:r>
          </w:p>
        </w:tc>
      </w:tr>
    </w:tbl>
    <w:p w14:paraId="725F1C59" w14:textId="77777777" w:rsidR="00803369" w:rsidRDefault="006A04F7" w:rsidP="00753253">
      <w:pPr>
        <w:pStyle w:val="Table"/>
      </w:pPr>
      <w:bookmarkStart w:id="81" w:name="_Toc349247190"/>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81"/>
    </w:p>
    <w:p w14:paraId="3DE481FA"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lastRenderedPageBreak/>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w:t>
      </w:r>
      <w:proofErr w:type="spellStart"/>
      <w:r w:rsidRPr="00D52AC5">
        <w:rPr>
          <w:i/>
        </w:rPr>
        <w:t>Peukert</w:t>
      </w:r>
      <w:proofErr w:type="spellEnd"/>
      <w:r w:rsidRPr="00D52AC5">
        <w:rPr>
          <w:i/>
        </w:rPr>
        <w:t xml:space="preserve">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82" w:name="_Toc349247132"/>
      <w:r>
        <w:t>Cell</w:t>
      </w:r>
      <w:r>
        <w:rPr>
          <w:rFonts w:eastAsia="Arial" w:cs="Arial"/>
        </w:rPr>
        <w:t xml:space="preserve"> </w:t>
      </w:r>
      <w:r>
        <w:t>description</w:t>
      </w:r>
      <w:bookmarkEnd w:id="82"/>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proofErr w:type="spellStart"/>
            <w:r w:rsidRPr="00402EDB">
              <w:rPr>
                <w:lang w:val="fr-FR"/>
              </w:rPr>
              <w:t>Cell</w:t>
            </w:r>
            <w:proofErr w:type="spellEnd"/>
            <w:r w:rsidRPr="00402EDB">
              <w:rPr>
                <w:lang w:val="fr-FR"/>
              </w:rPr>
              <w:t xml:space="preserve"> type (</w:t>
            </w:r>
            <w:proofErr w:type="spellStart"/>
            <w:r w:rsidRPr="00402EDB">
              <w:rPr>
                <w:lang w:val="fr-FR"/>
              </w:rPr>
              <w:t>prismatic</w:t>
            </w:r>
            <w:proofErr w:type="spellEnd"/>
            <w:r w:rsidRPr="00402EDB">
              <w:rPr>
                <w:lang w:val="fr-FR"/>
              </w:rPr>
              <w:t xml:space="preserve">, </w:t>
            </w:r>
            <w:proofErr w:type="spellStart"/>
            <w:r w:rsidRPr="00402EDB">
              <w:rPr>
                <w:lang w:val="fr-FR"/>
              </w:rPr>
              <w:t>cylindrical</w:t>
            </w:r>
            <w:proofErr w:type="spellEnd"/>
            <w:r w:rsidRPr="00402EDB">
              <w:rPr>
                <w:lang w:val="fr-FR"/>
              </w:rPr>
              <w:t xml:space="preserve">, </w:t>
            </w:r>
            <w:proofErr w:type="spellStart"/>
            <w:r w:rsidRPr="00402EDB">
              <w:rPr>
                <w:lang w:val="fr-FR"/>
              </w:rPr>
              <w:t>pouch</w:t>
            </w:r>
            <w:proofErr w:type="spellEnd"/>
            <w:r w:rsidRPr="00402EDB">
              <w:rPr>
                <w:lang w:val="fr-FR"/>
              </w:rPr>
              <w:t>,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4E48C9EE" w:rsidR="005F13CF" w:rsidRDefault="004B1D9F" w:rsidP="005F13CF">
            <w:pPr>
              <w:pStyle w:val="TableContents"/>
              <w:spacing w:before="0"/>
            </w:pPr>
            <w:r>
              <w:rPr>
                <w:rFonts w:eastAsia="Times New Roman"/>
                <w:color w:val="000000"/>
              </w:rPr>
              <w:t>LiFe</w:t>
            </w:r>
            <w:r w:rsidR="005F13CF" w:rsidRPr="00E93CB9">
              <w:rPr>
                <w:rFonts w:eastAsia="Times New Roman"/>
                <w:color w:val="000000"/>
              </w:rPr>
              <w:t>PO4 in prismatic case</w:t>
            </w:r>
          </w:p>
        </w:tc>
      </w:tr>
    </w:tbl>
    <w:p w14:paraId="2C3847E4" w14:textId="77777777" w:rsidR="006A04F7" w:rsidRDefault="006A04F7" w:rsidP="00753253">
      <w:pPr>
        <w:pStyle w:val="Table"/>
      </w:pPr>
      <w:bookmarkStart w:id="83" w:name="_Toc349247191"/>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83"/>
    </w:p>
    <w:p w14:paraId="680D0626"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lastRenderedPageBreak/>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84" w:name="_Toc349247133"/>
      <w:r>
        <w:t>Cell</w:t>
      </w:r>
      <w:r>
        <w:rPr>
          <w:rFonts w:eastAsia="Arial" w:cs="Arial"/>
        </w:rPr>
        <w:t xml:space="preserve"> </w:t>
      </w:r>
      <w:r>
        <w:t>configuration</w:t>
      </w:r>
      <w:bookmarkEnd w:id="84"/>
    </w:p>
    <w:p w14:paraId="258C83C9" w14:textId="77777777" w:rsidR="002D09EF" w:rsidRDefault="005F13CF" w:rsidP="002D09EF">
      <w:pPr>
        <w:keepNext/>
        <w:spacing w:after="0" w:line="240" w:lineRule="auto"/>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4FCBF5C2" w14:textId="01FD9AA9" w:rsidR="005F13CF" w:rsidRPr="00E93CB9" w:rsidRDefault="002D09EF" w:rsidP="002D09EF">
      <w:pPr>
        <w:pStyle w:val="Caption"/>
        <w:rPr>
          <w:rFonts w:eastAsia="Times New Roman"/>
        </w:rPr>
      </w:pPr>
      <w:bookmarkStart w:id="85" w:name="_Toc349247163"/>
      <w:r>
        <w:t xml:space="preserve">Figure </w:t>
      </w:r>
      <w:r>
        <w:fldChar w:fldCharType="begin"/>
      </w:r>
      <w:r>
        <w:instrText xml:space="preserve"> SEQ Figure \* ARABIC </w:instrText>
      </w:r>
      <w:r>
        <w:fldChar w:fldCharType="separate"/>
      </w:r>
      <w:r w:rsidR="004910CA">
        <w:t>13</w:t>
      </w:r>
      <w:r>
        <w:fldChar w:fldCharType="end"/>
      </w:r>
      <w:r>
        <w:t xml:space="preserve"> - Cell configuration</w:t>
      </w:r>
      <w:bookmarkEnd w:id="85"/>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86" w:name="_Toc349247134"/>
      <w:r>
        <w:t>Segment Maintenance Disconnect</w:t>
      </w:r>
      <w:bookmarkEnd w:id="86"/>
    </w:p>
    <w:p w14:paraId="6E258BEB" w14:textId="77777777" w:rsidR="00803369" w:rsidRPr="00402EDB" w:rsidRDefault="00803369" w:rsidP="00F36550">
      <w:pPr>
        <w:spacing w:after="0"/>
        <w:rPr>
          <w:i/>
          <w:lang w:val="fr-FR"/>
        </w:rPr>
      </w:pPr>
      <w:proofErr w:type="spellStart"/>
      <w:r w:rsidRPr="00402EDB">
        <w:rPr>
          <w:i/>
          <w:lang w:val="fr-FR"/>
        </w:rPr>
        <w:t>Describe</w:t>
      </w:r>
      <w:proofErr w:type="spellEnd"/>
      <w:r w:rsidRPr="00402EDB">
        <w:rPr>
          <w:rFonts w:eastAsia="Arial"/>
          <w:i/>
          <w:lang w:val="fr-FR"/>
        </w:rPr>
        <w:t xml:space="preserve"> </w:t>
      </w:r>
      <w:r w:rsidRPr="00402EDB">
        <w:rPr>
          <w:i/>
          <w:lang w:val="fr-FR"/>
        </w:rPr>
        <w:t xml:space="preserve">segment maintenance </w:t>
      </w:r>
      <w:proofErr w:type="spellStart"/>
      <w:r w:rsidRPr="00402EDB">
        <w:rPr>
          <w:i/>
          <w:lang w:val="fr-FR"/>
        </w:rPr>
        <w:t>disconnect</w:t>
      </w:r>
      <w:proofErr w:type="spellEnd"/>
      <w:r w:rsidR="00623E4B" w:rsidRPr="00402EDB">
        <w:rPr>
          <w:i/>
          <w:lang w:val="fr-FR"/>
        </w:rPr>
        <w:t xml:space="preserve"> (SMD)</w:t>
      </w:r>
      <w:r w:rsidR="00A6226C" w:rsidRPr="00402EDB">
        <w:rPr>
          <w:i/>
          <w:lang w:val="fr-FR"/>
        </w:rPr>
        <w:t xml:space="preserve"> </w:t>
      </w:r>
      <w:proofErr w:type="spellStart"/>
      <w:r w:rsidR="00A6226C" w:rsidRPr="00402EDB">
        <w:rPr>
          <w:i/>
          <w:lang w:val="fr-FR"/>
        </w:rPr>
        <w:t>device</w:t>
      </w:r>
      <w:proofErr w:type="spellEnd"/>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proofErr w:type="spellStart"/>
            <w:r w:rsidRPr="00E93CB9">
              <w:rPr>
                <w:rFonts w:eastAsia="Times New Roman"/>
                <w:color w:val="000000"/>
              </w:rPr>
              <w:t>Gigavac</w:t>
            </w:r>
            <w:proofErr w:type="spellEnd"/>
            <w:r w:rsidRPr="00E93CB9">
              <w:rPr>
                <w:rFonts w:eastAsia="Times New Roman"/>
                <w:color w:val="000000"/>
              </w:rPr>
              <w:t>,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lastRenderedPageBreak/>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87" w:name="_Toc349247192"/>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87"/>
    </w:p>
    <w:p w14:paraId="1FF04220" w14:textId="77777777" w:rsidR="006A04F7" w:rsidRDefault="006A04F7" w:rsidP="00F36550">
      <w:pPr>
        <w:pStyle w:val="Heading2"/>
        <w:spacing w:after="0"/>
      </w:pPr>
      <w:bookmarkStart w:id="88" w:name="_Toc349247135"/>
      <w:r>
        <w:t>Lithium-Ion Pouch Cells</w:t>
      </w:r>
      <w:bookmarkEnd w:id="88"/>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89" w:name="_Toc349247136"/>
      <w:r>
        <w:t>Cell</w:t>
      </w:r>
      <w:r>
        <w:rPr>
          <w:rFonts w:eastAsia="Arial" w:cs="Arial"/>
        </w:rPr>
        <w:t xml:space="preserve"> </w:t>
      </w:r>
      <w:r>
        <w:t>temperature</w:t>
      </w:r>
      <w:r>
        <w:rPr>
          <w:rFonts w:eastAsia="Arial" w:cs="Arial"/>
        </w:rPr>
        <w:t xml:space="preserve"> </w:t>
      </w:r>
      <w:r>
        <w:t>monitoring</w:t>
      </w:r>
      <w:bookmarkEnd w:id="89"/>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 xml:space="preserve">Each cell within each accumulator segment is monitored by an AMS board. Each AMS board contains a linear active thermistor (MCP9700, Microchip) that measures the temperature of each cell. The AMS boards communicate this information via I2C to the </w:t>
      </w:r>
      <w:proofErr w:type="spellStart"/>
      <w:r w:rsidRPr="00E93CB9">
        <w:rPr>
          <w:rFonts w:eastAsia="Times New Roman"/>
          <w:color w:val="000000"/>
        </w:rPr>
        <w:t>PacMAN</w:t>
      </w:r>
      <w:proofErr w:type="spellEnd"/>
      <w:r w:rsidRPr="00E93CB9">
        <w:rPr>
          <w:rFonts w:eastAsia="Times New Roman"/>
          <w:color w:val="000000"/>
        </w:rPr>
        <w:t xml:space="preserve">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90" w:name="_Toc349247193"/>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90"/>
    </w:p>
    <w:p w14:paraId="166F5992" w14:textId="77777777" w:rsidR="006A04F7" w:rsidRDefault="006A04F7" w:rsidP="00933B4C">
      <w:pPr>
        <w:pStyle w:val="Heading2"/>
      </w:pPr>
      <w:bookmarkStart w:id="91" w:name="_Toc349247137"/>
      <w:r>
        <w:t>Accumulator</w:t>
      </w:r>
      <w:r>
        <w:rPr>
          <w:rFonts w:eastAsia="Arial" w:cs="Arial"/>
        </w:rPr>
        <w:t xml:space="preserve"> </w:t>
      </w:r>
      <w:r>
        <w:t>Isolation</w:t>
      </w:r>
      <w:r>
        <w:rPr>
          <w:rFonts w:eastAsia="Arial" w:cs="Arial"/>
        </w:rPr>
        <w:t xml:space="preserve"> </w:t>
      </w:r>
      <w:r>
        <w:t>Relays (AIR)</w:t>
      </w:r>
      <w:bookmarkEnd w:id="91"/>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proofErr w:type="spellStart"/>
            <w:r>
              <w:t>Gigavac</w:t>
            </w:r>
            <w:proofErr w:type="spellEnd"/>
            <w:r>
              <w:t xml:space="preserve">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lastRenderedPageBreak/>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92" w:name="_Toc349247194"/>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92"/>
    </w:p>
    <w:p w14:paraId="56F97B77" w14:textId="77777777" w:rsidR="006A04F7" w:rsidRDefault="006A04F7" w:rsidP="00F36550">
      <w:pPr>
        <w:pStyle w:val="Heading2"/>
        <w:spacing w:after="0"/>
      </w:pPr>
      <w:bookmarkStart w:id="93" w:name="_Toc349247138"/>
      <w:r>
        <w:t>Accumulator</w:t>
      </w:r>
      <w:r>
        <w:rPr>
          <w:rFonts w:eastAsia="Arial" w:cs="Arial"/>
        </w:rPr>
        <w:t xml:space="preserve"> </w:t>
      </w:r>
      <w:r>
        <w:t>Management</w:t>
      </w:r>
      <w:r>
        <w:rPr>
          <w:rFonts w:eastAsia="Arial" w:cs="Arial"/>
        </w:rPr>
        <w:t xml:space="preserve"> </w:t>
      </w:r>
      <w:r>
        <w:t>System (AMS)</w:t>
      </w:r>
      <w:bookmarkEnd w:id="93"/>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The AMS within each accumulator consists of one </w:t>
      </w:r>
      <w:proofErr w:type="spellStart"/>
      <w:r w:rsidRPr="00E93CB9">
        <w:rPr>
          <w:rFonts w:eastAsia="Times New Roman"/>
          <w:color w:val="000000"/>
        </w:rPr>
        <w:t>PacMAN</w:t>
      </w:r>
      <w:proofErr w:type="spellEnd"/>
      <w:r w:rsidRPr="00E93CB9">
        <w:rPr>
          <w:rFonts w:eastAsia="Times New Roman"/>
          <w:color w:val="000000"/>
        </w:rPr>
        <w:t xml:space="preserve"> board and seven AMS boards. The </w:t>
      </w:r>
      <w:proofErr w:type="spellStart"/>
      <w:r w:rsidRPr="00E93CB9">
        <w:rPr>
          <w:rFonts w:eastAsia="Times New Roman"/>
          <w:color w:val="000000"/>
        </w:rPr>
        <w:t>PacMAN</w:t>
      </w:r>
      <w:proofErr w:type="spellEnd"/>
      <w:r w:rsidRPr="00E93CB9">
        <w:rPr>
          <w:rFonts w:eastAsia="Times New Roman"/>
          <w:color w:val="000000"/>
        </w:rPr>
        <w:t xml:space="preserve">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w:t>
      </w:r>
      <w:proofErr w:type="spellStart"/>
      <w:r w:rsidRPr="00E93CB9">
        <w:rPr>
          <w:rFonts w:eastAsia="Times New Roman"/>
          <w:color w:val="000000"/>
        </w:rPr>
        <w:t>PacMAN</w:t>
      </w:r>
      <w:proofErr w:type="spellEnd"/>
      <w:r w:rsidRPr="00E93CB9">
        <w:rPr>
          <w:rFonts w:eastAsia="Times New Roman"/>
          <w:color w:val="000000"/>
        </w:rPr>
        <w:t xml:space="preserve"> via I2C. 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proofErr w:type="spellStart"/>
      <w:r w:rsidRPr="00E93CB9">
        <w:rPr>
          <w:rFonts w:eastAsia="Times New Roman"/>
          <w:color w:val="000000"/>
        </w:rPr>
        <w:t>PacMAN</w:t>
      </w:r>
      <w:proofErr w:type="spellEnd"/>
      <w:r w:rsidRPr="00E93CB9">
        <w:rPr>
          <w:rFonts w:eastAsia="Times New Roman"/>
          <w:color w:val="000000"/>
        </w:rPr>
        <w:t xml:space="preserve"> also keeps track of accumulator state, state of charge, and the state of the safety loop relay on </w:t>
      </w:r>
      <w:proofErr w:type="spellStart"/>
      <w:r w:rsidRPr="00E93CB9">
        <w:rPr>
          <w:rFonts w:eastAsia="Times New Roman"/>
          <w:color w:val="000000"/>
        </w:rPr>
        <w:t>PacMAN</w:t>
      </w:r>
      <w:proofErr w:type="spellEnd"/>
      <w:r w:rsidRPr="00E93CB9">
        <w:rPr>
          <w:rFonts w:eastAsia="Times New Roman"/>
          <w:color w:val="000000"/>
        </w:rPr>
        <w:t xml:space="preserve">.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w:t>
      </w:r>
      <w:proofErr w:type="spellStart"/>
      <w:r w:rsidRPr="00E93CB9">
        <w:rPr>
          <w:rFonts w:eastAsia="Times New Roman"/>
          <w:color w:val="000000"/>
        </w:rPr>
        <w:t>PacMAN</w:t>
      </w:r>
      <w:proofErr w:type="spellEnd"/>
      <w:r w:rsidRPr="00E93CB9">
        <w:rPr>
          <w:rFonts w:eastAsia="Times New Roman"/>
          <w:color w:val="000000"/>
        </w:rPr>
        <w:t>,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w:t>
      </w:r>
      <w:proofErr w:type="spellStart"/>
      <w:r w:rsidRPr="00E93CB9">
        <w:rPr>
          <w:rFonts w:eastAsia="Times New Roman"/>
          <w:color w:val="000000"/>
        </w:rPr>
        <w:t>PacMan</w:t>
      </w:r>
      <w:proofErr w:type="spellEnd"/>
      <w:r w:rsidRPr="00E93CB9">
        <w:rPr>
          <w:rFonts w:eastAsia="Times New Roman"/>
          <w:color w:val="000000"/>
        </w:rPr>
        <w:t xml:space="preserve"> computer closes allowing access to the positive and negative terminal of the accumulator. These connections are fused at the terminals with 25A blade fuses. Current flowing through the charge relay also flows through a 1 </w:t>
      </w:r>
      <w:proofErr w:type="spellStart"/>
      <w:r w:rsidRPr="00E93CB9">
        <w:rPr>
          <w:rFonts w:eastAsia="Times New Roman"/>
          <w:color w:val="000000"/>
        </w:rPr>
        <w:t>mOhm</w:t>
      </w:r>
      <w:proofErr w:type="spellEnd"/>
      <w:r w:rsidRPr="00E93CB9">
        <w:rPr>
          <w:rFonts w:eastAsia="Times New Roman"/>
          <w:color w:val="000000"/>
        </w:rPr>
        <w:t xml:space="preserve">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008885FE" w14:textId="77777777" w:rsidR="007E183B" w:rsidRDefault="006B1EBF" w:rsidP="007E183B">
      <w:pPr>
        <w:keepNext/>
        <w:spacing w:after="0"/>
      </w:pPr>
      <w:r w:rsidRPr="00CB399A">
        <w:rPr>
          <w:rFonts w:eastAsia="Times New Roman"/>
          <w:noProof/>
          <w:color w:val="000000"/>
          <w:lang w:eastAsia="en-US"/>
        </w:rPr>
        <w:lastRenderedPageBreak/>
        <w:drawing>
          <wp:inline distT="0" distB="0" distL="0" distR="0" wp14:anchorId="5B5B2FFF" wp14:editId="62552F40">
            <wp:extent cx="6126480" cy="3598545"/>
            <wp:effectExtent l="0" t="0" r="0" b="8255"/>
            <wp:docPr id="8" name="Picture 7" descr="s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ff"/>
                    <pic:cNvPicPr/>
                  </pic:nvPicPr>
                  <pic:blipFill>
                    <a:blip r:embed="rId58"/>
                    <a:stretch>
                      <a:fillRect/>
                    </a:stretch>
                  </pic:blipFill>
                  <pic:spPr>
                    <a:xfrm>
                      <a:off x="0" y="0"/>
                      <a:ext cx="6126480" cy="3598545"/>
                    </a:xfrm>
                    <a:prstGeom prst="rect">
                      <a:avLst/>
                    </a:prstGeom>
                  </pic:spPr>
                </pic:pic>
              </a:graphicData>
            </a:graphic>
          </wp:inline>
        </w:drawing>
      </w:r>
    </w:p>
    <w:p w14:paraId="3C025F0B" w14:textId="6BE3F429" w:rsidR="006A04F7" w:rsidRDefault="007E183B" w:rsidP="007E183B">
      <w:pPr>
        <w:pStyle w:val="Caption"/>
        <w:rPr>
          <w:i w:val="0"/>
        </w:rPr>
      </w:pPr>
      <w:bookmarkStart w:id="94" w:name="_Toc349247164"/>
      <w:r>
        <w:t xml:space="preserve">Figure </w:t>
      </w:r>
      <w:r>
        <w:fldChar w:fldCharType="begin"/>
      </w:r>
      <w:r>
        <w:instrText xml:space="preserve"> SEQ Figure \* ARABIC </w:instrText>
      </w:r>
      <w:r>
        <w:fldChar w:fldCharType="separate"/>
      </w:r>
      <w:r w:rsidR="004910CA">
        <w:t>14</w:t>
      </w:r>
      <w:r>
        <w:fldChar w:fldCharType="end"/>
      </w:r>
      <w:r>
        <w:t xml:space="preserve"> - PacMAN FSM</w:t>
      </w:r>
      <w:bookmarkEnd w:id="94"/>
    </w:p>
    <w:p w14:paraId="790288A8" w14:textId="77777777" w:rsidR="006B1EBF" w:rsidRDefault="006B1EBF" w:rsidP="00F36550">
      <w:pPr>
        <w:spacing w:after="0"/>
        <w:rPr>
          <w:i/>
        </w:rPr>
      </w:pPr>
    </w:p>
    <w:p w14:paraId="71419023" w14:textId="77777777" w:rsidR="006B1EBF" w:rsidRPr="00D52AC5" w:rsidRDefault="006B1EBF"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95" w:name="_Toc349247195"/>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95"/>
    </w:p>
    <w:p w14:paraId="4DAFA230" w14:textId="4328B74B" w:rsidR="00CB399A" w:rsidRPr="00CB399A" w:rsidRDefault="00CB399A" w:rsidP="00753253">
      <w:pPr>
        <w:pStyle w:val="Caption"/>
        <w:rPr>
          <w:i w:val="0"/>
        </w:rPr>
      </w:pPr>
    </w:p>
    <w:p w14:paraId="7D7D4F7B" w14:textId="77777777" w:rsidR="006A04F7" w:rsidRDefault="006A04F7" w:rsidP="00F36550">
      <w:pPr>
        <w:pStyle w:val="Heading2"/>
        <w:spacing w:after="0"/>
      </w:pPr>
      <w:bookmarkStart w:id="96" w:name="_Toc349247139"/>
      <w:r>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96"/>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w:t>
      </w:r>
      <w:proofErr w:type="spellStart"/>
      <w:r w:rsidRPr="00E93CB9">
        <w:rPr>
          <w:rFonts w:eastAsia="Times New Roman"/>
          <w:color w:val="000000"/>
        </w:rPr>
        <w:t>thevenin</w:t>
      </w:r>
      <w:proofErr w:type="spellEnd"/>
      <w:r w:rsidRPr="00E93CB9">
        <w:rPr>
          <w:rFonts w:eastAsia="Times New Roman"/>
          <w:color w:val="000000"/>
        </w:rPr>
        <w:t xml:space="preserve"> voltage of 23.6 V with 14 </w:t>
      </w:r>
      <w:proofErr w:type="spellStart"/>
      <w:r w:rsidRPr="00E93CB9">
        <w:rPr>
          <w:rFonts w:eastAsia="Times New Roman"/>
          <w:color w:val="000000"/>
        </w:rPr>
        <w:t>mOhm</w:t>
      </w:r>
      <w:proofErr w:type="spellEnd"/>
      <w:r w:rsidRPr="00E93CB9">
        <w:rPr>
          <w:rFonts w:eastAsia="Times New Roman"/>
          <w:color w:val="000000"/>
        </w:rPr>
        <w:t xml:space="preserve"> </w:t>
      </w:r>
      <w:proofErr w:type="spellStart"/>
      <w:r w:rsidRPr="00E93CB9">
        <w:rPr>
          <w:rFonts w:eastAsia="Times New Roman"/>
          <w:color w:val="000000"/>
        </w:rPr>
        <w:t>thevenin</w:t>
      </w:r>
      <w:proofErr w:type="spellEnd"/>
      <w:r w:rsidRPr="00E93CB9">
        <w:rPr>
          <w:rFonts w:eastAsia="Times New Roman"/>
          <w:color w:val="000000"/>
        </w:rPr>
        <w:t xml:space="preserve">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lastRenderedPageBreak/>
        <w:t xml:space="preserve">Through a motor and controller characterization, the maximum RPM is 4500 RPM with a maximum possible torque of 92 </w:t>
      </w:r>
      <w:proofErr w:type="spellStart"/>
      <w:r w:rsidRPr="00E93CB9">
        <w:rPr>
          <w:rFonts w:eastAsia="Times New Roman"/>
          <w:color w:val="000000"/>
        </w:rPr>
        <w:t>ft</w:t>
      </w:r>
      <w:proofErr w:type="spellEnd"/>
      <w:r w:rsidRPr="00E93CB9">
        <w:rPr>
          <w:rFonts w:eastAsia="Times New Roman"/>
          <w:color w:val="000000"/>
        </w:rPr>
        <w:t xml:space="preserve">-lbs. The maximum efficiency motor speed in the fully integrated car is 2500 RPM with steady state torque estimate of 15 </w:t>
      </w:r>
      <w:proofErr w:type="spellStart"/>
      <w:r w:rsidRPr="00E93CB9">
        <w:rPr>
          <w:rFonts w:eastAsia="Times New Roman"/>
          <w:color w:val="000000"/>
        </w:rPr>
        <w:t>ft-lbs</w:t>
      </w:r>
      <w:proofErr w:type="spellEnd"/>
      <w:r w:rsidRPr="00E93CB9">
        <w:rPr>
          <w:rFonts w:eastAsia="Times New Roman"/>
          <w:color w:val="000000"/>
        </w:rPr>
        <w:t xml:space="preserve">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2328E222" w14:textId="77777777" w:rsidR="001D78E6" w:rsidRDefault="0022455C" w:rsidP="001D78E6">
      <w:pPr>
        <w:keepNext/>
        <w:spacing w:after="0"/>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5BE8D11" w14:textId="5A145416" w:rsidR="0022455C" w:rsidRDefault="001D78E6" w:rsidP="001D78E6">
      <w:pPr>
        <w:pStyle w:val="Caption"/>
        <w:rPr>
          <w:i w:val="0"/>
        </w:rPr>
      </w:pPr>
      <w:bookmarkStart w:id="97" w:name="_Toc349247165"/>
      <w:r>
        <w:t xml:space="preserve">Figure </w:t>
      </w:r>
      <w:r>
        <w:fldChar w:fldCharType="begin"/>
      </w:r>
      <w:r>
        <w:instrText xml:space="preserve"> SEQ Figure \* ARABIC </w:instrText>
      </w:r>
      <w:r>
        <w:fldChar w:fldCharType="separate"/>
      </w:r>
      <w:r w:rsidR="004910CA">
        <w:t>15</w:t>
      </w:r>
      <w:r>
        <w:fldChar w:fldCharType="end"/>
      </w:r>
      <w:r>
        <w:t xml:space="preserve"> - High Current Discharge</w:t>
      </w:r>
      <w:bookmarkEnd w:id="97"/>
    </w:p>
    <w:p w14:paraId="67EFABC0" w14:textId="77777777" w:rsidR="009F46B2" w:rsidRDefault="009F46B2" w:rsidP="00F36550">
      <w:pPr>
        <w:pStyle w:val="Heading2"/>
        <w:spacing w:after="0"/>
      </w:pPr>
      <w:bookmarkStart w:id="98" w:name="_Toc349247140"/>
      <w:r>
        <w:t>Accumulator</w:t>
      </w:r>
      <w:r>
        <w:rPr>
          <w:rFonts w:eastAsia="Arial" w:cs="Arial"/>
        </w:rPr>
        <w:t xml:space="preserve"> </w:t>
      </w:r>
      <w:r>
        <w:t>indicator</w:t>
      </w:r>
      <w:bookmarkEnd w:id="98"/>
    </w:p>
    <w:p w14:paraId="4C09C6C3" w14:textId="77777777" w:rsidR="0022455C" w:rsidRPr="00E93CB9" w:rsidRDefault="0022455C" w:rsidP="0022455C">
      <w:pPr>
        <w:spacing w:after="0" w:line="240" w:lineRule="auto"/>
        <w:rPr>
          <w:rFonts w:eastAsia="Times New Roman"/>
        </w:rPr>
      </w:pPr>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w:t>
      </w:r>
      <w:proofErr w:type="spellStart"/>
      <w:r w:rsidRPr="00E93CB9">
        <w:rPr>
          <w:rFonts w:eastAsia="Times New Roman"/>
          <w:color w:val="000000"/>
        </w:rPr>
        <w:t>PacMAN</w:t>
      </w:r>
      <w:proofErr w:type="spellEnd"/>
      <w:r w:rsidRPr="00E93CB9">
        <w:rPr>
          <w:rFonts w:eastAsia="Times New Roman"/>
          <w:color w:val="000000"/>
        </w:rPr>
        <w:t xml:space="preserve"> board, the LCD will be able to display pack voltage, pack current, cell voltage, cell temperature, state of charge, cell balancing state, charging state, charging history, </w:t>
      </w:r>
      <w:r w:rsidRPr="00E93CB9">
        <w:rPr>
          <w:rFonts w:eastAsia="Times New Roman"/>
          <w:color w:val="000000"/>
        </w:rPr>
        <w:lastRenderedPageBreak/>
        <w:t xml:space="preserve">discharge history and safety loop state. It will also have functionalities of going into sleep mode and choosing calibration factors where they are necessary. </w:t>
      </w:r>
    </w:p>
    <w:p w14:paraId="3F097230" w14:textId="77777777" w:rsidR="001D78E6" w:rsidRDefault="0022455C" w:rsidP="001D78E6">
      <w:pPr>
        <w:keepNext/>
        <w:spacing w:after="0" w:line="240" w:lineRule="auto"/>
        <w:jc w:val="center"/>
      </w:pPr>
      <w:r w:rsidRPr="00E93CB9">
        <w:rPr>
          <w:rFonts w:eastAsia="Times New Roman"/>
          <w:noProof/>
          <w:color w:val="000000"/>
          <w:lang w:eastAsia="en-US"/>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1E284626" w14:textId="344D2BBD" w:rsidR="0022455C" w:rsidRPr="00E93CB9" w:rsidRDefault="001D78E6" w:rsidP="001D78E6">
      <w:pPr>
        <w:pStyle w:val="Caption"/>
        <w:rPr>
          <w:rFonts w:eastAsia="Times New Roman"/>
        </w:rPr>
      </w:pPr>
      <w:bookmarkStart w:id="99" w:name="_Toc349247166"/>
      <w:r>
        <w:t xml:space="preserve">Figure </w:t>
      </w:r>
      <w:r>
        <w:fldChar w:fldCharType="begin"/>
      </w:r>
      <w:r>
        <w:instrText xml:space="preserve"> SEQ Figure \* ARABIC </w:instrText>
      </w:r>
      <w:r>
        <w:fldChar w:fldCharType="separate"/>
      </w:r>
      <w:r w:rsidR="004910CA">
        <w:t>16</w:t>
      </w:r>
      <w:r>
        <w:fldChar w:fldCharType="end"/>
      </w:r>
      <w:r>
        <w:t xml:space="preserve"> - Pack connections</w:t>
      </w:r>
      <w:bookmarkEnd w:id="99"/>
    </w:p>
    <w:p w14:paraId="4DB4DA10" w14:textId="77777777" w:rsidR="006A04F7" w:rsidRDefault="006A04F7" w:rsidP="00F36550">
      <w:pPr>
        <w:pStyle w:val="Heading2"/>
        <w:spacing w:after="0"/>
      </w:pPr>
      <w:bookmarkStart w:id="100" w:name="_Toc349247141"/>
      <w:r>
        <w:t>Charging</w:t>
      </w:r>
      <w:bookmarkEnd w:id="100"/>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This design utilizes coulomb counting, integrating the current flowing through the current sensing resistor to determine the increase in state of charge due to charging as well as the decrease in state of charge due to low current output and the operation of the </w:t>
      </w:r>
      <w:proofErr w:type="spellStart"/>
      <w:r w:rsidRPr="00E93CB9">
        <w:rPr>
          <w:rFonts w:eastAsia="Times New Roman"/>
          <w:color w:val="000000"/>
        </w:rPr>
        <w:t>PacMan</w:t>
      </w:r>
      <w:proofErr w:type="spellEnd"/>
      <w:r w:rsidRPr="00E93CB9">
        <w:rPr>
          <w:rFonts w:eastAsia="Times New Roman"/>
          <w:color w:val="000000"/>
        </w:rPr>
        <w:t xml:space="preserve">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To monitor current flowing through the high current output, a </w:t>
      </w:r>
      <w:proofErr w:type="spellStart"/>
      <w:r w:rsidRPr="00E93CB9">
        <w:rPr>
          <w:rFonts w:eastAsia="Times New Roman"/>
          <w:color w:val="000000"/>
        </w:rPr>
        <w:t>Ametes</w:t>
      </w:r>
      <w:proofErr w:type="spellEnd"/>
      <w:r w:rsidRPr="00E93CB9">
        <w:rPr>
          <w:rFonts w:eastAsia="Times New Roman"/>
          <w:color w:val="000000"/>
        </w:rPr>
        <w:t xml:space="preserve">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lastRenderedPageBreak/>
              <w:t>Charger Manufacturer and model:</w:t>
            </w:r>
          </w:p>
        </w:tc>
        <w:tc>
          <w:tcPr>
            <w:tcW w:w="4002" w:type="dxa"/>
            <w:shd w:val="clear" w:color="auto" w:fill="auto"/>
            <w:vAlign w:val="center"/>
          </w:tcPr>
          <w:p w14:paraId="1D36B6F7" w14:textId="331A3C11" w:rsidR="006A04F7" w:rsidRDefault="003D1F40" w:rsidP="00034976">
            <w:pPr>
              <w:pStyle w:val="TableContents"/>
            </w:pPr>
            <w:r>
              <w:t>TDK-Lambda, GenH30-25</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6AEE65F5" w:rsidR="006A04F7" w:rsidRDefault="002C4184" w:rsidP="00034976">
            <w:pPr>
              <w:pStyle w:val="TableContents"/>
            </w:pPr>
            <w:r>
              <w:t>750 W</w:t>
            </w:r>
          </w:p>
        </w:tc>
      </w:tr>
      <w:tr w:rsidR="00404887" w14:paraId="20F2C6CA" w14:textId="77777777" w:rsidTr="00D959BD">
        <w:tc>
          <w:tcPr>
            <w:tcW w:w="5070" w:type="dxa"/>
            <w:shd w:val="clear" w:color="auto" w:fill="auto"/>
            <w:vAlign w:val="center"/>
          </w:tcPr>
          <w:p w14:paraId="2546DCB6" w14:textId="77777777" w:rsidR="00404887" w:rsidRDefault="00404887" w:rsidP="00CC1991">
            <w:pPr>
              <w:pStyle w:val="TableContents"/>
            </w:pPr>
            <w:r>
              <w:t>Isolation</w:t>
            </w:r>
          </w:p>
        </w:tc>
        <w:tc>
          <w:tcPr>
            <w:tcW w:w="4002" w:type="dxa"/>
            <w:shd w:val="clear" w:color="auto" w:fill="auto"/>
            <w:vAlign w:val="center"/>
          </w:tcPr>
          <w:p w14:paraId="2A8DE765" w14:textId="1CF9D784" w:rsidR="00404887" w:rsidRDefault="00404887" w:rsidP="00FB6611">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53A118A6" w14:textId="77777777" w:rsidTr="00D959BD">
        <w:tc>
          <w:tcPr>
            <w:tcW w:w="5070" w:type="dxa"/>
            <w:shd w:val="clear" w:color="auto" w:fill="auto"/>
            <w:vAlign w:val="center"/>
          </w:tcPr>
          <w:p w14:paraId="1CC0F699" w14:textId="77777777" w:rsidR="00404887" w:rsidRDefault="00404887" w:rsidP="00D959BD">
            <w:pPr>
              <w:pStyle w:val="TableContents"/>
            </w:pPr>
            <w:r>
              <w:t>UL Certification (If “no”, fill in the line below)</w:t>
            </w:r>
          </w:p>
        </w:tc>
        <w:tc>
          <w:tcPr>
            <w:tcW w:w="4002" w:type="dxa"/>
            <w:shd w:val="clear" w:color="auto" w:fill="auto"/>
            <w:vAlign w:val="center"/>
          </w:tcPr>
          <w:p w14:paraId="31C0FC70" w14:textId="656CC77E" w:rsidR="00404887" w:rsidRDefault="00404887" w:rsidP="00034976">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4EE62107" w14:textId="77777777" w:rsidTr="00D959BD">
        <w:tc>
          <w:tcPr>
            <w:tcW w:w="5070" w:type="dxa"/>
            <w:shd w:val="clear" w:color="auto" w:fill="auto"/>
            <w:vAlign w:val="center"/>
          </w:tcPr>
          <w:p w14:paraId="663B687A" w14:textId="77777777" w:rsidR="00404887" w:rsidRDefault="00404887" w:rsidP="00034976">
            <w:pPr>
              <w:pStyle w:val="TableContents"/>
            </w:pPr>
            <w:r>
              <w:t>Do you have a waiver from the FH rules committee?</w:t>
            </w:r>
          </w:p>
        </w:tc>
        <w:tc>
          <w:tcPr>
            <w:tcW w:w="4002" w:type="dxa"/>
            <w:shd w:val="clear" w:color="auto" w:fill="auto"/>
            <w:vAlign w:val="center"/>
          </w:tcPr>
          <w:p w14:paraId="1023F7CD" w14:textId="18EB223D" w:rsidR="00404887" w:rsidRDefault="00404887" w:rsidP="00D959BD">
            <w:pPr>
              <w:pStyle w:val="TableContents"/>
            </w:pPr>
            <w:r>
              <w:rPr>
                <w:sz w:val="24"/>
              </w:rPr>
              <w:t xml:space="preserve">            </w:t>
            </w:r>
            <w:sdt>
              <w:sdtPr>
                <w:rPr>
                  <w:sz w:val="24"/>
                </w:rPr>
                <w:id w:val="-1387331459"/>
              </w:sdtPr>
              <w:sdtContent>
                <w:r>
                  <w:rPr>
                    <w:rFonts w:ascii="MS Gothic" w:eastAsia="MS Gothic" w:hAnsi="MS Gothic" w:hint="eastAsia"/>
                    <w:sz w:val="24"/>
                  </w:rPr>
                  <w:t>☐</w:t>
                </w:r>
              </w:sdtContent>
            </w:sdt>
            <w:r>
              <w:rPr>
                <w:sz w:val="24"/>
              </w:rPr>
              <w:t xml:space="preserve">Yes / </w:t>
            </w:r>
            <w:sdt>
              <w:sdtPr>
                <w:rPr>
                  <w:sz w:val="24"/>
                </w:rPr>
                <w:id w:val="33189905"/>
              </w:sdtPr>
              <w:sdtContent>
                <w:r>
                  <w:rPr>
                    <w:rFonts w:ascii="MS Gothic" w:eastAsia="MS Gothic" w:hAnsi="MS Gothic" w:hint="eastAsia"/>
                    <w:sz w:val="24"/>
                  </w:rPr>
                  <w:t>☐</w:t>
                </w:r>
              </w:sdtContent>
            </w:sdt>
            <w:r>
              <w:rPr>
                <w:sz w:val="24"/>
              </w:rPr>
              <w:t>No</w:t>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4BEA5E12" w:rsidR="006A04F7" w:rsidRDefault="008B29BD" w:rsidP="00034976">
            <w:pPr>
              <w:pStyle w:val="TableContents"/>
            </w:pPr>
            <w:r>
              <w:t>25</w:t>
            </w:r>
            <w:r w:rsidR="00552B78">
              <w:t xml:space="preserve">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w:t>
            </w:r>
            <w:proofErr w:type="spellStart"/>
            <w:r w:rsidR="00CC1991">
              <w:t>etc</w:t>
            </w:r>
            <w:proofErr w:type="spellEnd"/>
            <w:r w:rsidR="00CC1991">
              <w:t>)</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5392C183" w:rsidR="006A04F7" w:rsidRDefault="00992090" w:rsidP="00552B78">
            <w:pPr>
              <w:pStyle w:val="TableContents"/>
            </w:pPr>
            <w:r>
              <w:t>85-265 VAC continuous</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317957C2" w:rsidR="006A04F7" w:rsidRDefault="008B29BD" w:rsidP="00034976">
            <w:pPr>
              <w:pStyle w:val="TableContents"/>
            </w:pPr>
            <w:r>
              <w:t>9.5 A</w:t>
            </w:r>
          </w:p>
        </w:tc>
      </w:tr>
    </w:tbl>
    <w:p w14:paraId="36EA8B34" w14:textId="77777777" w:rsidR="006A04F7" w:rsidRDefault="006A04F7" w:rsidP="00753253">
      <w:pPr>
        <w:pStyle w:val="Table"/>
      </w:pPr>
      <w:bookmarkStart w:id="101" w:name="_Toc349247196"/>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01"/>
    </w:p>
    <w:p w14:paraId="5EEB2274" w14:textId="77777777" w:rsidR="006A04F7" w:rsidRDefault="006A04F7" w:rsidP="00F36550">
      <w:pPr>
        <w:pStyle w:val="Heading2"/>
        <w:spacing w:after="0"/>
      </w:pPr>
      <w:bookmarkStart w:id="102" w:name="_Toc349247142"/>
      <w:r>
        <w:t>Accumulator Container/Housing</w:t>
      </w:r>
      <w:bookmarkEnd w:id="102"/>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t>1/16” steel sheet/plate will fulfill the requirements above</w:t>
      </w:r>
    </w:p>
    <w:p w14:paraId="52392F08" w14:textId="77777777" w:rsidR="00552B78" w:rsidRDefault="00552B78" w:rsidP="00552B78"/>
    <w:p w14:paraId="6C5221AC" w14:textId="77777777" w:rsidR="004B09AB" w:rsidRDefault="00552B78" w:rsidP="004B09AB">
      <w:pPr>
        <w:keepNext/>
      </w:pPr>
      <w:r w:rsidRPr="00E93CB9">
        <w:rPr>
          <w:rFonts w:eastAsia="Times New Roman"/>
          <w:noProof/>
          <w:color w:val="000000"/>
          <w:lang w:eastAsia="en-US"/>
        </w:rPr>
        <w:lastRenderedPageBreak/>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3318B1D4" w14:textId="3445AD66" w:rsidR="00552B78" w:rsidRPr="00552B78" w:rsidRDefault="004B09AB" w:rsidP="004B09AB">
      <w:pPr>
        <w:pStyle w:val="Caption"/>
      </w:pPr>
      <w:bookmarkStart w:id="103" w:name="_Toc349247167"/>
      <w:r>
        <w:t xml:space="preserve">Figure </w:t>
      </w:r>
      <w:r>
        <w:fldChar w:fldCharType="begin"/>
      </w:r>
      <w:r>
        <w:instrText xml:space="preserve"> SEQ Figure \* ARABIC </w:instrText>
      </w:r>
      <w:r>
        <w:fldChar w:fldCharType="separate"/>
      </w:r>
      <w:r w:rsidR="004910CA">
        <w:t>17</w:t>
      </w:r>
      <w:r>
        <w:fldChar w:fldCharType="end"/>
      </w:r>
      <w:r>
        <w:t xml:space="preserve"> - Pack side</w:t>
      </w:r>
      <w:bookmarkEnd w:id="103"/>
    </w:p>
    <w:bookmarkEnd w:id="60"/>
    <w:p w14:paraId="51458555" w14:textId="77777777" w:rsidR="004B09AB" w:rsidRDefault="00552B78" w:rsidP="004B09AB">
      <w:pPr>
        <w:keepNext/>
      </w:pPr>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7F8A99D5" w14:textId="671AEA7C" w:rsidR="00CC1991" w:rsidRDefault="004B09AB" w:rsidP="004B09AB">
      <w:pPr>
        <w:pStyle w:val="Caption"/>
      </w:pPr>
      <w:bookmarkStart w:id="104" w:name="_Toc349247168"/>
      <w:r>
        <w:t xml:space="preserve">Figure </w:t>
      </w:r>
      <w:r>
        <w:fldChar w:fldCharType="begin"/>
      </w:r>
      <w:r>
        <w:instrText xml:space="preserve"> SEQ Figure \* ARABIC </w:instrText>
      </w:r>
      <w:r>
        <w:fldChar w:fldCharType="separate"/>
      </w:r>
      <w:r w:rsidR="004910CA">
        <w:t>18</w:t>
      </w:r>
      <w:r>
        <w:fldChar w:fldCharType="end"/>
      </w:r>
      <w:r>
        <w:t xml:space="preserve"> - Pack side</w:t>
      </w:r>
      <w:bookmarkEnd w:id="104"/>
    </w:p>
    <w:p w14:paraId="47125E49" w14:textId="77777777" w:rsidR="00AD3A39" w:rsidRDefault="00552B78" w:rsidP="00AD3A39">
      <w:pPr>
        <w:keepNext/>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033C7DD0" w14:textId="09A3DAE8" w:rsidR="003F3EC9" w:rsidRPr="00AF5648" w:rsidRDefault="00AD3A39" w:rsidP="00AD3A39">
      <w:pPr>
        <w:pStyle w:val="Caption"/>
        <w:rPr>
          <w:rFonts w:eastAsia="Times New Roman" w:cs="Times New Roman"/>
          <w:b/>
          <w:bCs/>
          <w:sz w:val="28"/>
          <w:szCs w:val="28"/>
        </w:rPr>
        <w:sectPr w:rsidR="003F3EC9" w:rsidRPr="00AF5648" w:rsidSect="00567DF0">
          <w:headerReference w:type="even" r:id="rId64"/>
          <w:footerReference w:type="even" r:id="rId65"/>
          <w:headerReference w:type="first" r:id="rId66"/>
          <w:footerReference w:type="first" r:id="rId67"/>
          <w:type w:val="continuous"/>
          <w:pgSz w:w="12240" w:h="15840" w:code="1"/>
          <w:pgMar w:top="1296" w:right="1296" w:bottom="1008" w:left="1296" w:header="708" w:footer="708" w:gutter="0"/>
          <w:cols w:space="720"/>
          <w:docGrid w:linePitch="360"/>
        </w:sectPr>
      </w:pPr>
      <w:bookmarkStart w:id="105" w:name="_Toc349247169"/>
      <w:r>
        <w:t xml:space="preserve">Figure </w:t>
      </w:r>
      <w:r>
        <w:fldChar w:fldCharType="begin"/>
      </w:r>
      <w:r>
        <w:instrText xml:space="preserve"> SEQ Figure \* ARABIC </w:instrText>
      </w:r>
      <w:r>
        <w:fldChar w:fldCharType="separate"/>
      </w:r>
      <w:r w:rsidR="004910CA">
        <w:t>19</w:t>
      </w:r>
      <w:r>
        <w:fldChar w:fldCharType="end"/>
      </w:r>
      <w:r>
        <w:t xml:space="preserve"> - Sealed Pack</w:t>
      </w:r>
      <w:bookmarkEnd w:id="105"/>
    </w:p>
    <w:p w14:paraId="42B34ABC" w14:textId="77777777" w:rsidR="00D0591D" w:rsidRPr="00C1229B" w:rsidRDefault="00D0591D" w:rsidP="00F847E6">
      <w:pPr>
        <w:pStyle w:val="Heading1"/>
      </w:pPr>
      <w:bookmarkStart w:id="106" w:name="_Toc349247143"/>
      <w:r>
        <w:lastRenderedPageBreak/>
        <w:t>Safety Controls and Indicators</w:t>
      </w:r>
      <w:bookmarkEnd w:id="106"/>
    </w:p>
    <w:p w14:paraId="7346F4A6" w14:textId="77777777" w:rsidR="00D0591D" w:rsidRDefault="00D0591D" w:rsidP="00F36550">
      <w:pPr>
        <w:pStyle w:val="Heading2"/>
        <w:spacing w:after="0"/>
      </w:pPr>
      <w:bookmarkStart w:id="107" w:name="_Toc349247144"/>
      <w:r>
        <w:t>Shutdown</w:t>
      </w:r>
      <w:r>
        <w:rPr>
          <w:rFonts w:eastAsia="Arial" w:cs="Arial"/>
        </w:rPr>
        <w:t xml:space="preserve"> </w:t>
      </w:r>
      <w:r>
        <w:t>Circuit</w:t>
      </w:r>
      <w:bookmarkEnd w:id="107"/>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08" w:name="_Toc349247170"/>
      <w:r>
        <w:t xml:space="preserve">Figure </w:t>
      </w:r>
      <w:r>
        <w:fldChar w:fldCharType="begin"/>
      </w:r>
      <w:r>
        <w:instrText xml:space="preserve"> SEQ Figure \* ARABIC </w:instrText>
      </w:r>
      <w:r>
        <w:fldChar w:fldCharType="separate"/>
      </w:r>
      <w:r w:rsidR="004910CA">
        <w:t>20</w:t>
      </w:r>
      <w:r>
        <w:fldChar w:fldCharType="end"/>
      </w:r>
      <w:r>
        <w:t xml:space="preserve"> – Safety Shutdown Circuit Schematic</w:t>
      </w:r>
      <w:bookmarkEnd w:id="108"/>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w:t>
      </w:r>
      <w:proofErr w:type="spellStart"/>
      <w:r>
        <w:rPr>
          <w:iCs/>
        </w:rPr>
        <w:t>overtravel</w:t>
      </w:r>
      <w:proofErr w:type="spellEnd"/>
      <w:r>
        <w:rPr>
          <w:iCs/>
        </w:rPr>
        <w:t xml:space="preserve">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r w:rsidRPr="00652C55">
              <w:rPr>
                <w:b/>
              </w:rPr>
              <w:t>Function</w:t>
            </w:r>
            <w:r w:rsidR="00CC1991" w:rsidRPr="00652C55">
              <w:rPr>
                <w:b/>
              </w:rPr>
              <w:t xml:space="preserve"> </w:t>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7E659DBE" w:rsidR="00AD3D6E" w:rsidRPr="002F736A" w:rsidRDefault="00AD3D6E" w:rsidP="000042A9">
            <w:pPr>
              <w:pStyle w:val="TableContents"/>
            </w:pPr>
            <w:r w:rsidRPr="002F736A">
              <w:t>Main Switch (fo</w:t>
            </w:r>
            <w:r w:rsidR="000042A9">
              <w:t>r control and tractive-system; GLV</w:t>
            </w:r>
            <w:r w:rsidRPr="002F736A">
              <w:t>MS,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3610B22D" w:rsidR="00AD3D6E" w:rsidRDefault="00AD3D6E" w:rsidP="00FD5E0A">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proofErr w:type="spellStart"/>
            <w:r>
              <w:t>Scada</w:t>
            </w:r>
            <w:proofErr w:type="spellEnd"/>
            <w:r>
              <w:t xml:space="preserve">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109" w:name="_Toc349247197"/>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09"/>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Each accumulator container houses one AIR between the HV positive input terminal of each container and the </w:t>
      </w: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 A3T200 fuse, which then connects to the positive terminal of the first cell in the accumulator segment. Thus, simply, the AIR is in series with the HV input, fuse, and first cell. This AIR in each accumulator container is then connected to the </w:t>
      </w:r>
      <w:proofErr w:type="spellStart"/>
      <w:r w:rsidRPr="00E93CB9">
        <w:rPr>
          <w:rFonts w:eastAsia="Times New Roman"/>
          <w:color w:val="000000"/>
        </w:rPr>
        <w:t>PacMAN</w:t>
      </w:r>
      <w:proofErr w:type="spellEnd"/>
      <w:r w:rsidRPr="00E93CB9">
        <w:rPr>
          <w:rFonts w:eastAsia="Times New Roman"/>
          <w:color w:val="000000"/>
        </w:rPr>
        <w:t xml:space="preserve">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10" w:name="_Toc349247198"/>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10"/>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11"/>
      <w:r>
        <w:rPr>
          <w:rFonts w:eastAsia="Arial"/>
          <w:noProof/>
          <w:lang w:eastAsia="en-US"/>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11"/>
      <w:r w:rsidR="00FD6195">
        <w:rPr>
          <w:rStyle w:val="CommentReference"/>
        </w:rPr>
        <w:commentReference w:id="111"/>
      </w:r>
    </w:p>
    <w:p w14:paraId="029E9200" w14:textId="77777777" w:rsidR="005E68E7" w:rsidRDefault="005E68E7" w:rsidP="005E68E7">
      <w:pPr>
        <w:pStyle w:val="Caption"/>
      </w:pPr>
      <w:bookmarkStart w:id="112" w:name="_Toc349247171"/>
      <w:r>
        <w:t xml:space="preserve">Figure </w:t>
      </w:r>
      <w:r>
        <w:fldChar w:fldCharType="begin"/>
      </w:r>
      <w:r>
        <w:instrText xml:space="preserve"> SEQ Figure \* ARABIC </w:instrText>
      </w:r>
      <w:r>
        <w:fldChar w:fldCharType="separate"/>
      </w:r>
      <w:r w:rsidR="004910CA">
        <w:t>21</w:t>
      </w:r>
      <w:r>
        <w:fldChar w:fldCharType="end"/>
      </w:r>
      <w:r>
        <w:t xml:space="preserve"> – Location of Shutdown Circuit </w:t>
      </w:r>
      <w:r w:rsidR="00652C55">
        <w:t>Components</w:t>
      </w:r>
      <w:bookmarkEnd w:id="112"/>
    </w:p>
    <w:p w14:paraId="1853CA4B" w14:textId="77777777" w:rsidR="00D0591D" w:rsidRDefault="00D0591D" w:rsidP="00F36550">
      <w:pPr>
        <w:pStyle w:val="Heading2"/>
        <w:spacing w:after="0"/>
      </w:pPr>
      <w:bookmarkStart w:id="113" w:name="_Toc349247145"/>
      <w:r>
        <w:t>IMD</w:t>
      </w:r>
      <w:bookmarkEnd w:id="113"/>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255A04B7" w:rsidR="00D0591D" w:rsidRPr="00B075B4" w:rsidRDefault="001F4721" w:rsidP="00753253">
      <w:pPr>
        <w:pStyle w:val="Table"/>
      </w:pPr>
      <w:bookmarkStart w:id="114" w:name="_Toc349247199"/>
      <w:ins w:id="115" w:author="Windows User" w:date="2017-02-20T16:55:00Z">
        <w:r w:rsidRPr="008705B0">
          <w:rPr>
            <w:lang w:eastAsia="en-US"/>
          </w:rPr>
          <w:drawing>
            <wp:anchor distT="0" distB="0" distL="114300" distR="114300" simplePos="0" relativeHeight="251672576" behindDoc="0" locked="0" layoutInCell="1" allowOverlap="1" wp14:anchorId="0C0A0A25" wp14:editId="0FD50FC2">
              <wp:simplePos x="0" y="0"/>
              <wp:positionH relativeFrom="column">
                <wp:posOffset>1948815</wp:posOffset>
              </wp:positionH>
              <wp:positionV relativeFrom="paragraph">
                <wp:posOffset>784225</wp:posOffset>
              </wp:positionV>
              <wp:extent cx="2038350" cy="41243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_schematic.PNG"/>
                      <pic:cNvPicPr/>
                    </pic:nvPicPr>
                    <pic:blipFill>
                      <a:blip r:embed="rId69">
                        <a:extLst>
                          <a:ext uri="{28A0092B-C50C-407E-A947-70E740481C1C}">
                            <a14:useLocalDpi xmlns:a14="http://schemas.microsoft.com/office/drawing/2010/main" val="0"/>
                          </a:ext>
                        </a:extLst>
                      </a:blip>
                      <a:stretch>
                        <a:fillRect/>
                      </a:stretch>
                    </pic:blipFill>
                    <pic:spPr>
                      <a:xfrm>
                        <a:off x="0" y="0"/>
                        <a:ext cx="2038350" cy="4124325"/>
                      </a:xfrm>
                      <a:prstGeom prst="rect">
                        <a:avLst/>
                      </a:prstGeom>
                    </pic:spPr>
                  </pic:pic>
                </a:graphicData>
              </a:graphic>
              <wp14:sizeRelH relativeFrom="page">
                <wp14:pctWidth>0</wp14:pctWidth>
              </wp14:sizeRelH>
              <wp14:sizeRelV relativeFrom="page">
                <wp14:pctHeight>0</wp14:pctHeight>
              </wp14:sizeRelV>
            </wp:anchor>
          </w:drawing>
        </w:r>
      </w:ins>
      <w:r>
        <w:rPr>
          <w:lang w:eastAsia="en-US"/>
        </w:rPr>
        <mc:AlternateContent>
          <mc:Choice Requires="wps">
            <w:drawing>
              <wp:anchor distT="0" distB="0" distL="114300" distR="114300" simplePos="0" relativeHeight="251680768" behindDoc="0" locked="0" layoutInCell="1" allowOverlap="1" wp14:anchorId="3E276522" wp14:editId="194D247E">
                <wp:simplePos x="0" y="0"/>
                <wp:positionH relativeFrom="column">
                  <wp:posOffset>1948815</wp:posOffset>
                </wp:positionH>
                <wp:positionV relativeFrom="paragraph">
                  <wp:posOffset>4596130</wp:posOffset>
                </wp:positionV>
                <wp:extent cx="2038350" cy="555625"/>
                <wp:effectExtent l="0" t="0" r="0" b="3175"/>
                <wp:wrapThrough wrapText="bothSides">
                  <wp:wrapPolygon edited="0">
                    <wp:start x="0" y="0"/>
                    <wp:lineTo x="0" y="20736"/>
                    <wp:lineTo x="21264" y="20736"/>
                    <wp:lineTo x="21264"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2038350" cy="5556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1EC2FB" w14:textId="0E38FBC6" w:rsidR="00682F06" w:rsidRPr="00813FE1" w:rsidRDefault="00682F06" w:rsidP="00682F06">
                            <w:pPr>
                              <w:pStyle w:val="Caption"/>
                              <w:rPr>
                                <w:rFonts w:cs="Arial"/>
                                <w:sz w:val="22"/>
                                <w:szCs w:val="22"/>
                                <w:lang w:eastAsia="en-US"/>
                              </w:rPr>
                            </w:pPr>
                            <w:r>
                              <w:t xml:space="preserve">Figure </w:t>
                            </w:r>
                            <w:r>
                              <w:fldChar w:fldCharType="begin"/>
                            </w:r>
                            <w:r>
                              <w:instrText xml:space="preserve"> SEQ Figure \* ARABIC </w:instrText>
                            </w:r>
                            <w:r>
                              <w:fldChar w:fldCharType="separate"/>
                            </w:r>
                            <w:r>
                              <w:t>22</w:t>
                            </w:r>
                            <w:r>
                              <w:fldChar w:fldCharType="end"/>
                            </w:r>
                            <w:r>
                              <w:t xml:space="preserve"> - IMD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153.45pt;margin-top:361.9pt;width:160.5pt;height:43.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" stroked="f">
                <v:textbox style="mso-fit-shape-to-text:t" inset="0,0,0,0">
                  <w:txbxContent>
                    <w:p w14:paraId="7F1EC2FB" w14:textId="0E38FBC6" w:rsidR="00682F06" w:rsidRPr="00813FE1" w:rsidRDefault="00682F06" w:rsidP="00682F06">
                      <w:pPr>
                        <w:pStyle w:val="Caption"/>
                        <w:rPr>
                          <w:rFonts w:cs="Arial"/>
                          <w:sz w:val="22"/>
                          <w:szCs w:val="22"/>
                          <w:lang w:eastAsia="en-US"/>
                        </w:rPr>
                      </w:pPr>
                      <w:r>
                        <w:t xml:space="preserve">Figure </w:t>
                      </w:r>
                      <w:r>
                        <w:fldChar w:fldCharType="begin"/>
                      </w:r>
                      <w:r>
                        <w:instrText xml:space="preserve"> SEQ Figure \* ARABIC </w:instrText>
                      </w:r>
                      <w:r>
                        <w:fldChar w:fldCharType="separate"/>
                      </w:r>
                      <w:r>
                        <w:t>22</w:t>
                      </w:r>
                      <w:r>
                        <w:fldChar w:fldCharType="end"/>
                      </w:r>
                      <w:r>
                        <w:t xml:space="preserve"> - IMD block diagram</w:t>
                      </w:r>
                    </w:p>
                  </w:txbxContent>
                </v:textbox>
                <w10:wrap type="through"/>
              </v:shape>
            </w:pict>
          </mc:Fallback>
        </mc:AlternateContent>
      </w:r>
      <w:r w:rsidR="00D0591D"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00D0591D" w:rsidRPr="00B075B4">
        <w:t xml:space="preserve"> Parameters of the IMD</w:t>
      </w:r>
      <w:bookmarkEnd w:id="114"/>
    </w:p>
    <w:p w14:paraId="0EF6804A" w14:textId="77777777" w:rsidR="001F4721" w:rsidRDefault="001F4721" w:rsidP="008A47C2">
      <w:pPr>
        <w:rPr>
          <w:i/>
        </w:rPr>
      </w:pPr>
    </w:p>
    <w:p w14:paraId="21A44D0F" w14:textId="77777777" w:rsidR="001F4721" w:rsidRDefault="001F4721" w:rsidP="008A47C2">
      <w:pPr>
        <w:rPr>
          <w:i/>
        </w:rPr>
      </w:pPr>
    </w:p>
    <w:p w14:paraId="49466152" w14:textId="20277902" w:rsidR="008705B0" w:rsidRDefault="008705B0" w:rsidP="008A47C2">
      <w:pPr>
        <w:rPr>
          <w:i/>
        </w:rPr>
      </w:pPr>
    </w:p>
    <w:p w14:paraId="1684EB00" w14:textId="77777777" w:rsidR="001F4721" w:rsidRPr="00D52AC5" w:rsidRDefault="001F4721" w:rsidP="008A47C2">
      <w:pPr>
        <w:rPr>
          <w:i/>
        </w:rPr>
      </w:pPr>
    </w:p>
    <w:p w14:paraId="744CE7CD" w14:textId="77777777" w:rsidR="00D0591D" w:rsidRDefault="00D0591D" w:rsidP="00F36550">
      <w:pPr>
        <w:pStyle w:val="Heading2"/>
        <w:spacing w:after="0"/>
      </w:pPr>
      <w:bookmarkStart w:id="116" w:name="_Toc349247146"/>
      <w:r>
        <w:lastRenderedPageBreak/>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16"/>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2BFB9BDB" w14:textId="77777777" w:rsidR="00B05768" w:rsidRDefault="007F3A35" w:rsidP="00B05768">
      <w:pPr>
        <w:keepNext/>
        <w:spacing w:after="0"/>
        <w:jc w:val="center"/>
      </w:pPr>
      <w:r>
        <w:rPr>
          <w:noProof/>
          <w:lang w:eastAsia="en-US"/>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62225" cy="2238375"/>
                    </a:xfrm>
                    <a:prstGeom prst="rect">
                      <a:avLst/>
                    </a:prstGeom>
                  </pic:spPr>
                </pic:pic>
              </a:graphicData>
            </a:graphic>
          </wp:inline>
        </w:drawing>
      </w:r>
    </w:p>
    <w:p w14:paraId="4341C830" w14:textId="48824969" w:rsidR="007F3A35" w:rsidRPr="000D114B" w:rsidRDefault="00B05768" w:rsidP="00B05768">
      <w:pPr>
        <w:pStyle w:val="Caption"/>
      </w:pPr>
      <w:bookmarkStart w:id="117" w:name="_Toc349247172"/>
      <w:r>
        <w:t xml:space="preserve">Figure </w:t>
      </w:r>
      <w:r>
        <w:fldChar w:fldCharType="begin"/>
      </w:r>
      <w:r>
        <w:instrText xml:space="preserve"> SEQ Figure \* ARABIC </w:instrText>
      </w:r>
      <w:r>
        <w:fldChar w:fldCharType="separate"/>
      </w:r>
      <w:r w:rsidR="004910CA">
        <w:t>23</w:t>
      </w:r>
      <w:r>
        <w:fldChar w:fldCharType="end"/>
      </w:r>
      <w:r>
        <w:t xml:space="preserve"> - Latching circuit</w:t>
      </w:r>
      <w:bookmarkEnd w:id="117"/>
    </w:p>
    <w:p w14:paraId="65454C9D" w14:textId="77777777" w:rsidR="00D0591D" w:rsidRDefault="00D0591D" w:rsidP="00F36550">
      <w:pPr>
        <w:pStyle w:val="Heading2"/>
        <w:spacing w:after="0"/>
      </w:pPr>
      <w:bookmarkStart w:id="118" w:name="_Toc349247147"/>
      <w:r>
        <w:t>Shutdown System Interlocks</w:t>
      </w:r>
      <w:bookmarkEnd w:id="118"/>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19" w:name="_Toc349247148"/>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19"/>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p>
    <w:p w14:paraId="3F6C183B" w14:textId="77777777" w:rsidR="00AE219F" w:rsidRPr="00C95843" w:rsidRDefault="00AE219F" w:rsidP="00AE219F">
      <w:pPr>
        <w:spacing w:after="0"/>
      </w:pPr>
      <w:r>
        <w:t>The TSEL light can be found on the schematic for the safety shutdown circuit shown in section 6.1. It will be wired in parallel with the AIRs on the accumulators to indicate when the tractive system is energized.</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20" w:name="_Toc349247149"/>
      <w:r>
        <w:lastRenderedPageBreak/>
        <w:t>Tractive</w:t>
      </w:r>
      <w:r>
        <w:rPr>
          <w:rFonts w:eastAsia="Arial" w:cs="Arial"/>
        </w:rPr>
        <w:t xml:space="preserve"> </w:t>
      </w:r>
      <w:r>
        <w:t>System Voltage Present</w:t>
      </w:r>
      <w:r>
        <w:rPr>
          <w:rFonts w:eastAsia="Arial" w:cs="Arial"/>
        </w:rPr>
        <w:t xml:space="preserve"> </w:t>
      </w:r>
      <w:r>
        <w:t>light (TSVP)</w:t>
      </w:r>
      <w:bookmarkEnd w:id="120"/>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r w:rsidRPr="00D52AC5">
        <w:rPr>
          <w:i/>
        </w:rPr>
        <w:t>provide</w:t>
      </w:r>
      <w:r w:rsidRPr="00D52AC5">
        <w:rPr>
          <w:rFonts w:eastAsia="Arial"/>
          <w:i/>
        </w:rPr>
        <w:t xml:space="preserve"> </w:t>
      </w:r>
      <w:r w:rsidRPr="00D52AC5">
        <w:rPr>
          <w:i/>
        </w:rPr>
        <w:t xml:space="preserve">schematics. See </w:t>
      </w:r>
      <w:r w:rsidRPr="00D52AC5">
        <w:rPr>
          <w:b/>
          <w:i/>
        </w:rPr>
        <w:t>EV</w:t>
      </w:r>
      <w:r w:rsidR="00FA50F7">
        <w:rPr>
          <w:b/>
          <w:i/>
        </w:rPr>
        <w:t>9.3</w:t>
      </w:r>
    </w:p>
    <w:p w14:paraId="515C56A9" w14:textId="5C37B098" w:rsidR="008856CA" w:rsidRDefault="008856CA" w:rsidP="008856CA">
      <w:pPr>
        <w:pStyle w:val="Normal1"/>
        <w:spacing w:after="0"/>
      </w:pPr>
      <w:r>
        <w:t xml:space="preserve">The TSVP will be made from a voltage divider network that is then passed through an </w:t>
      </w:r>
      <w:proofErr w:type="spellStart"/>
      <w:r>
        <w:t>optoisolator</w:t>
      </w:r>
      <w:proofErr w:type="spellEnd"/>
      <w:r>
        <w:t xml:space="preserve"> to the low voltage side of TSI. This signal will then go through an op-amp comparator set to the scaled down 30V from high voltage. This will be output from the board and power two trailer lights that will be mounted to the top of the chassis.</w:t>
      </w:r>
    </w:p>
    <w:p w14:paraId="150E447D" w14:textId="77777777" w:rsidR="004910CA" w:rsidRDefault="00313E07" w:rsidP="004910CA">
      <w:pPr>
        <w:keepNext/>
        <w:spacing w:after="0"/>
      </w:pPr>
      <w:ins w:id="121" w:author="Windows User" w:date="2017-02-20T19:24:00Z">
        <w:r>
          <w:rPr>
            <w:noProof/>
            <w:lang w:eastAsia="en-US"/>
          </w:rPr>
          <w:drawing>
            <wp:inline distT="0" distB="0" distL="0" distR="0" wp14:anchorId="60559A05" wp14:editId="21473821">
              <wp:extent cx="6126480" cy="3249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SAL.PNG"/>
                      <pic:cNvPicPr/>
                    </pic:nvPicPr>
                    <pic:blipFill>
                      <a:blip r:embed="rId71">
                        <a:extLst>
                          <a:ext uri="{28A0092B-C50C-407E-A947-70E740481C1C}">
                            <a14:useLocalDpi xmlns:a14="http://schemas.microsoft.com/office/drawing/2010/main" val="0"/>
                          </a:ext>
                        </a:extLst>
                      </a:blip>
                      <a:stretch>
                        <a:fillRect/>
                      </a:stretch>
                    </pic:blipFill>
                    <pic:spPr>
                      <a:xfrm>
                        <a:off x="0" y="0"/>
                        <a:ext cx="6126480" cy="3249930"/>
                      </a:xfrm>
                      <a:prstGeom prst="rect">
                        <a:avLst/>
                      </a:prstGeom>
                    </pic:spPr>
                  </pic:pic>
                </a:graphicData>
              </a:graphic>
            </wp:inline>
          </w:drawing>
        </w:r>
      </w:ins>
    </w:p>
    <w:p w14:paraId="5A6CA094" w14:textId="27A237C7" w:rsidR="00C95843" w:rsidRPr="00C95843" w:rsidRDefault="004910CA" w:rsidP="004910CA">
      <w:pPr>
        <w:pStyle w:val="Caption"/>
      </w:pPr>
      <w:bookmarkStart w:id="122" w:name="_Toc349247173"/>
      <w:r>
        <w:t xml:space="preserve">Figure </w:t>
      </w:r>
      <w:r>
        <w:fldChar w:fldCharType="begin"/>
      </w:r>
      <w:r>
        <w:instrText xml:space="preserve"> SEQ Figure \* ARABIC </w:instrText>
      </w:r>
      <w:r>
        <w:fldChar w:fldCharType="separate"/>
      </w:r>
      <w:r>
        <w:t>24</w:t>
      </w:r>
      <w:r>
        <w:fldChar w:fldCharType="end"/>
      </w:r>
      <w:r>
        <w:t xml:space="preserve"> - TSVP circuit</w:t>
      </w:r>
      <w:bookmarkEnd w:id="122"/>
    </w:p>
    <w:p w14:paraId="3E778171" w14:textId="77777777" w:rsidR="00D0591D" w:rsidRDefault="00D0591D" w:rsidP="00F36550">
      <w:pPr>
        <w:pStyle w:val="Heading2"/>
        <w:spacing w:after="0"/>
      </w:pPr>
      <w:bookmarkStart w:id="123" w:name="_Toc349247150"/>
      <w:r>
        <w:t>Ready-To-Drive-Sound</w:t>
      </w:r>
      <w:r>
        <w:rPr>
          <w:rFonts w:eastAsia="Arial" w:cs="Arial"/>
        </w:rPr>
        <w:t xml:space="preserve"> </w:t>
      </w:r>
      <w:r>
        <w:t>(RTDS)</w:t>
      </w:r>
      <w:bookmarkEnd w:id="123"/>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24" w:name="_Toc349247151"/>
      <w:r>
        <w:lastRenderedPageBreak/>
        <w:t>GLV System</w:t>
      </w:r>
      <w:bookmarkEnd w:id="124"/>
    </w:p>
    <w:p w14:paraId="09908D2E" w14:textId="77777777" w:rsidR="00D0591D" w:rsidRPr="00C1229B" w:rsidRDefault="00D0591D" w:rsidP="00C1229B">
      <w:r>
        <w:t>Person primarily responsible for this section:</w:t>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23FA3A9E" w:rsidR="00D0591D" w:rsidRPr="00451073" w:rsidRDefault="00464F77" w:rsidP="007739A8">
            <w:pPr>
              <w:pStyle w:val="TableContents"/>
              <w:ind w:firstLine="708"/>
            </w:pPr>
            <w:r>
              <w:t>Chris Bennett</w:t>
            </w: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4A3A492E" w:rsidR="00D0591D" w:rsidRPr="00451073" w:rsidRDefault="00464F77" w:rsidP="00D35706">
            <w:pPr>
              <w:pStyle w:val="TableContents"/>
            </w:pPr>
            <w:r w:rsidRPr="00352F52">
              <w:t>bennettc@lafayette.edu</w:t>
            </w: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25" w:name="_Toc349247152"/>
      <w:r>
        <w:t>GLV System Data</w:t>
      </w:r>
      <w:bookmarkEnd w:id="125"/>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bookmarkStart w:id="126" w:name="_Toc349247200"/>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26"/>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72"/>
          <w:footerReference w:type="even" r:id="rId73"/>
          <w:headerReference w:type="first" r:id="rId74"/>
          <w:footerReference w:type="first" r:id="rId75"/>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27" w:name="_Toc349247153"/>
      <w:r>
        <w:lastRenderedPageBreak/>
        <w:t>Appendi</w:t>
      </w:r>
      <w:r w:rsidR="00D0591D">
        <w:t>ces</w:t>
      </w:r>
      <w:bookmarkEnd w:id="127"/>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Default="005E68E7">
      <w:pPr>
        <w:rPr>
          <w:color w:val="FF0000"/>
        </w:rPr>
      </w:pPr>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p>
    <w:p w14:paraId="7BB6C566" w14:textId="77777777" w:rsidR="00606E93" w:rsidRDefault="00606E93">
      <w:pPr>
        <w:rPr>
          <w:color w:val="FF0000"/>
        </w:rPr>
      </w:pPr>
    </w:p>
    <w:p w14:paraId="2DBFDAC8" w14:textId="5CA11324" w:rsidR="00606E93" w:rsidRPr="00D52AC5" w:rsidRDefault="00606E93">
      <w:pPr>
        <w:rPr>
          <w:color w:val="FF0000"/>
        </w:rPr>
      </w:pPr>
      <w:r>
        <w:rPr>
          <w:rFonts w:ascii="Helvetica" w:eastAsia="Times New Roman" w:hAnsi="Helvetica" w:cs="Helvetica"/>
          <w:sz w:val="24"/>
          <w:szCs w:val="24"/>
          <w:lang w:eastAsia="en-US"/>
        </w:rPr>
        <w:t>((50.3Ah calculated in section 5.2)* 96V (maximum from accumulator))/ 1000) = 4.82 kW hours</w:t>
      </w:r>
    </w:p>
    <w:sectPr w:rsidR="00606E93" w:rsidRPr="00D52AC5" w:rsidSect="00E75D92">
      <w:headerReference w:type="even" r:id="rId76"/>
      <w:footerReference w:type="even" r:id="rId77"/>
      <w:headerReference w:type="first" r:id="rId78"/>
      <w:footerReference w:type="first" r:id="rId79"/>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eg Flynn" w:date="2017-02-13T23:12:00Z" w:initials="GF">
    <w:p w14:paraId="7D04CA4C" w14:textId="70DB7F58" w:rsidR="00682F06" w:rsidRDefault="00682F06">
      <w:pPr>
        <w:pStyle w:val="CommentText"/>
      </w:pPr>
      <w:r>
        <w:rPr>
          <w:rStyle w:val="CommentReference"/>
        </w:rPr>
        <w:annotationRef/>
      </w:r>
      <w:r>
        <w:t>At the end update page numbers</w:t>
      </w:r>
    </w:p>
  </w:comment>
  <w:comment w:id="6" w:author="Greg Flynn" w:date="2017-02-13T23:42:00Z" w:initials="GF">
    <w:p w14:paraId="2F87156B" w14:textId="7158D61A" w:rsidR="00682F06" w:rsidRDefault="00682F06">
      <w:pPr>
        <w:pStyle w:val="CommentText"/>
      </w:pPr>
      <w:r>
        <w:rPr>
          <w:rStyle w:val="CommentReference"/>
        </w:rPr>
        <w:annotationRef/>
      </w:r>
      <w:r>
        <w:t>Update at the end</w:t>
      </w:r>
    </w:p>
  </w:comment>
  <w:comment w:id="8" w:author="Greg Flynn" w:date="2017-02-13T23:42:00Z" w:initials="GF">
    <w:p w14:paraId="0626FEE6" w14:textId="1D11E1EF" w:rsidR="00682F06" w:rsidRDefault="00682F06">
      <w:pPr>
        <w:pStyle w:val="CommentText"/>
      </w:pPr>
      <w:r>
        <w:rPr>
          <w:rStyle w:val="CommentReference"/>
        </w:rPr>
        <w:annotationRef/>
      </w:r>
      <w:r>
        <w:t>Update at the end</w:t>
      </w:r>
    </w:p>
  </w:comment>
  <w:comment w:id="13" w:author="Greg Flynn" w:date="2017-02-20T21:47:00Z" w:initials="GF">
    <w:p w14:paraId="6D4E8DA6" w14:textId="29519F1F" w:rsidR="00682F06" w:rsidRDefault="00682F06" w:rsidP="003545DE">
      <w:pPr>
        <w:pStyle w:val="CommentText"/>
      </w:pPr>
      <w:r>
        <w:rPr>
          <w:rStyle w:val="CommentReference"/>
        </w:rPr>
        <w:annotationRef/>
      </w:r>
      <w:r>
        <w:t>Need to add a narrative</w:t>
      </w:r>
    </w:p>
    <w:p w14:paraId="62C41412" w14:textId="3AF90584" w:rsidR="00682F06" w:rsidRDefault="00682F06" w:rsidP="003545DE">
      <w:pPr>
        <w:pStyle w:val="CommentText"/>
      </w:pPr>
      <w:r>
        <w:t>MEs will write the method of mechanical coupling</w:t>
      </w:r>
    </w:p>
  </w:comment>
  <w:comment w:id="15" w:author="Greg Flynn" w:date="2017-02-13T23:42:00Z" w:initials="GF">
    <w:p w14:paraId="17F064B8" w14:textId="568E37FE" w:rsidR="00682F06" w:rsidRDefault="00682F06">
      <w:pPr>
        <w:pStyle w:val="CommentText"/>
      </w:pPr>
      <w:r>
        <w:rPr>
          <w:rStyle w:val="CommentReference"/>
        </w:rPr>
        <w:annotationRef/>
      </w:r>
      <w:r>
        <w:t>MEs should provide this</w:t>
      </w:r>
    </w:p>
  </w:comment>
  <w:comment w:id="18" w:author="Greg Flynn" w:date="2017-02-13T23:13:00Z" w:initials="GF">
    <w:p w14:paraId="2D639720" w14:textId="6B1F1DE6" w:rsidR="00682F06" w:rsidRDefault="00682F06">
      <w:pPr>
        <w:pStyle w:val="CommentText"/>
      </w:pPr>
      <w:r>
        <w:rPr>
          <w:rStyle w:val="CommentReference"/>
        </w:rPr>
        <w:annotationRef/>
      </w:r>
      <w:r>
        <w:t>This is the mechanical location so the MEs should provide this</w:t>
      </w:r>
    </w:p>
  </w:comment>
  <w:comment w:id="39" w:author="Greg Flynn" w:date="2017-02-14T10:43:00Z" w:initials="GF">
    <w:p w14:paraId="67642465" w14:textId="1574B13C" w:rsidR="00682F06" w:rsidRDefault="00682F06">
      <w:pPr>
        <w:pStyle w:val="CommentText"/>
      </w:pPr>
      <w:r>
        <w:rPr>
          <w:rStyle w:val="CommentReference"/>
        </w:rPr>
        <w:annotationRef/>
      </w:r>
      <w:r>
        <w:t>I think a mechanical image showing the spacing</w:t>
      </w:r>
    </w:p>
  </w:comment>
  <w:comment w:id="40" w:author="Greg Flynn" w:date="2017-02-20T21:47:00Z" w:initials="GF">
    <w:p w14:paraId="3ECD7B28" w14:textId="2D878D4E" w:rsidR="00682F06" w:rsidRDefault="00682F06">
      <w:pPr>
        <w:pStyle w:val="CommentText"/>
      </w:pPr>
      <w:r>
        <w:rPr>
          <w:rStyle w:val="CommentReference"/>
        </w:rPr>
        <w:annotationRef/>
      </w:r>
      <w:r>
        <w:t>This would be showing the spacing between the two boxes of GLV and TSI</w:t>
      </w:r>
    </w:p>
  </w:comment>
  <w:comment w:id="44" w:author="Greg Flynn" w:date="2017-02-18T23:04:00Z" w:initials="GF">
    <w:p w14:paraId="5CB89093" w14:textId="255232D3" w:rsidR="00682F06" w:rsidRDefault="00682F06">
      <w:pPr>
        <w:pStyle w:val="CommentText"/>
      </w:pPr>
      <w:r>
        <w:rPr>
          <w:rStyle w:val="CommentReference"/>
        </w:rPr>
        <w:annotationRef/>
      </w:r>
      <w:r>
        <w:t>MEs should know this</w:t>
      </w:r>
    </w:p>
  </w:comment>
  <w:comment w:id="50" w:author="Greg Flynn" w:date="2017-02-13T23:31:00Z" w:initials="GF">
    <w:p w14:paraId="6D0B0E5D" w14:textId="2C76ACDD" w:rsidR="00682F06" w:rsidRDefault="00682F06">
      <w:pPr>
        <w:pStyle w:val="CommentText"/>
      </w:pPr>
      <w:r>
        <w:rPr>
          <w:rStyle w:val="CommentReference"/>
        </w:rPr>
        <w:annotationRef/>
      </w:r>
      <w:r>
        <w:t>MEs should specify this</w:t>
      </w:r>
    </w:p>
  </w:comment>
  <w:comment w:id="55" w:author="Greg Flynn" w:date="2017-02-13T23:32:00Z" w:initials="GF">
    <w:p w14:paraId="5D882D2D" w14:textId="66ACE72F" w:rsidR="00682F06" w:rsidRDefault="00682F06">
      <w:pPr>
        <w:pStyle w:val="CommentText"/>
      </w:pPr>
      <w:r>
        <w:rPr>
          <w:rStyle w:val="CommentReference"/>
        </w:rPr>
        <w:annotationRef/>
      </w:r>
      <w:r>
        <w:t>MEs will do this</w:t>
      </w:r>
    </w:p>
  </w:comment>
  <w:comment w:id="111" w:author="Greg Flynn" w:date="2017-02-13T23:52:00Z" w:initials="GF">
    <w:p w14:paraId="4D245F15" w14:textId="01DB26B5" w:rsidR="00682F06" w:rsidRDefault="00682F06">
      <w:pPr>
        <w:pStyle w:val="CommentText"/>
      </w:pPr>
      <w:r>
        <w:rPr>
          <w:rStyle w:val="CommentReference"/>
        </w:rPr>
        <w:annotationRef/>
      </w:r>
      <w:r>
        <w:t xml:space="preserve">This is a CAD drawing </w:t>
      </w:r>
    </w:p>
    <w:p w14:paraId="7D24A502" w14:textId="4F688D4C" w:rsidR="00682F06" w:rsidRDefault="00682F06">
      <w:pPr>
        <w:pStyle w:val="CommentText"/>
      </w:pPr>
      <w:r>
        <w:t>MEs need to do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3AB573" w14:textId="77777777" w:rsidR="00682F06" w:rsidRDefault="00682F06">
      <w:pPr>
        <w:spacing w:after="0" w:line="240" w:lineRule="auto"/>
      </w:pPr>
      <w:r>
        <w:separator/>
      </w:r>
    </w:p>
  </w:endnote>
  <w:endnote w:type="continuationSeparator" w:id="0">
    <w:p w14:paraId="3A256ED8" w14:textId="77777777" w:rsidR="00682F06" w:rsidRDefault="00682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sig w:usb0="00000001" w:usb1="08070000" w:usb2="00000010" w:usb3="00000000" w:csb0="00020000" w:csb1="00000000"/>
  </w:font>
  <w:font w:name="宋体">
    <w:charset w:val="50"/>
    <w:family w:val="auto"/>
    <w:pitch w:val="variable"/>
    <w:sig w:usb0="00000001" w:usb1="080E0000" w:usb2="00000010" w:usb3="00000000" w:csb0="00040000"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682F06" w:rsidRPr="00402EDB" w:rsidRDefault="00682F06">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Content>
        <w:r w:rsidRPr="00402EDB">
          <w:rPr>
            <w:lang w:val="es-ES_tradnl"/>
          </w:rPr>
          <w:t xml:space="preserve">2017 Formula </w:t>
        </w:r>
        <w:proofErr w:type="spellStart"/>
        <w:r w:rsidRPr="00402EDB">
          <w:rPr>
            <w:lang w:val="es-ES_tradnl"/>
          </w:rPr>
          <w:t>Hybrid</w:t>
        </w:r>
        <w:proofErr w:type="spellEnd"/>
        <w:r w:rsidRPr="00402EDB">
          <w:rPr>
            <w:lang w:val="es-ES_tradnl"/>
          </w:rPr>
          <w:t xml:space="preserve"> ESF (</w:t>
        </w:r>
        <w:proofErr w:type="spellStart"/>
        <w:r w:rsidRPr="00402EDB">
          <w:rPr>
            <w:lang w:val="es-ES_tradnl"/>
          </w:rPr>
          <w:t>Rev</w:t>
        </w:r>
        <w:proofErr w:type="spellEnd"/>
        <w:r w:rsidRPr="00402EDB">
          <w:rPr>
            <w:lang w:val="es-ES_tradnl"/>
          </w:rPr>
          <w:t xml:space="preserve"> 0C)</w:t>
        </w:r>
      </w:sdtContent>
    </w:sdt>
    <w:r w:rsidRPr="00402EDB">
      <w:rPr>
        <w:lang w:val="es-ES_tradnl"/>
      </w:rPr>
      <w:tab/>
    </w:r>
    <w:r>
      <w:fldChar w:fldCharType="begin"/>
    </w:r>
    <w:r w:rsidRPr="00402EDB">
      <w:rPr>
        <w:lang w:val="es-ES_tradnl"/>
      </w:rPr>
      <w:instrText xml:space="preserve"> PAGE </w:instrText>
    </w:r>
    <w:r>
      <w:fldChar w:fldCharType="separate"/>
    </w:r>
    <w:r w:rsidR="00605A0E">
      <w:rPr>
        <w:noProof/>
        <w:lang w:val="es-ES_tradnl"/>
      </w:rPr>
      <w:t>i</w:t>
    </w:r>
    <w: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682F06" w:rsidRDefault="00682F06"/>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682F06" w:rsidRDefault="00682F06"/>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682F06" w:rsidRDefault="00682F06"/>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682F06" w:rsidRDefault="00682F06"/>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682F06" w:rsidRDefault="00682F06"/>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682F06" w:rsidRDefault="00682F06"/>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682F06" w:rsidRDefault="00682F06"/>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682F06" w:rsidRDefault="00682F06"/>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682F06" w:rsidRDefault="00682F06"/>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682F06" w:rsidRDefault="00682F0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682F06" w:rsidRDefault="00682F06"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682F06" w:rsidRDefault="00682F06"/>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682F06" w:rsidRDefault="00682F06"/>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682F06" w:rsidRDefault="00682F0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682F06" w:rsidRDefault="00682F06"/>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682F06" w:rsidRDefault="00682F06">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605A0E">
      <w:rPr>
        <w:noProof/>
      </w:rPr>
      <w:t>vi</w:t>
    </w:r>
    <w:r>
      <w:fldChar w:fldCharType="end"/>
    </w:r>
    <w:r>
      <w:tab/>
    </w:r>
    <w:fldSimple w:instr=" STYLEREF  &quot;Heading 1&quot; \l  \* MERGEFORMAT ">
      <w:r w:rsidR="00605A0E">
        <w:rPr>
          <w:noProof/>
        </w:rPr>
        <w:t>List of Figures</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682F06" w:rsidRDefault="00682F06"/>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682F06" w:rsidRDefault="00682F06"/>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682F06" w:rsidRDefault="00682F06"/>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682F06" w:rsidRDefault="00682F06"/>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682F06" w:rsidRDefault="00682F06" w:rsidP="00150D51">
    <w:pPr>
      <w:pStyle w:val="Footer"/>
    </w:pPr>
  </w:p>
  <w:p w14:paraId="2968513F" w14:textId="18B567EF" w:rsidR="00682F06" w:rsidRDefault="00682F06"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605A0E">
      <w:rPr>
        <w:noProof/>
      </w:rPr>
      <w:t>viii</w:t>
    </w:r>
    <w:r>
      <w:fldChar w:fldCharType="end"/>
    </w:r>
    <w:r>
      <w:tab/>
    </w:r>
    <w:fldSimple w:instr=" STYLEREF  &quot;Heading 1&quot; \l  \* MERGEFORMAT ">
      <w:r w:rsidR="00605A0E">
        <w:rPr>
          <w:noProof/>
        </w:rPr>
        <w:t>List of Abbreviations</w:t>
      </w:r>
    </w:fldSimple>
  </w:p>
  <w:p w14:paraId="2201AE49" w14:textId="77777777" w:rsidR="00682F06" w:rsidRDefault="00682F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1D407" w14:textId="77777777" w:rsidR="00682F06" w:rsidRDefault="00682F06">
      <w:pPr>
        <w:spacing w:after="0" w:line="240" w:lineRule="auto"/>
      </w:pPr>
      <w:r>
        <w:separator/>
      </w:r>
    </w:p>
  </w:footnote>
  <w:footnote w:type="continuationSeparator" w:id="0">
    <w:p w14:paraId="56AC20DF" w14:textId="77777777" w:rsidR="00682F06" w:rsidRDefault="00682F06">
      <w:pPr>
        <w:spacing w:after="0" w:line="240" w:lineRule="auto"/>
      </w:pPr>
      <w:r>
        <w:continuationSeparator/>
      </w:r>
    </w:p>
  </w:footnote>
  <w:footnote w:id="1">
    <w:p w14:paraId="613522AC" w14:textId="77777777" w:rsidR="00682F06" w:rsidRPr="00F01C08" w:rsidRDefault="00682F06"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682F06" w:rsidRDefault="00682F06">
      <w:pPr>
        <w:pStyle w:val="FootnoteText"/>
      </w:pPr>
      <w:r>
        <w:rPr>
          <w:rStyle w:val="FootnoteReference"/>
        </w:rPr>
        <w:footnoteRef/>
      </w:r>
      <w:r>
        <w:t xml:space="preserve"> This includes an 80% </w:t>
      </w:r>
      <w:proofErr w:type="spellStart"/>
      <w:r>
        <w:t>derating</w:t>
      </w:r>
      <w:proofErr w:type="spellEnd"/>
      <w:r>
        <w:t xml:space="preserve"> for available traction energy</w:t>
      </w:r>
    </w:p>
  </w:footnote>
  <w:footnote w:id="3">
    <w:p w14:paraId="085B13F9" w14:textId="1CD486EE" w:rsidR="00682F06" w:rsidRDefault="00682F06">
      <w:pPr>
        <w:pStyle w:val="FootnoteText"/>
      </w:pPr>
      <w:r>
        <w:rPr>
          <w:rStyle w:val="FootnoteReference"/>
        </w:rPr>
        <w:footnoteRef/>
      </w:r>
      <w:r>
        <w:t xml:space="preserve"> Note Segment energy = rated AH x nominal voltage. The 80% </w:t>
      </w:r>
      <w:proofErr w:type="spellStart"/>
      <w:r>
        <w:t>derating</w:t>
      </w:r>
      <w:proofErr w:type="spellEnd"/>
      <w:r>
        <w:t xml:space="preserve">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682F06" w:rsidRDefault="00682F06">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682F06" w:rsidRDefault="00682F06">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682F06" w:rsidRDefault="00682F06"/>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682F06" w:rsidRDefault="00682F06"/>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682F06" w:rsidRDefault="00682F06"/>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682F06" w:rsidRDefault="00682F06"/>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682F06" w:rsidRDefault="00682F06"/>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682F06" w:rsidRDefault="00682F06"/>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682F06" w:rsidRDefault="00682F06"/>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682F06" w:rsidRDefault="00682F06"/>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682F06" w:rsidRDefault="00682F06"/>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682F06" w:rsidRDefault="00682F0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682F06" w:rsidRDefault="00682F06"/>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682F06" w:rsidRDefault="00682F06"/>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682F06" w:rsidRDefault="00682F06"/>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682F06" w:rsidRDefault="00682F06"/>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682F06" w:rsidRDefault="00682F06"/>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682F06" w:rsidRDefault="00682F06"/>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682F06" w:rsidRDefault="00682F06"/>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682F06" w:rsidRDefault="00682F0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42A9"/>
    <w:rsid w:val="00005539"/>
    <w:rsid w:val="00005EEB"/>
    <w:rsid w:val="000062DF"/>
    <w:rsid w:val="00006B67"/>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09E3"/>
    <w:rsid w:val="000911A8"/>
    <w:rsid w:val="000929F7"/>
    <w:rsid w:val="00093733"/>
    <w:rsid w:val="00093AE2"/>
    <w:rsid w:val="00096596"/>
    <w:rsid w:val="000966A4"/>
    <w:rsid w:val="000A0002"/>
    <w:rsid w:val="000A0E02"/>
    <w:rsid w:val="000A2DC5"/>
    <w:rsid w:val="000A77F9"/>
    <w:rsid w:val="000B2F6D"/>
    <w:rsid w:val="000C009F"/>
    <w:rsid w:val="000C01D7"/>
    <w:rsid w:val="000C18C8"/>
    <w:rsid w:val="000C7E49"/>
    <w:rsid w:val="000D0896"/>
    <w:rsid w:val="000D114B"/>
    <w:rsid w:val="000D2DA5"/>
    <w:rsid w:val="000D31A3"/>
    <w:rsid w:val="000D4835"/>
    <w:rsid w:val="000D489E"/>
    <w:rsid w:val="000E22EC"/>
    <w:rsid w:val="000F121C"/>
    <w:rsid w:val="00106BA4"/>
    <w:rsid w:val="00112D19"/>
    <w:rsid w:val="001155EB"/>
    <w:rsid w:val="00117AD4"/>
    <w:rsid w:val="00123C61"/>
    <w:rsid w:val="00124087"/>
    <w:rsid w:val="001368E7"/>
    <w:rsid w:val="00137380"/>
    <w:rsid w:val="00141363"/>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2F55"/>
    <w:rsid w:val="001B38B2"/>
    <w:rsid w:val="001B422B"/>
    <w:rsid w:val="001B7838"/>
    <w:rsid w:val="001C058A"/>
    <w:rsid w:val="001C147E"/>
    <w:rsid w:val="001C33D0"/>
    <w:rsid w:val="001C53BE"/>
    <w:rsid w:val="001C53C7"/>
    <w:rsid w:val="001C640E"/>
    <w:rsid w:val="001D101E"/>
    <w:rsid w:val="001D15BC"/>
    <w:rsid w:val="001D3DB8"/>
    <w:rsid w:val="001D65FE"/>
    <w:rsid w:val="001D78E6"/>
    <w:rsid w:val="001D7FD5"/>
    <w:rsid w:val="001E6AF0"/>
    <w:rsid w:val="001E78E1"/>
    <w:rsid w:val="001F4721"/>
    <w:rsid w:val="002005B5"/>
    <w:rsid w:val="002049D3"/>
    <w:rsid w:val="002059D4"/>
    <w:rsid w:val="00213B3F"/>
    <w:rsid w:val="00216252"/>
    <w:rsid w:val="0022455C"/>
    <w:rsid w:val="00231195"/>
    <w:rsid w:val="00235389"/>
    <w:rsid w:val="00240893"/>
    <w:rsid w:val="0024394B"/>
    <w:rsid w:val="00243FBB"/>
    <w:rsid w:val="00246E1C"/>
    <w:rsid w:val="002516CB"/>
    <w:rsid w:val="00251976"/>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96133"/>
    <w:rsid w:val="002A1F9A"/>
    <w:rsid w:val="002A5E69"/>
    <w:rsid w:val="002B152A"/>
    <w:rsid w:val="002B20FE"/>
    <w:rsid w:val="002B327E"/>
    <w:rsid w:val="002C4184"/>
    <w:rsid w:val="002D09EF"/>
    <w:rsid w:val="002D7782"/>
    <w:rsid w:val="002E1EC5"/>
    <w:rsid w:val="002E5880"/>
    <w:rsid w:val="002E6F8C"/>
    <w:rsid w:val="002F1075"/>
    <w:rsid w:val="002F736A"/>
    <w:rsid w:val="0030070A"/>
    <w:rsid w:val="00305175"/>
    <w:rsid w:val="00313E07"/>
    <w:rsid w:val="003146FB"/>
    <w:rsid w:val="00317FF4"/>
    <w:rsid w:val="00335F69"/>
    <w:rsid w:val="00344035"/>
    <w:rsid w:val="0034485D"/>
    <w:rsid w:val="00347E04"/>
    <w:rsid w:val="003545DE"/>
    <w:rsid w:val="00354EAE"/>
    <w:rsid w:val="003649D8"/>
    <w:rsid w:val="00366566"/>
    <w:rsid w:val="00370037"/>
    <w:rsid w:val="003705A4"/>
    <w:rsid w:val="00373F4C"/>
    <w:rsid w:val="003751EA"/>
    <w:rsid w:val="003767CA"/>
    <w:rsid w:val="00377713"/>
    <w:rsid w:val="00382205"/>
    <w:rsid w:val="003879B7"/>
    <w:rsid w:val="00393FFB"/>
    <w:rsid w:val="00394367"/>
    <w:rsid w:val="00396302"/>
    <w:rsid w:val="003A5679"/>
    <w:rsid w:val="003A595B"/>
    <w:rsid w:val="003B3CE9"/>
    <w:rsid w:val="003B41BB"/>
    <w:rsid w:val="003B7827"/>
    <w:rsid w:val="003C00D3"/>
    <w:rsid w:val="003C0C6A"/>
    <w:rsid w:val="003C1B8D"/>
    <w:rsid w:val="003C23A0"/>
    <w:rsid w:val="003C2DCB"/>
    <w:rsid w:val="003C534F"/>
    <w:rsid w:val="003C6998"/>
    <w:rsid w:val="003D1F40"/>
    <w:rsid w:val="003E1F4E"/>
    <w:rsid w:val="003E23A3"/>
    <w:rsid w:val="003F0442"/>
    <w:rsid w:val="003F1A59"/>
    <w:rsid w:val="003F3EC9"/>
    <w:rsid w:val="003F6FB2"/>
    <w:rsid w:val="003F77A0"/>
    <w:rsid w:val="0040099C"/>
    <w:rsid w:val="00402EDB"/>
    <w:rsid w:val="00404887"/>
    <w:rsid w:val="00421A15"/>
    <w:rsid w:val="00427F81"/>
    <w:rsid w:val="0043250F"/>
    <w:rsid w:val="004327A7"/>
    <w:rsid w:val="004415AC"/>
    <w:rsid w:val="00445F25"/>
    <w:rsid w:val="00450834"/>
    <w:rsid w:val="00451073"/>
    <w:rsid w:val="00451C22"/>
    <w:rsid w:val="00455BEE"/>
    <w:rsid w:val="00457658"/>
    <w:rsid w:val="00464F77"/>
    <w:rsid w:val="00470F00"/>
    <w:rsid w:val="00471699"/>
    <w:rsid w:val="00473C11"/>
    <w:rsid w:val="00484A7F"/>
    <w:rsid w:val="004910CA"/>
    <w:rsid w:val="00492D1A"/>
    <w:rsid w:val="00494589"/>
    <w:rsid w:val="004A3315"/>
    <w:rsid w:val="004A597A"/>
    <w:rsid w:val="004B09AB"/>
    <w:rsid w:val="004B1D9F"/>
    <w:rsid w:val="004B2729"/>
    <w:rsid w:val="004B55FE"/>
    <w:rsid w:val="004E7345"/>
    <w:rsid w:val="004F0258"/>
    <w:rsid w:val="004F0513"/>
    <w:rsid w:val="004F3CA2"/>
    <w:rsid w:val="004F5B1B"/>
    <w:rsid w:val="004F5D93"/>
    <w:rsid w:val="00502748"/>
    <w:rsid w:val="00514A80"/>
    <w:rsid w:val="00515FA5"/>
    <w:rsid w:val="00517339"/>
    <w:rsid w:val="00521741"/>
    <w:rsid w:val="005232A3"/>
    <w:rsid w:val="0052330A"/>
    <w:rsid w:val="00523B90"/>
    <w:rsid w:val="00533331"/>
    <w:rsid w:val="005424E4"/>
    <w:rsid w:val="00550D2C"/>
    <w:rsid w:val="00552B78"/>
    <w:rsid w:val="005577B5"/>
    <w:rsid w:val="005606D9"/>
    <w:rsid w:val="00562DF6"/>
    <w:rsid w:val="00567DF0"/>
    <w:rsid w:val="0057083C"/>
    <w:rsid w:val="00570F42"/>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DD2"/>
    <w:rsid w:val="005D3BFD"/>
    <w:rsid w:val="005D589E"/>
    <w:rsid w:val="005E2986"/>
    <w:rsid w:val="005E3D84"/>
    <w:rsid w:val="005E58AC"/>
    <w:rsid w:val="005E5A66"/>
    <w:rsid w:val="005E636F"/>
    <w:rsid w:val="005E68E7"/>
    <w:rsid w:val="005F0140"/>
    <w:rsid w:val="005F13CF"/>
    <w:rsid w:val="005F5123"/>
    <w:rsid w:val="006004F5"/>
    <w:rsid w:val="0060209C"/>
    <w:rsid w:val="00605A0E"/>
    <w:rsid w:val="00606E93"/>
    <w:rsid w:val="00607ACA"/>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2F06"/>
    <w:rsid w:val="00685513"/>
    <w:rsid w:val="006876B3"/>
    <w:rsid w:val="006903C2"/>
    <w:rsid w:val="00691FDC"/>
    <w:rsid w:val="00695159"/>
    <w:rsid w:val="00695339"/>
    <w:rsid w:val="006A04F7"/>
    <w:rsid w:val="006A36F9"/>
    <w:rsid w:val="006A3F95"/>
    <w:rsid w:val="006A7B1E"/>
    <w:rsid w:val="006B1EBF"/>
    <w:rsid w:val="006B3906"/>
    <w:rsid w:val="006B6209"/>
    <w:rsid w:val="006D1815"/>
    <w:rsid w:val="006D252F"/>
    <w:rsid w:val="006D3D36"/>
    <w:rsid w:val="006D673C"/>
    <w:rsid w:val="006E2E8A"/>
    <w:rsid w:val="006F0AEA"/>
    <w:rsid w:val="006F1949"/>
    <w:rsid w:val="006F237C"/>
    <w:rsid w:val="006F49F0"/>
    <w:rsid w:val="006F4F6E"/>
    <w:rsid w:val="006F57DC"/>
    <w:rsid w:val="00700D93"/>
    <w:rsid w:val="00707226"/>
    <w:rsid w:val="0071446A"/>
    <w:rsid w:val="00714A9C"/>
    <w:rsid w:val="00716AE0"/>
    <w:rsid w:val="00720D3D"/>
    <w:rsid w:val="00724AD7"/>
    <w:rsid w:val="007256A4"/>
    <w:rsid w:val="00727952"/>
    <w:rsid w:val="00735967"/>
    <w:rsid w:val="007433F8"/>
    <w:rsid w:val="0074637B"/>
    <w:rsid w:val="0074642D"/>
    <w:rsid w:val="007468D6"/>
    <w:rsid w:val="00752C88"/>
    <w:rsid w:val="00753253"/>
    <w:rsid w:val="0075775C"/>
    <w:rsid w:val="007654F0"/>
    <w:rsid w:val="00772CA3"/>
    <w:rsid w:val="007739A8"/>
    <w:rsid w:val="00773FC1"/>
    <w:rsid w:val="007746E0"/>
    <w:rsid w:val="007751EB"/>
    <w:rsid w:val="00777197"/>
    <w:rsid w:val="00782834"/>
    <w:rsid w:val="00783FE4"/>
    <w:rsid w:val="00785906"/>
    <w:rsid w:val="00792C7B"/>
    <w:rsid w:val="007A263A"/>
    <w:rsid w:val="007A7347"/>
    <w:rsid w:val="007A7E96"/>
    <w:rsid w:val="007B07E4"/>
    <w:rsid w:val="007B2532"/>
    <w:rsid w:val="007B3B8D"/>
    <w:rsid w:val="007B44CF"/>
    <w:rsid w:val="007C3054"/>
    <w:rsid w:val="007C6CF6"/>
    <w:rsid w:val="007D2CCF"/>
    <w:rsid w:val="007D586F"/>
    <w:rsid w:val="007E0FE2"/>
    <w:rsid w:val="007E183B"/>
    <w:rsid w:val="007E2521"/>
    <w:rsid w:val="007E3A4E"/>
    <w:rsid w:val="007F1BF6"/>
    <w:rsid w:val="007F1E84"/>
    <w:rsid w:val="007F357F"/>
    <w:rsid w:val="007F3A35"/>
    <w:rsid w:val="007F7B27"/>
    <w:rsid w:val="00803369"/>
    <w:rsid w:val="00803A78"/>
    <w:rsid w:val="00805214"/>
    <w:rsid w:val="008150F5"/>
    <w:rsid w:val="00815CE5"/>
    <w:rsid w:val="008211F8"/>
    <w:rsid w:val="00821258"/>
    <w:rsid w:val="00822029"/>
    <w:rsid w:val="00826B93"/>
    <w:rsid w:val="00830E46"/>
    <w:rsid w:val="00836811"/>
    <w:rsid w:val="00843409"/>
    <w:rsid w:val="008459E0"/>
    <w:rsid w:val="00847A3C"/>
    <w:rsid w:val="00857225"/>
    <w:rsid w:val="0085733C"/>
    <w:rsid w:val="00857DEF"/>
    <w:rsid w:val="00866211"/>
    <w:rsid w:val="008705B0"/>
    <w:rsid w:val="0087079E"/>
    <w:rsid w:val="00880B4F"/>
    <w:rsid w:val="008856CA"/>
    <w:rsid w:val="00886A1F"/>
    <w:rsid w:val="008910B9"/>
    <w:rsid w:val="0089418A"/>
    <w:rsid w:val="00894436"/>
    <w:rsid w:val="008A1032"/>
    <w:rsid w:val="008A47C2"/>
    <w:rsid w:val="008B29BD"/>
    <w:rsid w:val="008C5D4C"/>
    <w:rsid w:val="008D372B"/>
    <w:rsid w:val="008D3DED"/>
    <w:rsid w:val="008D44FB"/>
    <w:rsid w:val="008D558F"/>
    <w:rsid w:val="008D6155"/>
    <w:rsid w:val="008E0DF7"/>
    <w:rsid w:val="008E39F0"/>
    <w:rsid w:val="008E403C"/>
    <w:rsid w:val="008F61CD"/>
    <w:rsid w:val="009003B6"/>
    <w:rsid w:val="00906CC7"/>
    <w:rsid w:val="00912E78"/>
    <w:rsid w:val="009263D4"/>
    <w:rsid w:val="00932DB7"/>
    <w:rsid w:val="00933B4C"/>
    <w:rsid w:val="0093632C"/>
    <w:rsid w:val="009372CA"/>
    <w:rsid w:val="00940833"/>
    <w:rsid w:val="00940F4B"/>
    <w:rsid w:val="009453EB"/>
    <w:rsid w:val="00945551"/>
    <w:rsid w:val="00956734"/>
    <w:rsid w:val="0097405A"/>
    <w:rsid w:val="009862DC"/>
    <w:rsid w:val="009909EA"/>
    <w:rsid w:val="00992090"/>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55B56"/>
    <w:rsid w:val="00A56648"/>
    <w:rsid w:val="00A61132"/>
    <w:rsid w:val="00A61770"/>
    <w:rsid w:val="00A6226C"/>
    <w:rsid w:val="00A63722"/>
    <w:rsid w:val="00A65BD2"/>
    <w:rsid w:val="00A66E9D"/>
    <w:rsid w:val="00A70BF6"/>
    <w:rsid w:val="00A758DA"/>
    <w:rsid w:val="00A75A7C"/>
    <w:rsid w:val="00A75B88"/>
    <w:rsid w:val="00A763E9"/>
    <w:rsid w:val="00A830ED"/>
    <w:rsid w:val="00A86BB0"/>
    <w:rsid w:val="00A924F8"/>
    <w:rsid w:val="00AB21FF"/>
    <w:rsid w:val="00AB2FA3"/>
    <w:rsid w:val="00AB5577"/>
    <w:rsid w:val="00AC3A16"/>
    <w:rsid w:val="00AD247E"/>
    <w:rsid w:val="00AD3A39"/>
    <w:rsid w:val="00AD3D6E"/>
    <w:rsid w:val="00AD4373"/>
    <w:rsid w:val="00AD5018"/>
    <w:rsid w:val="00AE0C74"/>
    <w:rsid w:val="00AE219F"/>
    <w:rsid w:val="00AE2F61"/>
    <w:rsid w:val="00AF5648"/>
    <w:rsid w:val="00B02913"/>
    <w:rsid w:val="00B0344C"/>
    <w:rsid w:val="00B05768"/>
    <w:rsid w:val="00B075B4"/>
    <w:rsid w:val="00B22844"/>
    <w:rsid w:val="00B23A2D"/>
    <w:rsid w:val="00B258B9"/>
    <w:rsid w:val="00B40D65"/>
    <w:rsid w:val="00B43B5C"/>
    <w:rsid w:val="00B45A87"/>
    <w:rsid w:val="00B47DD8"/>
    <w:rsid w:val="00B47FE7"/>
    <w:rsid w:val="00B670BD"/>
    <w:rsid w:val="00B673D9"/>
    <w:rsid w:val="00B676D5"/>
    <w:rsid w:val="00B70E4E"/>
    <w:rsid w:val="00B776D4"/>
    <w:rsid w:val="00B81C7D"/>
    <w:rsid w:val="00B831B2"/>
    <w:rsid w:val="00B83A99"/>
    <w:rsid w:val="00B930BE"/>
    <w:rsid w:val="00B956B6"/>
    <w:rsid w:val="00BA7E10"/>
    <w:rsid w:val="00BB1600"/>
    <w:rsid w:val="00BB1B84"/>
    <w:rsid w:val="00BB7E05"/>
    <w:rsid w:val="00BC07B8"/>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399A"/>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2AD7"/>
    <w:rsid w:val="00D0591D"/>
    <w:rsid w:val="00D10CFD"/>
    <w:rsid w:val="00D130F9"/>
    <w:rsid w:val="00D35706"/>
    <w:rsid w:val="00D35732"/>
    <w:rsid w:val="00D45535"/>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2C3B"/>
    <w:rsid w:val="00DD3542"/>
    <w:rsid w:val="00DD581E"/>
    <w:rsid w:val="00DE3D90"/>
    <w:rsid w:val="00DE4D99"/>
    <w:rsid w:val="00DF0A02"/>
    <w:rsid w:val="00DF49AE"/>
    <w:rsid w:val="00E01D17"/>
    <w:rsid w:val="00E07A80"/>
    <w:rsid w:val="00E103D6"/>
    <w:rsid w:val="00E13755"/>
    <w:rsid w:val="00E1625F"/>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96184"/>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1BB"/>
    <w:rsid w:val="00F948EA"/>
    <w:rsid w:val="00F94B7F"/>
    <w:rsid w:val="00F95096"/>
    <w:rsid w:val="00F95204"/>
    <w:rsid w:val="00F95A63"/>
    <w:rsid w:val="00F9737D"/>
    <w:rsid w:val="00FA50F7"/>
    <w:rsid w:val="00FA5542"/>
    <w:rsid w:val="00FB09D2"/>
    <w:rsid w:val="00FB1E9B"/>
    <w:rsid w:val="00FB5B5C"/>
    <w:rsid w:val="00FB6611"/>
    <w:rsid w:val="00FB67AF"/>
    <w:rsid w:val="00FB685C"/>
    <w:rsid w:val="00FC1F7D"/>
    <w:rsid w:val="00FC2272"/>
    <w:rsid w:val="00FD38DD"/>
    <w:rsid w:val="00FD457A"/>
    <w:rsid w:val="00FD5E0A"/>
    <w:rsid w:val="00FD6195"/>
    <w:rsid w:val="00FD703B"/>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3.xml"/><Relationship Id="rId63" Type="http://schemas.openxmlformats.org/officeDocument/2006/relationships/image" Target="media/image19.jpeg"/><Relationship Id="rId64" Type="http://schemas.openxmlformats.org/officeDocument/2006/relationships/header" Target="header14.xml"/><Relationship Id="rId65" Type="http://schemas.openxmlformats.org/officeDocument/2006/relationships/footer" Target="footer17.xml"/><Relationship Id="rId66" Type="http://schemas.openxmlformats.org/officeDocument/2006/relationships/header" Target="header15.xml"/><Relationship Id="rId67" Type="http://schemas.openxmlformats.org/officeDocument/2006/relationships/footer" Target="footer18.xml"/><Relationship Id="rId68" Type="http://schemas.openxmlformats.org/officeDocument/2006/relationships/image" Target="media/image20.png"/><Relationship Id="rId69" Type="http://schemas.openxmlformats.org/officeDocument/2006/relationships/image" Target="media/image21.PNG"/><Relationship Id="rId50" Type="http://schemas.openxmlformats.org/officeDocument/2006/relationships/footer" Target="footer15.xml"/><Relationship Id="rId51" Type="http://schemas.openxmlformats.org/officeDocument/2006/relationships/header" Target="header13.xml"/><Relationship Id="rId52" Type="http://schemas.openxmlformats.org/officeDocument/2006/relationships/footer" Target="footer16.xml"/><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2.tiff"/><Relationship Id="rId57" Type="http://schemas.openxmlformats.org/officeDocument/2006/relationships/image" Target="media/image13.jpeg"/><Relationship Id="rId58" Type="http://schemas.openxmlformats.org/officeDocument/2006/relationships/image" Target="media/image14.tiff"/><Relationship Id="rId59" Type="http://schemas.openxmlformats.org/officeDocument/2006/relationships/image" Target="media/image15.png"/><Relationship Id="rId40" Type="http://schemas.openxmlformats.org/officeDocument/2006/relationships/footer" Target="footer12.xml"/><Relationship Id="rId41" Type="http://schemas.openxmlformats.org/officeDocument/2006/relationships/header" Target="header10.xml"/><Relationship Id="rId42" Type="http://schemas.openxmlformats.org/officeDocument/2006/relationships/footer" Target="footer13.xml"/><Relationship Id="rId43" Type="http://schemas.openxmlformats.org/officeDocument/2006/relationships/header" Target="header11.xml"/><Relationship Id="rId44" Type="http://schemas.openxmlformats.org/officeDocument/2006/relationships/footer" Target="footer14.xml"/><Relationship Id="rId45" Type="http://schemas.openxmlformats.org/officeDocument/2006/relationships/hyperlink" Target="http://www.bender-es.com/fileadmin/products/doc/IR155-32xx-V004_D00115_D_XXEN.pdf" TargetMode="External"/><Relationship Id="rId46" Type="http://schemas.openxmlformats.org/officeDocument/2006/relationships/hyperlink" Target="http://www.bender-es.com/fileadmin/products/doc/IR155-32xx-V004_D00115_D_XXEN.pdf" TargetMode="External"/><Relationship Id="rId47" Type="http://schemas.openxmlformats.org/officeDocument/2006/relationships/hyperlink" Target="http://www.bender-es.com/fileadmin/products/doc/IR155-32xx-V004_D00115_D_XXEN.pdf" TargetMode="External"/><Relationship Id="rId48" Type="http://schemas.openxmlformats.org/officeDocument/2006/relationships/hyperlink" Target="http://www.thunderstruck-ev.com/Manuals/1234_36_38%20Manual%20Rev%20Feb%2009.pdf" TargetMode="External"/><Relationship Id="rId4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emf"/><Relationship Id="rId31" Type="http://schemas.openxmlformats.org/officeDocument/2006/relationships/image" Target="media/image3.jp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header" Target="header8.xml"/><Relationship Id="rId38" Type="http://schemas.openxmlformats.org/officeDocument/2006/relationships/footer" Target="footer11.xml"/><Relationship Id="rId39" Type="http://schemas.openxmlformats.org/officeDocument/2006/relationships/header" Target="header9.xml"/><Relationship Id="rId80" Type="http://schemas.openxmlformats.org/officeDocument/2006/relationships/fontTable" Target="fontTable.xml"/><Relationship Id="rId81" Type="http://schemas.openxmlformats.org/officeDocument/2006/relationships/theme" Target="theme/theme1.xml"/><Relationship Id="rId82" Type="http://schemas.microsoft.com/office/2011/relationships/commentsExtended" Target="commentsExtended.xml"/><Relationship Id="rId83" Type="http://schemas.microsoft.com/office/2011/relationships/people" Target="people.xml"/><Relationship Id="rId70" Type="http://schemas.openxmlformats.org/officeDocument/2006/relationships/image" Target="media/image22.png"/><Relationship Id="rId71" Type="http://schemas.openxmlformats.org/officeDocument/2006/relationships/image" Target="media/image23.PNG"/><Relationship Id="rId72" Type="http://schemas.openxmlformats.org/officeDocument/2006/relationships/header" Target="header16.xml"/><Relationship Id="rId20" Type="http://schemas.openxmlformats.org/officeDocument/2006/relationships/footer" Target="footer5.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header" Target="header5.xml"/><Relationship Id="rId24" Type="http://schemas.openxmlformats.org/officeDocument/2006/relationships/footer" Target="footer7.xml"/><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footer" Target="footer10.xml"/><Relationship Id="rId73" Type="http://schemas.openxmlformats.org/officeDocument/2006/relationships/footer" Target="footer19.xml"/><Relationship Id="rId74" Type="http://schemas.openxmlformats.org/officeDocument/2006/relationships/header" Target="header17.xml"/><Relationship Id="rId75" Type="http://schemas.openxmlformats.org/officeDocument/2006/relationships/footer" Target="footer20.xml"/><Relationship Id="rId76" Type="http://schemas.openxmlformats.org/officeDocument/2006/relationships/header" Target="header18.xml"/><Relationship Id="rId77" Type="http://schemas.openxmlformats.org/officeDocument/2006/relationships/footer" Target="footer21.xml"/><Relationship Id="rId78" Type="http://schemas.openxmlformats.org/officeDocument/2006/relationships/header" Target="header19.xml"/><Relationship Id="rId79" Type="http://schemas.openxmlformats.org/officeDocument/2006/relationships/footer" Target="footer22.xml"/><Relationship Id="rId60" Type="http://schemas.openxmlformats.org/officeDocument/2006/relationships/image" Target="media/image16.jpeg"/><Relationship Id="rId61" Type="http://schemas.openxmlformats.org/officeDocument/2006/relationships/image" Target="media/image17.jpeg"/><Relationship Id="rId62" Type="http://schemas.openxmlformats.org/officeDocument/2006/relationships/image" Target="media/image18.jpeg"/><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F80A7-2982-6149-B932-8BF9DA94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54</Pages>
  <Words>8354</Words>
  <Characters>47621</Characters>
  <Application>Microsoft Macintosh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55864</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212</cp:revision>
  <cp:lastPrinted>2014-01-27T12:45:00Z</cp:lastPrinted>
  <dcterms:created xsi:type="dcterms:W3CDTF">2017-02-14T02:40:00Z</dcterms:created>
  <dcterms:modified xsi:type="dcterms:W3CDTF">2017-02-21T02:56:00Z</dcterms:modified>
</cp:coreProperties>
</file>