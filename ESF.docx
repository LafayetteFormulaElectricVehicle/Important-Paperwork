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53B1E86" w14:textId="77777777" w:rsidR="00C34D9A" w:rsidRDefault="003C1B8D" w:rsidP="00C34D9A">
      <w:pPr>
        <w:jc w:val="center"/>
        <w:rPr>
          <w:b/>
          <w:sz w:val="36"/>
        </w:rPr>
      </w:pPr>
      <w:r>
        <w:rPr>
          <w:b/>
          <w:noProof/>
          <w:sz w:val="36"/>
          <w:lang w:eastAsia="en-US"/>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lang w:eastAsia="en-US"/>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C9B23C"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 xml:space="preserve">When completed, this document must be converted to a </w:t>
      </w:r>
      <w:proofErr w:type="spellStart"/>
      <w:r w:rsidRPr="000929F7">
        <w:t>pdf</w:t>
      </w:r>
      <w:proofErr w:type="spellEnd"/>
      <w:r w:rsidRPr="000929F7">
        <w:t xml:space="preserve"> and submitted to:</w:t>
      </w:r>
      <w:r w:rsidR="00C61943" w:rsidRPr="000929F7">
        <w:t xml:space="preserve"> </w:t>
      </w:r>
      <w:hyperlink r:id="rId10"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1"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2"/>
          <w:headerReference w:type="first" r:id="rId13"/>
          <w:footerReference w:type="first" r:id="rId14"/>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r w:rsidR="00394367" w:rsidRPr="00FE765B">
        <w:rPr>
          <w:i/>
          <w:sz w:val="24"/>
          <w:szCs w:val="24"/>
        </w:rPr>
        <w:t>.</w:t>
      </w:r>
    </w:p>
    <w:p w14:paraId="71372591" w14:textId="77777777" w:rsidR="00394367" w:rsidRDefault="00235389" w:rsidP="00394367">
      <w:pPr>
        <w:jc w:val="center"/>
        <w:rPr>
          <w:i/>
          <w:sz w:val="24"/>
          <w:szCs w:val="24"/>
        </w:rPr>
      </w:pPr>
      <w:r>
        <w:rPr>
          <w:i/>
          <w:noProof/>
          <w:sz w:val="24"/>
          <w:szCs w:val="24"/>
          <w:lang w:eastAsia="en-US"/>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773DEE1"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6"/>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BB1600">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BB1600">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BB1600">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BB1600">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BB1600">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BB1600">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BB1600">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BB1600">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BB1600">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BB1600">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BB1600">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BB1600">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BB1600">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r>
        <w:t>Abbreviations</w:t>
      </w:r>
      <w:bookmarkEnd w:id="9"/>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bookmarkStart w:id="10" w:name="_GoBack"/>
      <w:bookmarkEnd w:id="10"/>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1" w:name="_Toc442209096"/>
      <w:bookmarkStart w:id="12" w:name="_Ref261249217"/>
      <w:r>
        <w:lastRenderedPageBreak/>
        <w:t>Vehicle</w:t>
      </w:r>
      <w:r w:rsidR="00C95CE5" w:rsidRPr="00377713">
        <w:rPr>
          <w:rFonts w:eastAsia="Arial"/>
        </w:rPr>
        <w:t xml:space="preserve"> </w:t>
      </w:r>
      <w:r w:rsidR="00C95CE5" w:rsidRPr="00377713">
        <w:t>Overview</w:t>
      </w:r>
      <w:bookmarkEnd w:id="11"/>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BB1600" w:rsidP="00EC6ABB">
      <w:pPr>
        <w:ind w:firstLine="708"/>
        <w:rPr>
          <w:sz w:val="24"/>
        </w:rPr>
      </w:pPr>
      <w:sdt>
        <w:sdtPr>
          <w:rPr>
            <w:sz w:val="24"/>
          </w:rPr>
          <w:id w:val="1901171295"/>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BB1600" w:rsidP="00EC6ABB">
      <w:pPr>
        <w:ind w:firstLine="708"/>
        <w:rPr>
          <w:sz w:val="24"/>
        </w:rPr>
      </w:pPr>
      <w:sdt>
        <w:sdtPr>
          <w:rPr>
            <w:sz w:val="24"/>
          </w:rPr>
          <w:id w:val="-1234703371"/>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BB1600" w:rsidP="00EC6ABB">
      <w:pPr>
        <w:pStyle w:val="ListParagraph"/>
        <w:rPr>
          <w:sz w:val="24"/>
        </w:rPr>
      </w:pPr>
      <w:sdt>
        <w:sdtPr>
          <w:rPr>
            <w:sz w:val="24"/>
          </w:rPr>
          <w:id w:val="341822958"/>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BB1600" w:rsidP="00EC6ABB">
      <w:pPr>
        <w:pStyle w:val="ListParagraph"/>
        <w:ind w:left="1440"/>
        <w:rPr>
          <w:sz w:val="24"/>
        </w:rPr>
      </w:pPr>
      <w:sdt>
        <w:sdtPr>
          <w:rPr>
            <w:sz w:val="24"/>
          </w:rPr>
          <w:id w:val="-1772155316"/>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BB1600" w:rsidP="00EC6ABB">
      <w:pPr>
        <w:pStyle w:val="ListParagraph"/>
        <w:ind w:left="1440"/>
        <w:rPr>
          <w:sz w:val="24"/>
        </w:rPr>
      </w:pPr>
      <w:sdt>
        <w:sdtPr>
          <w:rPr>
            <w:sz w:val="24"/>
          </w:rPr>
          <w:id w:val="-1140344783"/>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BB1600" w:rsidP="00EC6ABB">
      <w:pPr>
        <w:pStyle w:val="ListParagraph"/>
        <w:rPr>
          <w:sz w:val="24"/>
        </w:rPr>
      </w:pPr>
      <w:sdt>
        <w:sdtPr>
          <w:rPr>
            <w:sz w:val="24"/>
          </w:rPr>
          <w:id w:val="-2074811411"/>
          <w14:checkbox>
            <w14:checked w14:val="0"/>
            <w14:checkedState w14:val="2612" w14:font="ＭＳ ゴシック"/>
            <w14:uncheckedState w14:val="2610" w14:font="ＭＳ ゴシック"/>
          </w14:checkbox>
        </w:sdtPr>
        <w:sdtEnd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BB1600" w:rsidP="00EC6ABB">
      <w:pPr>
        <w:pStyle w:val="ListParagraph"/>
        <w:rPr>
          <w:sz w:val="24"/>
        </w:rPr>
      </w:pPr>
      <w:sdt>
        <w:sdtPr>
          <w:rPr>
            <w:sz w:val="24"/>
          </w:rPr>
          <w:id w:val="2022125391"/>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BB1600" w:rsidP="00EC6ABB">
      <w:pPr>
        <w:pStyle w:val="ListParagraph"/>
        <w:rPr>
          <w:sz w:val="24"/>
        </w:rPr>
      </w:pPr>
      <w:sdt>
        <w:sdtPr>
          <w:rPr>
            <w:sz w:val="24"/>
          </w:rPr>
          <w:id w:val="749007539"/>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BB1600" w:rsidP="00EC6ABB">
      <w:pPr>
        <w:pStyle w:val="ListParagraph"/>
        <w:rPr>
          <w:sz w:val="24"/>
        </w:rPr>
      </w:pPr>
      <w:sdt>
        <w:sdtPr>
          <w:rPr>
            <w:sz w:val="24"/>
          </w:rPr>
          <w:id w:val="816072595"/>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BB1600" w:rsidP="00EC6ABB">
      <w:pPr>
        <w:pStyle w:val="ListParagraph"/>
        <w:rPr>
          <w:sz w:val="24"/>
        </w:rPr>
      </w:pPr>
      <w:sdt>
        <w:sdtPr>
          <w:rPr>
            <w:sz w:val="24"/>
          </w:rPr>
          <w:id w:val="531078958"/>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BB1600" w:rsidP="00EC6ABB">
      <w:pPr>
        <w:pStyle w:val="ListParagraph"/>
        <w:rPr>
          <w:sz w:val="24"/>
        </w:rPr>
      </w:pPr>
      <w:sdt>
        <w:sdtPr>
          <w:rPr>
            <w:sz w:val="24"/>
          </w:rPr>
          <w:id w:val="-49610196"/>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BB1600" w:rsidP="00EC6ABB">
      <w:pPr>
        <w:pStyle w:val="ListParagraph"/>
        <w:rPr>
          <w:sz w:val="24"/>
        </w:rPr>
      </w:pPr>
      <w:sdt>
        <w:sdtPr>
          <w:rPr>
            <w:sz w:val="24"/>
          </w:rPr>
          <w:id w:val="-1435594595"/>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BB1600" w:rsidP="00EC6ABB">
      <w:pPr>
        <w:pStyle w:val="ListParagraph"/>
        <w:rPr>
          <w:sz w:val="24"/>
        </w:rPr>
      </w:pPr>
      <w:sdt>
        <w:sdtPr>
          <w:rPr>
            <w:sz w:val="24"/>
          </w:rPr>
          <w:id w:val="857775633"/>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BB1600" w:rsidP="00EC6ABB">
      <w:pPr>
        <w:pStyle w:val="ListParagraph"/>
        <w:rPr>
          <w:sz w:val="24"/>
        </w:rPr>
      </w:pPr>
      <w:sdt>
        <w:sdtPr>
          <w:rPr>
            <w:sz w:val="24"/>
          </w:rPr>
          <w:id w:val="1455207543"/>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3"/>
      <w:r>
        <w:lastRenderedPageBreak/>
        <w:t>NARRATIVE OVERVIEW</w:t>
      </w:r>
      <w:commentRangeEnd w:id="13"/>
      <w:r w:rsidR="00041346">
        <w:rPr>
          <w:rStyle w:val="CommentReference"/>
          <w:rFonts w:eastAsia="Calibri" w:cs="Arial"/>
          <w:b w:val="0"/>
        </w:rPr>
        <w:commentReference w:id="13"/>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0EA0BCE2" w14:textId="77777777" w:rsidR="003B7827" w:rsidRPr="00D30C71" w:rsidRDefault="006B3906" w:rsidP="003B7827">
      <w:pPr>
        <w:pStyle w:val="ListParagraph1"/>
        <w:ind w:left="360"/>
        <w:rPr>
          <w:iCs/>
          <w:lang w:val="en-GB"/>
        </w:rPr>
      </w:pPr>
      <w:r>
        <w:rPr>
          <w:lang w:val="en-GB"/>
        </w:rPr>
        <w:t xml:space="preserve">The accumulator system consists of four containers each producing ~24 V and each monitored by an AMS consisting of our </w:t>
      </w:r>
      <w:proofErr w:type="spellStart"/>
      <w:r>
        <w:rPr>
          <w:lang w:val="en-GB"/>
        </w:rPr>
        <w:t>PackMAN</w:t>
      </w:r>
      <w:proofErr w:type="spellEnd"/>
      <w:r>
        <w:rPr>
          <w:lang w:val="en-GB"/>
        </w:rPr>
        <w:t xml:space="preserve"> and AMS boards. Each of the seven cells within the accumulator container communicates via the AMS boards to the </w:t>
      </w:r>
      <w:proofErr w:type="spellStart"/>
      <w:r>
        <w:rPr>
          <w:lang w:val="en-GB"/>
        </w:rPr>
        <w:t>PackMAN</w:t>
      </w:r>
      <w:proofErr w:type="spellEnd"/>
      <w:r>
        <w:rPr>
          <w:lang w:val="en-GB"/>
        </w:rPr>
        <w:t>, which monitors state of charge, cell voltage, cell temperature, overall voltage, and safety loop status.</w:t>
      </w:r>
      <w:r w:rsidR="003B7827">
        <w:rPr>
          <w:lang w:val="en-GB"/>
        </w:rPr>
        <w:t xml:space="preserve">  </w:t>
      </w:r>
      <w:r w:rsidR="003B7827">
        <w:rPr>
          <w:iCs/>
          <w:lang w:val="en-GB"/>
        </w:rPr>
        <w:t>The high voltage will be entering the TSI System from the accumulator and pass through the IMD to ensure that there are no ground connections to the chassis. This will then be passed onto the motor controller that will determine the voltage to apply to the motor itself.</w:t>
      </w:r>
    </w:p>
    <w:p w14:paraId="49CF6605" w14:textId="11D0B447" w:rsidR="006B3906" w:rsidRDefault="006B3906" w:rsidP="006B3906">
      <w:pPr>
        <w:pStyle w:val="ListParagraph1"/>
        <w:ind w:left="360"/>
        <w:rPr>
          <w:lang w:val="en-GB"/>
        </w:rPr>
      </w:pPr>
    </w:p>
    <w:p w14:paraId="465519E6" w14:textId="77777777" w:rsidR="006B3906" w:rsidRDefault="006B3906"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lang w:eastAsia="en-US"/>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4"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2804C7">
        <w:t>1</w:t>
      </w:r>
      <w:r w:rsidR="00FB6611">
        <w:fldChar w:fldCharType="end"/>
      </w:r>
      <w:r w:rsidR="00071E8F">
        <w:t xml:space="preserve"> </w:t>
      </w:r>
      <w:r>
        <w:t>- Electrical System Block Diagram</w:t>
      </w:r>
      <w:bookmarkEnd w:id="14"/>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15"/>
      <w:r>
        <w:rPr>
          <w:rFonts w:eastAsia="Arial"/>
          <w:noProof/>
          <w:lang w:eastAsia="en-US"/>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5"/>
      <w:r w:rsidR="00CD6994">
        <w:rPr>
          <w:rStyle w:val="CommentReference"/>
        </w:rPr>
        <w:commentReference w:id="15"/>
      </w:r>
    </w:p>
    <w:p w14:paraId="353C3939" w14:textId="77777777" w:rsidR="00C07A5E" w:rsidRDefault="00C07A5E" w:rsidP="00753253">
      <w:pPr>
        <w:pStyle w:val="Caption"/>
      </w:pPr>
      <w:bookmarkStart w:id="16" w:name="_Toc442209143"/>
      <w:r>
        <w:t xml:space="preserve">Figure </w:t>
      </w:r>
      <w:r w:rsidR="00FB6611">
        <w:fldChar w:fldCharType="begin"/>
      </w:r>
      <w:r w:rsidR="00FB6611">
        <w:instrText xml:space="preserve"> SEQ Figure \* ARABIC </w:instrText>
      </w:r>
      <w:r w:rsidR="00FB6611">
        <w:fldChar w:fldCharType="separate"/>
      </w:r>
      <w:r w:rsidR="002804C7">
        <w:t>2</w:t>
      </w:r>
      <w:r w:rsidR="00FB6611">
        <w:fldChar w:fldCharType="end"/>
      </w:r>
      <w:r>
        <w:t xml:space="preserve"> - </w:t>
      </w:r>
      <w:r w:rsidR="00F41CBD">
        <w:t>D</w:t>
      </w:r>
      <w:r w:rsidRPr="00323399">
        <w:t>rawings showing the vehicl</w:t>
      </w:r>
      <w:r>
        <w:t>e from the front, top, and side</w:t>
      </w:r>
      <w:bookmarkEnd w:id="16"/>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lang w:eastAsia="en-US"/>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7" w:name="_Toc442209144"/>
      <w:commentRangeStart w:id="18"/>
      <w:r>
        <w:t xml:space="preserve">Figure </w:t>
      </w:r>
      <w:r w:rsidR="00FB6611">
        <w:fldChar w:fldCharType="begin"/>
      </w:r>
      <w:r w:rsidR="00FB6611">
        <w:instrText xml:space="preserve"> SEQ Figure \* ARABIC </w:instrText>
      </w:r>
      <w:r w:rsidR="00FB6611">
        <w:fldChar w:fldCharType="separate"/>
      </w:r>
      <w:r w:rsidR="002804C7">
        <w:t>3</w:t>
      </w:r>
      <w:r w:rsidR="00FB6611">
        <w:fldChar w:fldCharType="end"/>
      </w:r>
      <w:r>
        <w:t xml:space="preserve"> - L</w:t>
      </w:r>
      <w:r w:rsidRPr="00C965AC">
        <w:t>ocations of all major TS components</w:t>
      </w:r>
      <w:bookmarkEnd w:id="17"/>
      <w:commentRangeEnd w:id="18"/>
      <w:r w:rsidR="00D85D7A">
        <w:rPr>
          <w:rStyle w:val="CommentReference"/>
          <w:rFonts w:cs="Arial"/>
          <w:i w:val="0"/>
          <w:iCs w:val="0"/>
          <w:noProof w:val="0"/>
        </w:rPr>
        <w:commentReference w:id="18"/>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lang w:eastAsia="en-US"/>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a14="http://schemas.microsoft.com/office/drawing/2010/main"/>
                      </a:ext>
                    </a:extLst>
                  </pic:spPr>
                </pic:pic>
              </a:graphicData>
            </a:graphic>
          </wp:inline>
        </w:drawing>
      </w:r>
    </w:p>
    <w:p w14:paraId="4ED9B302" w14:textId="10B5210E" w:rsidR="00727952" w:rsidRDefault="00727952" w:rsidP="00753253">
      <w:pPr>
        <w:pStyle w:val="Caption"/>
      </w:pPr>
      <w:bookmarkStart w:id="19" w:name="_Toc442209145"/>
      <w:r w:rsidRPr="00E93CB9">
        <w:rPr>
          <w:rFonts w:eastAsia="Times New Roman" w:cs="Arial"/>
          <w:color w:val="000000"/>
          <w:sz w:val="22"/>
          <w:szCs w:val="22"/>
          <w:lang w:eastAsia="en-US"/>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7A094F43" w:rsidR="00727952" w:rsidRDefault="00727952" w:rsidP="00753253">
      <w:pPr>
        <w:pStyle w:val="Caption"/>
      </w:pPr>
      <w:r w:rsidRPr="00E93CB9">
        <w:rPr>
          <w:rFonts w:eastAsia="Times New Roman" w:cs="Arial"/>
          <w:color w:val="000000"/>
          <w:sz w:val="22"/>
          <w:szCs w:val="22"/>
          <w:lang w:eastAsia="en-US"/>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8560F5E" w14:textId="289857E6" w:rsidR="00880B4F" w:rsidRDefault="00880B4F" w:rsidP="00753253">
      <w:pPr>
        <w:pStyle w:val="Caption"/>
      </w:pPr>
      <w:ins w:id="20" w:author="Windows User" w:date="2017-02-20T17:05:00Z">
        <w:r>
          <w:rPr>
            <w:lang w:eastAsia="en-US"/>
          </w:rPr>
          <w:drawing>
            <wp:anchor distT="0" distB="0" distL="114300" distR="114300" simplePos="0" relativeHeight="251662336" behindDoc="0" locked="0" layoutInCell="1" allowOverlap="1" wp14:anchorId="7770E8B8" wp14:editId="4154F2A4">
              <wp:simplePos x="0" y="0"/>
              <wp:positionH relativeFrom="column">
                <wp:posOffset>-4445</wp:posOffset>
              </wp:positionH>
              <wp:positionV relativeFrom="paragraph">
                <wp:posOffset>305435</wp:posOffset>
              </wp:positionV>
              <wp:extent cx="6126480" cy="23907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SV_to_MC.png"/>
                      <pic:cNvPicPr/>
                    </pic:nvPicPr>
                    <pic:blipFill>
                      <a:blip r:embed="rId35">
                        <a:extLst>
                          <a:ext uri="{28A0092B-C50C-407E-A947-70E740481C1C}">
                            <a14:useLocalDpi xmlns:a14="http://schemas.microsoft.com/office/drawing/2010/main" val="0"/>
                          </a:ext>
                        </a:extLst>
                      </a:blip>
                      <a:stretch>
                        <a:fillRect/>
                      </a:stretch>
                    </pic:blipFill>
                    <pic:spPr>
                      <a:xfrm>
                        <a:off x="0" y="0"/>
                        <a:ext cx="6126480" cy="2390775"/>
                      </a:xfrm>
                      <a:prstGeom prst="rect">
                        <a:avLst/>
                      </a:prstGeom>
                    </pic:spPr>
                  </pic:pic>
                </a:graphicData>
              </a:graphic>
            </wp:anchor>
          </w:drawing>
        </w:r>
      </w:ins>
    </w:p>
    <w:p w14:paraId="4AAF8E21" w14:textId="22C26702" w:rsidR="00B02913" w:rsidRDefault="00880B4F" w:rsidP="00753253">
      <w:pPr>
        <w:pStyle w:val="Caption"/>
      </w:pPr>
      <w:ins w:id="21" w:author="Windows User" w:date="2017-02-20T17:52:00Z">
        <w:r>
          <w:rPr>
            <w:lang w:eastAsia="en-US"/>
          </w:rPr>
          <w:lastRenderedPageBreak/>
          <w:drawing>
            <wp:anchor distT="0" distB="0" distL="114300" distR="114300" simplePos="0" relativeHeight="251664384" behindDoc="0" locked="0" layoutInCell="1" allowOverlap="1" wp14:anchorId="16F68F65" wp14:editId="0BE7DD1A">
              <wp:simplePos x="0" y="0"/>
              <wp:positionH relativeFrom="column">
                <wp:posOffset>-3810</wp:posOffset>
              </wp:positionH>
              <wp:positionV relativeFrom="paragraph">
                <wp:posOffset>-3810</wp:posOffset>
              </wp:positionV>
              <wp:extent cx="6126480" cy="42113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SI_Func_Block_Diagram.png"/>
                      <pic:cNvPicPr/>
                    </pic:nvPicPr>
                    <pic:blipFill>
                      <a:blip r:embed="rId36">
                        <a:extLst>
                          <a:ext uri="{28A0092B-C50C-407E-A947-70E740481C1C}">
                            <a14:useLocalDpi xmlns:a14="http://schemas.microsoft.com/office/drawing/2010/main" val="0"/>
                          </a:ext>
                        </a:extLst>
                      </a:blip>
                      <a:stretch>
                        <a:fillRect/>
                      </a:stretch>
                    </pic:blipFill>
                    <pic:spPr>
                      <a:xfrm>
                        <a:off x="0" y="0"/>
                        <a:ext cx="6126480" cy="4211320"/>
                      </a:xfrm>
                      <a:prstGeom prst="rect">
                        <a:avLst/>
                      </a:prstGeom>
                    </pic:spPr>
                  </pic:pic>
                </a:graphicData>
              </a:graphic>
            </wp:anchor>
          </w:drawing>
        </w:r>
      </w:ins>
      <w:r w:rsidR="00695339">
        <w:t xml:space="preserve">Figure </w:t>
      </w:r>
      <w:r w:rsidR="00FB6611">
        <w:fldChar w:fldCharType="begin"/>
      </w:r>
      <w:r w:rsidR="00FB6611">
        <w:instrText xml:space="preserve"> SEQ Figure \* ARABIC </w:instrText>
      </w:r>
      <w:r w:rsidR="00FB6611">
        <w:fldChar w:fldCharType="separate"/>
      </w:r>
      <w:r w:rsidR="002804C7">
        <w:t>4</w:t>
      </w:r>
      <w:r w:rsidR="00FB6611">
        <w:fldChar w:fldCharType="end"/>
      </w:r>
      <w:r w:rsidR="00695339">
        <w:t xml:space="preserve"> - TSV Wiring S</w:t>
      </w:r>
      <w:r w:rsidR="00695339" w:rsidRPr="00E35005">
        <w:t>chematic</w:t>
      </w:r>
      <w:bookmarkEnd w:id="19"/>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A63722" w14:paraId="4FEF8335" w14:textId="77777777" w:rsidTr="00BB1B84">
        <w:tc>
          <w:tcPr>
            <w:tcW w:w="6300" w:type="dxa"/>
            <w:shd w:val="clear" w:color="auto" w:fill="auto"/>
            <w:vAlign w:val="bottom"/>
          </w:tcPr>
          <w:p w14:paraId="1D5A50CC" w14:textId="19F93A86" w:rsidR="00A63722" w:rsidRPr="00BB1B84" w:rsidRDefault="00A63722" w:rsidP="00BB1B84">
            <w:pPr>
              <w:pStyle w:val="TableHeading"/>
            </w:pPr>
            <w:r w:rsidRPr="00BB1B84">
              <w:t>Item</w:t>
            </w:r>
          </w:p>
        </w:tc>
        <w:tc>
          <w:tcPr>
            <w:tcW w:w="3240" w:type="dxa"/>
            <w:shd w:val="clear" w:color="auto" w:fill="auto"/>
            <w:vAlign w:val="bottom"/>
          </w:tcPr>
          <w:p w14:paraId="2CDA5B5B" w14:textId="0200361B" w:rsidR="00A63722" w:rsidRPr="00BB1B84" w:rsidRDefault="00A63722" w:rsidP="00BB1B84">
            <w:pPr>
              <w:pStyle w:val="TableHeading"/>
            </w:pPr>
            <w:r w:rsidRPr="00BB1B84">
              <w:t>Data</w:t>
            </w:r>
          </w:p>
        </w:tc>
      </w:tr>
      <w:tr w:rsidR="00A63722" w14:paraId="23244F93" w14:textId="77777777" w:rsidTr="006903C2">
        <w:tc>
          <w:tcPr>
            <w:tcW w:w="6300" w:type="dxa"/>
            <w:shd w:val="clear" w:color="auto" w:fill="auto"/>
            <w:vAlign w:val="center"/>
          </w:tcPr>
          <w:p w14:paraId="3289573B" w14:textId="729D9386" w:rsidR="00A63722" w:rsidRDefault="00A63722" w:rsidP="00727952">
            <w:pPr>
              <w:pStyle w:val="TableContents"/>
            </w:pPr>
            <w:r>
              <w:t>Nominal Tractive System Voltage (TSV)</w:t>
            </w:r>
          </w:p>
        </w:tc>
        <w:tc>
          <w:tcPr>
            <w:tcW w:w="3240" w:type="dxa"/>
            <w:shd w:val="clear" w:color="auto" w:fill="auto"/>
          </w:tcPr>
          <w:p w14:paraId="59E43724" w14:textId="5F02E381" w:rsidR="00A63722" w:rsidRDefault="00A63722" w:rsidP="00A63722">
            <w:pPr>
              <w:pStyle w:val="TableContents"/>
              <w:jc w:val="center"/>
            </w:pPr>
            <w:r w:rsidRPr="00E93CB9">
              <w:rPr>
                <w:rFonts w:eastAsia="Times New Roman"/>
                <w:color w:val="000000"/>
              </w:rPr>
              <w:t>89.6VDC</w:t>
            </w:r>
          </w:p>
        </w:tc>
      </w:tr>
      <w:tr w:rsidR="00A63722" w14:paraId="4CF97FCA" w14:textId="77777777" w:rsidTr="006903C2">
        <w:tc>
          <w:tcPr>
            <w:tcW w:w="6300" w:type="dxa"/>
            <w:shd w:val="clear" w:color="auto" w:fill="auto"/>
            <w:vAlign w:val="center"/>
          </w:tcPr>
          <w:p w14:paraId="430D78AB" w14:textId="54BE599B" w:rsidR="00A63722" w:rsidRDefault="00A63722" w:rsidP="00727952">
            <w:pPr>
              <w:pStyle w:val="TableContents"/>
            </w:pPr>
            <w:r>
              <w:t>Max. TSV (typically this is during charging)</w:t>
            </w:r>
          </w:p>
        </w:tc>
        <w:tc>
          <w:tcPr>
            <w:tcW w:w="3240" w:type="dxa"/>
            <w:shd w:val="clear" w:color="auto" w:fill="auto"/>
          </w:tcPr>
          <w:p w14:paraId="76DB0FC9" w14:textId="4A010BF8" w:rsidR="00A63722" w:rsidRDefault="00A63722" w:rsidP="00A63722">
            <w:pPr>
              <w:pStyle w:val="TableContents"/>
              <w:ind w:left="125"/>
              <w:jc w:val="center"/>
            </w:pPr>
            <w:r w:rsidRPr="00E93CB9">
              <w:rPr>
                <w:rFonts w:eastAsia="Times New Roman"/>
                <w:color w:val="000000"/>
              </w:rPr>
              <w:t>106.4 VDC</w:t>
            </w:r>
          </w:p>
        </w:tc>
      </w:tr>
      <w:tr w:rsidR="00A63722" w14:paraId="4535F6B9" w14:textId="77777777" w:rsidTr="006903C2">
        <w:tc>
          <w:tcPr>
            <w:tcW w:w="6300" w:type="dxa"/>
            <w:shd w:val="clear" w:color="auto" w:fill="auto"/>
            <w:vAlign w:val="center"/>
          </w:tcPr>
          <w:p w14:paraId="1AA84645" w14:textId="7D1A83DD" w:rsidR="00A63722" w:rsidRDefault="00A63722" w:rsidP="00727952">
            <w:pPr>
              <w:pStyle w:val="TableContents"/>
            </w:pPr>
            <w:r>
              <w:t>Control System voltage (GLV)</w:t>
            </w:r>
          </w:p>
        </w:tc>
        <w:tc>
          <w:tcPr>
            <w:tcW w:w="3240" w:type="dxa"/>
            <w:shd w:val="clear" w:color="auto" w:fill="auto"/>
          </w:tcPr>
          <w:p w14:paraId="449C8F65" w14:textId="5D8026B5" w:rsidR="00A63722" w:rsidRDefault="00A63722" w:rsidP="00A63722">
            <w:pPr>
              <w:pStyle w:val="TableContents"/>
              <w:ind w:left="125"/>
              <w:jc w:val="center"/>
            </w:pPr>
            <w:r w:rsidRPr="00E93CB9">
              <w:rPr>
                <w:rFonts w:eastAsia="Times New Roman"/>
                <w:color w:val="000000"/>
              </w:rPr>
              <w:t>24 VDC</w:t>
            </w:r>
          </w:p>
        </w:tc>
      </w:tr>
      <w:tr w:rsidR="00A63722" w14:paraId="5D133CB8" w14:textId="77777777" w:rsidTr="006903C2">
        <w:tc>
          <w:tcPr>
            <w:tcW w:w="6300" w:type="dxa"/>
            <w:shd w:val="clear" w:color="auto" w:fill="auto"/>
            <w:vAlign w:val="center"/>
          </w:tcPr>
          <w:p w14:paraId="4246F9AA" w14:textId="4C472A78" w:rsidR="00A63722" w:rsidRDefault="00A63722" w:rsidP="00727952">
            <w:pPr>
              <w:pStyle w:val="TableContents"/>
            </w:pPr>
            <w:r>
              <w:t>Total Accumulator capacity (</w:t>
            </w:r>
            <w:proofErr w:type="spellStart"/>
            <w:r>
              <w:t>Wh</w:t>
            </w:r>
            <w:proofErr w:type="spellEnd"/>
            <w:r>
              <w:t>)</w:t>
            </w:r>
            <w:r>
              <w:rPr>
                <w:rStyle w:val="FootnoteReference"/>
              </w:rPr>
              <w:footnoteReference w:id="1"/>
            </w:r>
          </w:p>
        </w:tc>
        <w:tc>
          <w:tcPr>
            <w:tcW w:w="3240" w:type="dxa"/>
            <w:shd w:val="clear" w:color="auto" w:fill="auto"/>
          </w:tcPr>
          <w:p w14:paraId="37E4BC29" w14:textId="1EE3F1A1" w:rsidR="00A63722" w:rsidRDefault="00A63722" w:rsidP="00A63722">
            <w:pPr>
              <w:pStyle w:val="TableContents"/>
              <w:ind w:left="125"/>
              <w:jc w:val="center"/>
            </w:pPr>
            <w:r w:rsidRPr="00E93CB9">
              <w:rPr>
                <w:rFonts w:eastAsia="Times New Roman"/>
                <w:color w:val="000000"/>
              </w:rPr>
              <w:t>5.375 kWh</w:t>
            </w:r>
          </w:p>
        </w:tc>
      </w:tr>
      <w:tr w:rsidR="00A63722" w14:paraId="3A25FB5B" w14:textId="77777777" w:rsidTr="006903C2">
        <w:tc>
          <w:tcPr>
            <w:tcW w:w="6300" w:type="dxa"/>
            <w:shd w:val="clear" w:color="auto" w:fill="auto"/>
            <w:vAlign w:val="center"/>
          </w:tcPr>
          <w:p w14:paraId="460D5827" w14:textId="48B84AAB" w:rsidR="00A63722" w:rsidRDefault="00A63722" w:rsidP="00727952">
            <w:pPr>
              <w:pStyle w:val="TableContents"/>
            </w:pPr>
            <w:r>
              <w:t xml:space="preserve">Accumulator type (Lead-acid, Li-Ion, NiMH, </w:t>
            </w:r>
            <w:proofErr w:type="spellStart"/>
            <w:r>
              <w:t>Ultracap</w:t>
            </w:r>
            <w:proofErr w:type="spellEnd"/>
            <w:r>
              <w:t>..)</w:t>
            </w:r>
          </w:p>
        </w:tc>
        <w:tc>
          <w:tcPr>
            <w:tcW w:w="3240" w:type="dxa"/>
            <w:shd w:val="clear" w:color="auto" w:fill="auto"/>
          </w:tcPr>
          <w:p w14:paraId="08FBACEF" w14:textId="0BE01942" w:rsidR="00A63722" w:rsidRDefault="00A63722" w:rsidP="00A63722">
            <w:pPr>
              <w:pStyle w:val="TableContents"/>
              <w:ind w:left="125"/>
              <w:jc w:val="center"/>
            </w:pPr>
            <w:r w:rsidRPr="00E93CB9">
              <w:rPr>
                <w:rFonts w:eastAsia="Times New Roman"/>
                <w:color w:val="000000"/>
              </w:rPr>
              <w:t>LiFePO4</w:t>
            </w:r>
          </w:p>
        </w:tc>
      </w:tr>
      <w:tr w:rsidR="00A63722" w14:paraId="2AF1B7B9" w14:textId="77777777" w:rsidTr="006903C2">
        <w:tc>
          <w:tcPr>
            <w:tcW w:w="6300" w:type="dxa"/>
            <w:shd w:val="clear" w:color="auto" w:fill="auto"/>
            <w:vAlign w:val="center"/>
          </w:tcPr>
          <w:p w14:paraId="5E28A42E" w14:textId="3939CEE8" w:rsidR="00A63722" w:rsidRDefault="00A63722" w:rsidP="00727952">
            <w:pPr>
              <w:pStyle w:val="TableContents"/>
            </w:pPr>
            <w:r>
              <w:t>Number of electric motors, total</w:t>
            </w:r>
          </w:p>
        </w:tc>
        <w:tc>
          <w:tcPr>
            <w:tcW w:w="3240" w:type="dxa"/>
            <w:shd w:val="clear" w:color="auto" w:fill="auto"/>
          </w:tcPr>
          <w:p w14:paraId="582F558C" w14:textId="5BA66B49" w:rsidR="00A63722" w:rsidRDefault="00A63722" w:rsidP="00A63722">
            <w:pPr>
              <w:pStyle w:val="TableContents"/>
              <w:ind w:left="125"/>
              <w:jc w:val="center"/>
            </w:pPr>
            <w:r w:rsidRPr="00E93CB9">
              <w:rPr>
                <w:rFonts w:eastAsia="Times New Roman"/>
                <w:color w:val="000000"/>
              </w:rPr>
              <w:t>1</w:t>
            </w:r>
          </w:p>
        </w:tc>
      </w:tr>
      <w:tr w:rsidR="00A63722" w14:paraId="026F1593" w14:textId="77777777" w:rsidTr="006D673C">
        <w:tc>
          <w:tcPr>
            <w:tcW w:w="6300" w:type="dxa"/>
            <w:shd w:val="clear" w:color="auto" w:fill="auto"/>
            <w:vAlign w:val="center"/>
          </w:tcPr>
          <w:p w14:paraId="16220236" w14:textId="2258809D" w:rsidR="00A63722" w:rsidRDefault="00A63722" w:rsidP="00CE4183">
            <w:pPr>
              <w:pStyle w:val="TableContents"/>
            </w:pPr>
            <w:r>
              <w:t>Are wheel motors used?</w:t>
            </w:r>
          </w:p>
        </w:tc>
        <w:tc>
          <w:tcPr>
            <w:tcW w:w="3240" w:type="dxa"/>
            <w:shd w:val="clear" w:color="auto" w:fill="auto"/>
            <w:vAlign w:val="center"/>
          </w:tcPr>
          <w:p w14:paraId="31BB8877" w14:textId="4F8DA7A2" w:rsidR="00A63722" w:rsidRDefault="00BB1600" w:rsidP="00A63722">
            <w:pPr>
              <w:pStyle w:val="TableContents"/>
              <w:ind w:left="125"/>
              <w:jc w:val="center"/>
            </w:pPr>
            <w:sdt>
              <w:sdtPr>
                <w:rPr>
                  <w:sz w:val="24"/>
                </w:rPr>
                <w:id w:val="-1368218050"/>
              </w:sdtPr>
              <w:sdtEndPr/>
              <w:sdtContent>
                <w:r w:rsidR="00A63722">
                  <w:rPr>
                    <w:rFonts w:ascii="MS Gothic" w:eastAsia="MS Gothic" w:hAnsi="MS Gothic" w:hint="eastAsia"/>
                    <w:sz w:val="24"/>
                  </w:rPr>
                  <w:t>☐</w:t>
                </w:r>
              </w:sdtContent>
            </w:sdt>
            <w:r w:rsidR="00A63722">
              <w:rPr>
                <w:sz w:val="24"/>
              </w:rPr>
              <w:t xml:space="preserve">Yes / </w:t>
            </w:r>
            <w:sdt>
              <w:sdtPr>
                <w:rPr>
                  <w:sz w:val="24"/>
                </w:rPr>
                <w:id w:val="162673086"/>
              </w:sdtPr>
              <w:sdtEndPr/>
              <w:sdtContent>
                <w:r w:rsidR="00A63722">
                  <w:rPr>
                    <w:rFonts w:ascii="MS Gothic" w:eastAsia="MS Gothic" w:hAnsi="MS Gothic" w:hint="eastAsia"/>
                    <w:sz w:val="24"/>
                  </w:rPr>
                  <w:t>☒</w:t>
                </w:r>
              </w:sdtContent>
            </w:sdt>
            <w:r w:rsidR="00A63722">
              <w:rPr>
                <w:sz w:val="24"/>
              </w:rPr>
              <w:t xml:space="preserve"> No</w:t>
            </w:r>
          </w:p>
        </w:tc>
      </w:tr>
    </w:tbl>
    <w:p w14:paraId="7A9B61CB" w14:textId="77777777" w:rsidR="00C95CE5" w:rsidRDefault="00C95CE5" w:rsidP="00753253">
      <w:pPr>
        <w:pStyle w:val="Table"/>
      </w:pPr>
      <w:bookmarkStart w:id="22"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22"/>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7"/>
          <w:footerReference w:type="even" r:id="rId38"/>
          <w:headerReference w:type="first" r:id="rId39"/>
          <w:footerReference w:type="first" r:id="rId40"/>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23" w:name="_Toc442209097"/>
      <w:r>
        <w:lastRenderedPageBreak/>
        <w:t xml:space="preserve">Cables, Fusing </w:t>
      </w:r>
      <w:r w:rsidR="00D0591D">
        <w:t>&amp;</w:t>
      </w:r>
      <w:r>
        <w:t xml:space="preserve"> Grounding</w:t>
      </w:r>
      <w:bookmarkEnd w:id="23"/>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5393427D" w14:textId="73C36458" w:rsidR="00C1229B" w:rsidRPr="00451073" w:rsidRDefault="00251976" w:rsidP="00D35706">
            <w:pPr>
              <w:pStyle w:val="TableContents"/>
            </w:pPr>
            <w:r>
              <w:t>Greg Flynn</w:t>
            </w: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29ED867F" w:rsidR="00C1229B" w:rsidRPr="00451073" w:rsidRDefault="00251976" w:rsidP="00D35706">
            <w:pPr>
              <w:pStyle w:val="TableContents"/>
            </w:pPr>
            <w:r>
              <w:t>flynng@lafayette.edu</w:t>
            </w:r>
          </w:p>
        </w:tc>
      </w:tr>
    </w:tbl>
    <w:p w14:paraId="57DE53B4" w14:textId="77777777" w:rsidR="009B1B9B" w:rsidRDefault="009B1B9B" w:rsidP="00F36550">
      <w:pPr>
        <w:pStyle w:val="Heading2"/>
        <w:spacing w:after="0"/>
      </w:pPr>
      <w:bookmarkStart w:id="24" w:name="_Ref261212724"/>
      <w:bookmarkStart w:id="25" w:name="_Toc442209098"/>
      <w:bookmarkEnd w:id="24"/>
      <w:r>
        <w:t>Fusing &amp; Overcurrent Protection</w:t>
      </w:r>
      <w:bookmarkEnd w:id="25"/>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proofErr w:type="spellStart"/>
            <w:r w:rsidRPr="00E93CB9">
              <w:rPr>
                <w:rFonts w:eastAsia="Times New Roman"/>
                <w:color w:val="000000"/>
              </w:rPr>
              <w:t>PacMAN</w:t>
            </w:r>
            <w:proofErr w:type="spellEnd"/>
            <w:r w:rsidRPr="00E93CB9">
              <w:rPr>
                <w:rFonts w:eastAsia="Times New Roman"/>
                <w:color w:val="000000"/>
              </w:rPr>
              <w:t xml:space="preserve"> board; separates the incoming high voltage from the accumulator from the 5V in the high voltage section of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 xml:space="preserve">Accumulator container; one between positive input terminal of the first cell and </w:t>
            </w:r>
            <w:proofErr w:type="spellStart"/>
            <w:r w:rsidRPr="00E93CB9">
              <w:rPr>
                <w:rFonts w:eastAsia="Times New Roman"/>
                <w:color w:val="000000"/>
              </w:rPr>
              <w:t>PacMAN</w:t>
            </w:r>
            <w:proofErr w:type="spellEnd"/>
            <w:r w:rsidRPr="00E93CB9">
              <w:rPr>
                <w:rFonts w:eastAsia="Times New Roman"/>
                <w:color w:val="000000"/>
              </w:rPr>
              <w:t xml:space="preserve"> board.</w:t>
            </w:r>
            <w:r w:rsidR="006D252F">
              <w:rPr>
                <w:rFonts w:eastAsia="Times New Roman"/>
                <w:color w:val="000000"/>
              </w:rPr>
              <w:t xml:space="preserve"> </w:t>
            </w:r>
            <w:r w:rsidRPr="00E93CB9">
              <w:rPr>
                <w:rFonts w:eastAsia="Times New Roman"/>
                <w:color w:val="000000"/>
              </w:rPr>
              <w:t xml:space="preserve">One between the negative input terminal of the last cell and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proofErr w:type="spellStart"/>
            <w:r>
              <w:t>Qualtek</w:t>
            </w:r>
            <w:proofErr w:type="spellEnd"/>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r>
              <w:t>10A</w:t>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26"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26"/>
    </w:p>
    <w:p w14:paraId="53DF2CDD" w14:textId="77777777" w:rsidR="00777197" w:rsidRDefault="00777197" w:rsidP="00777197"/>
    <w:p w14:paraId="33C8F3C0" w14:textId="77777777" w:rsidR="007A263A" w:rsidRDefault="00777197" w:rsidP="00F36550">
      <w:pPr>
        <w:pStyle w:val="Heading2"/>
        <w:spacing w:after="0"/>
      </w:pPr>
      <w:bookmarkStart w:id="27" w:name="_Toc442209099"/>
      <w:r>
        <w:t>Component Fusing</w:t>
      </w:r>
      <w:bookmarkEnd w:id="27"/>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motor controller,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lastRenderedPageBreak/>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58D372A7" w14:textId="56A88321" w:rsidR="005F13CF" w:rsidRDefault="005F13CF" w:rsidP="005F13CF">
            <w:pPr>
              <w:keepNext/>
              <w:keepLines/>
            </w:pPr>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 xml:space="preserve">AMS - </w:t>
            </w:r>
            <w:proofErr w:type="spellStart"/>
            <w:r w:rsidRPr="00E93CB9">
              <w:rPr>
                <w:rFonts w:eastAsia="Times New Roman"/>
                <w:color w:val="000000"/>
              </w:rPr>
              <w:t>PacMAN</w:t>
            </w:r>
            <w:proofErr w:type="spellEnd"/>
            <w:r w:rsidRPr="00E93CB9">
              <w:rPr>
                <w:rFonts w:eastAsia="Times New Roman"/>
                <w:color w:val="000000"/>
              </w:rPr>
              <w:t xml:space="preserve">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accumulator container; two fuses from positive input terminal of the first cell and the negative input terminal of the last cell both to the </w:t>
            </w:r>
            <w:proofErr w:type="spellStart"/>
            <w:r w:rsidRPr="00E93CB9">
              <w:rPr>
                <w:rFonts w:eastAsia="Times New Roman"/>
                <w:color w:val="000000"/>
              </w:rPr>
              <w:t>PacMAN</w:t>
            </w:r>
            <w:proofErr w:type="spellEnd"/>
            <w:r w:rsidRPr="00E93CB9">
              <w:rPr>
                <w:rFonts w:eastAsia="Times New Roman"/>
                <w:color w:val="000000"/>
              </w:rPr>
              <w:t xml:space="preserve">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F7B27" w14:paraId="1C1E3C34" w14:textId="77777777" w:rsidTr="00FB67AF">
        <w:tc>
          <w:tcPr>
            <w:tcW w:w="1998" w:type="dxa"/>
            <w:shd w:val="clear" w:color="auto" w:fill="auto"/>
            <w:vAlign w:val="center"/>
          </w:tcPr>
          <w:p w14:paraId="48FF0084" w14:textId="3485DF66" w:rsidR="007F7B27" w:rsidRDefault="007F7B27" w:rsidP="005F13CF">
            <w:pPr>
              <w:keepNext/>
              <w:keepLines/>
            </w:pPr>
            <w:r>
              <w:t>Curtis 1238 Motor Controller KSI</w:t>
            </w:r>
          </w:p>
        </w:tc>
        <w:tc>
          <w:tcPr>
            <w:tcW w:w="1080" w:type="dxa"/>
          </w:tcPr>
          <w:p w14:paraId="79C3AE60" w14:textId="0ED80DEC" w:rsidR="007F7B27" w:rsidRDefault="007F7B27" w:rsidP="005F13CF">
            <w:pPr>
              <w:keepNext/>
              <w:keepLines/>
            </w:pPr>
            <w:r>
              <w:t>Internal to Motor Controller</w:t>
            </w:r>
          </w:p>
        </w:tc>
        <w:tc>
          <w:tcPr>
            <w:tcW w:w="1080" w:type="dxa"/>
            <w:shd w:val="clear" w:color="auto" w:fill="auto"/>
            <w:vAlign w:val="center"/>
          </w:tcPr>
          <w:p w14:paraId="6305A4B0" w14:textId="119ABD40" w:rsidR="007F7B27" w:rsidRDefault="007F7B27" w:rsidP="005F13CF">
            <w:pPr>
              <w:keepNext/>
              <w:keepLines/>
            </w:pPr>
            <w:r>
              <w:t>1.0A</w:t>
            </w:r>
          </w:p>
        </w:tc>
        <w:tc>
          <w:tcPr>
            <w:tcW w:w="1327" w:type="dxa"/>
            <w:shd w:val="clear" w:color="auto" w:fill="auto"/>
            <w:vAlign w:val="center"/>
          </w:tcPr>
          <w:p w14:paraId="6A8BF20A" w14:textId="785B01A9" w:rsidR="007F7B27" w:rsidRDefault="007F7B27" w:rsidP="005F13CF">
            <w:pPr>
              <w:keepNext/>
              <w:keepLines/>
            </w:pPr>
            <w:r>
              <w:t>1.0A</w:t>
            </w:r>
          </w:p>
        </w:tc>
        <w:tc>
          <w:tcPr>
            <w:tcW w:w="4343" w:type="dxa"/>
            <w:shd w:val="clear" w:color="auto" w:fill="auto"/>
            <w:vAlign w:val="center"/>
          </w:tcPr>
          <w:p w14:paraId="15D15E60" w14:textId="77777777" w:rsidR="007F7B27" w:rsidRDefault="007F7B27" w:rsidP="005F13CF">
            <w:pPr>
              <w:keepNext/>
              <w:keepLines/>
            </w:pPr>
          </w:p>
        </w:tc>
      </w:tr>
      <w:tr w:rsidR="007F7B27" w14:paraId="186B6C99" w14:textId="77777777" w:rsidTr="00FB67AF">
        <w:tc>
          <w:tcPr>
            <w:tcW w:w="1998" w:type="dxa"/>
            <w:shd w:val="clear" w:color="auto" w:fill="auto"/>
            <w:vAlign w:val="center"/>
          </w:tcPr>
          <w:p w14:paraId="4EF85AA0" w14:textId="565BA030" w:rsidR="007F7B27" w:rsidRDefault="007F7B27" w:rsidP="005F13CF">
            <w:pPr>
              <w:keepNext/>
              <w:keepLines/>
            </w:pPr>
            <w:r>
              <w:t>Curtis 1238 Motor Controller Coil Return</w:t>
            </w:r>
          </w:p>
        </w:tc>
        <w:tc>
          <w:tcPr>
            <w:tcW w:w="1080" w:type="dxa"/>
          </w:tcPr>
          <w:p w14:paraId="28B98DC2" w14:textId="141D2B94" w:rsidR="007F7B27" w:rsidRDefault="007F7B27" w:rsidP="005F13CF">
            <w:pPr>
              <w:keepNext/>
              <w:keepLines/>
            </w:pPr>
            <w:r>
              <w:t>Internal to Motor Controller</w:t>
            </w:r>
          </w:p>
        </w:tc>
        <w:tc>
          <w:tcPr>
            <w:tcW w:w="1080" w:type="dxa"/>
            <w:shd w:val="clear" w:color="auto" w:fill="auto"/>
            <w:vAlign w:val="center"/>
          </w:tcPr>
          <w:p w14:paraId="718018F3" w14:textId="3E1D93F3" w:rsidR="007F7B27" w:rsidRDefault="007F7B27" w:rsidP="005F13CF">
            <w:pPr>
              <w:keepNext/>
              <w:keepLines/>
            </w:pPr>
            <w:r>
              <w:t>12A</w:t>
            </w:r>
          </w:p>
        </w:tc>
        <w:tc>
          <w:tcPr>
            <w:tcW w:w="1327" w:type="dxa"/>
            <w:shd w:val="clear" w:color="auto" w:fill="auto"/>
            <w:vAlign w:val="center"/>
          </w:tcPr>
          <w:p w14:paraId="5A4A1B6F" w14:textId="0FC19A30" w:rsidR="007F7B27" w:rsidRDefault="007F7B27" w:rsidP="005F13CF">
            <w:pPr>
              <w:keepNext/>
              <w:keepLines/>
            </w:pPr>
            <w:r>
              <w:t>12A</w:t>
            </w:r>
          </w:p>
        </w:tc>
        <w:tc>
          <w:tcPr>
            <w:tcW w:w="4343" w:type="dxa"/>
            <w:shd w:val="clear" w:color="auto" w:fill="auto"/>
            <w:vAlign w:val="center"/>
          </w:tcPr>
          <w:p w14:paraId="680B6696" w14:textId="77777777" w:rsidR="007F7B27" w:rsidRDefault="007F7B27" w:rsidP="005F13CF">
            <w:pPr>
              <w:keepNext/>
              <w:keepLines/>
            </w:pPr>
          </w:p>
        </w:tc>
      </w:tr>
    </w:tbl>
    <w:p w14:paraId="6C31F6D5" w14:textId="77777777" w:rsidR="002D7782" w:rsidRDefault="000025CC" w:rsidP="00777197">
      <w:pPr>
        <w:pStyle w:val="Caption"/>
        <w:keepNext/>
        <w:keepLines/>
      </w:pPr>
      <w:bookmarkStart w:id="28"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28"/>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41"/>
          <w:footerReference w:type="even" r:id="rId42"/>
          <w:headerReference w:type="first" r:id="rId43"/>
          <w:footerReference w:type="first" r:id="rId44"/>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29" w:name="_Toc442209100"/>
      <w:r>
        <w:t>System Wire Tables</w:t>
      </w:r>
      <w:bookmarkEnd w:id="29"/>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m:oMath>
        <m:r>
          <w:rPr>
            <w:rFonts w:ascii="Cambria Math" w:eastAsia="Arial" w:hAnsi="Cambria Math"/>
          </w:rPr>
          <m:t>Fault Current= Vsource / (Rsource + Rwiring)</m:t>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7D2CCF" w:rsidRPr="00C124D2" w14:paraId="537AD186" w14:textId="77777777" w:rsidTr="00FB685C">
        <w:trPr>
          <w:trHeight w:val="548"/>
        </w:trPr>
        <w:tc>
          <w:tcPr>
            <w:tcW w:w="918" w:type="dxa"/>
            <w:shd w:val="clear" w:color="auto" w:fill="auto"/>
            <w:vAlign w:val="bottom"/>
          </w:tcPr>
          <w:p w14:paraId="615C012C" w14:textId="77777777" w:rsidR="007D2CCF" w:rsidRPr="00FB67AF" w:rsidRDefault="007D2CCF" w:rsidP="00FB685C">
            <w:pPr>
              <w:pStyle w:val="TableHeading"/>
              <w:rPr>
                <w:sz w:val="16"/>
              </w:rPr>
            </w:pPr>
            <w:r w:rsidRPr="00FB67AF">
              <w:rPr>
                <w:sz w:val="16"/>
              </w:rPr>
              <w:t>Mfg.</w:t>
            </w:r>
          </w:p>
        </w:tc>
        <w:tc>
          <w:tcPr>
            <w:tcW w:w="900" w:type="dxa"/>
            <w:shd w:val="clear" w:color="auto" w:fill="auto"/>
            <w:vAlign w:val="bottom"/>
          </w:tcPr>
          <w:p w14:paraId="21A5CE87" w14:textId="77777777" w:rsidR="007D2CCF" w:rsidRPr="00FB67AF" w:rsidRDefault="007D2CCF" w:rsidP="00FB685C">
            <w:pPr>
              <w:pStyle w:val="TableHeading"/>
              <w:rPr>
                <w:sz w:val="16"/>
              </w:rPr>
            </w:pPr>
            <w:r w:rsidRPr="00FB67AF">
              <w:rPr>
                <w:sz w:val="16"/>
              </w:rPr>
              <w:t>Part Number</w:t>
            </w:r>
          </w:p>
        </w:tc>
        <w:tc>
          <w:tcPr>
            <w:tcW w:w="810" w:type="dxa"/>
            <w:shd w:val="clear" w:color="auto" w:fill="auto"/>
            <w:vAlign w:val="bottom"/>
          </w:tcPr>
          <w:p w14:paraId="70F0C6D7" w14:textId="77777777" w:rsidR="007D2CCF" w:rsidRPr="00FB67AF" w:rsidRDefault="007D2CCF" w:rsidP="00FB685C">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60090FFA" w14:textId="77777777" w:rsidR="007D2CCF" w:rsidRPr="00FB67AF" w:rsidRDefault="007D2CCF" w:rsidP="00FB685C">
            <w:pPr>
              <w:pStyle w:val="TableHeading"/>
              <w:rPr>
                <w:sz w:val="16"/>
              </w:rPr>
            </w:pPr>
            <w:proofErr w:type="spellStart"/>
            <w:r w:rsidRPr="00FB67AF">
              <w:rPr>
                <w:sz w:val="16"/>
              </w:rPr>
              <w:t>Insul-ation</w:t>
            </w:r>
            <w:proofErr w:type="spellEnd"/>
            <w:r w:rsidRPr="00FB67AF">
              <w:rPr>
                <w:sz w:val="16"/>
              </w:rPr>
              <w:t xml:space="preserve"> Type</w:t>
            </w:r>
          </w:p>
        </w:tc>
        <w:tc>
          <w:tcPr>
            <w:tcW w:w="810" w:type="dxa"/>
            <w:shd w:val="clear" w:color="auto" w:fill="auto"/>
            <w:vAlign w:val="bottom"/>
          </w:tcPr>
          <w:p w14:paraId="56B6DCFC" w14:textId="77777777" w:rsidR="007D2CCF" w:rsidRPr="00FB67AF" w:rsidRDefault="007D2CCF" w:rsidP="00FB685C">
            <w:pPr>
              <w:pStyle w:val="TableHeading"/>
              <w:rPr>
                <w:sz w:val="16"/>
              </w:rPr>
            </w:pPr>
            <w:r>
              <w:rPr>
                <w:sz w:val="16"/>
              </w:rPr>
              <w:t>Volt</w:t>
            </w:r>
            <w:r w:rsidRPr="00FB67AF">
              <w:rPr>
                <w:sz w:val="16"/>
              </w:rPr>
              <w:t>age Rating</w:t>
            </w:r>
          </w:p>
        </w:tc>
        <w:tc>
          <w:tcPr>
            <w:tcW w:w="810" w:type="dxa"/>
            <w:shd w:val="clear" w:color="auto" w:fill="auto"/>
            <w:vAlign w:val="bottom"/>
          </w:tcPr>
          <w:p w14:paraId="4048905B" w14:textId="77777777" w:rsidR="007D2CCF" w:rsidRPr="00FB67AF" w:rsidRDefault="007D2CCF" w:rsidP="00FB685C">
            <w:pPr>
              <w:pStyle w:val="TableHeading"/>
              <w:rPr>
                <w:sz w:val="16"/>
              </w:rPr>
            </w:pPr>
            <w:r w:rsidRPr="00FB67AF">
              <w:rPr>
                <w:sz w:val="16"/>
              </w:rPr>
              <w:t>Temp. Rating C</w:t>
            </w:r>
          </w:p>
        </w:tc>
        <w:tc>
          <w:tcPr>
            <w:tcW w:w="990" w:type="dxa"/>
            <w:vAlign w:val="bottom"/>
          </w:tcPr>
          <w:p w14:paraId="3AD6C09C" w14:textId="77777777" w:rsidR="007D2CCF" w:rsidRPr="00FB67AF" w:rsidRDefault="007D2CCF" w:rsidP="00FB685C">
            <w:pPr>
              <w:pStyle w:val="TableHeading"/>
              <w:rPr>
                <w:sz w:val="16"/>
              </w:rPr>
            </w:pPr>
            <w:r w:rsidRPr="00FB67AF">
              <w:rPr>
                <w:sz w:val="16"/>
              </w:rPr>
              <w:t>Cable Capacity A</w:t>
            </w:r>
          </w:p>
        </w:tc>
        <w:tc>
          <w:tcPr>
            <w:tcW w:w="810" w:type="dxa"/>
            <w:vAlign w:val="bottom"/>
          </w:tcPr>
          <w:p w14:paraId="5BA7FA6F" w14:textId="77777777" w:rsidR="007D2CCF" w:rsidRPr="00FB67AF" w:rsidRDefault="007D2CCF" w:rsidP="00FB685C">
            <w:pPr>
              <w:pStyle w:val="TableHeading"/>
              <w:rPr>
                <w:sz w:val="16"/>
              </w:rPr>
            </w:pPr>
            <w:r w:rsidRPr="00FB67AF">
              <w:rPr>
                <w:sz w:val="16"/>
              </w:rPr>
              <w:t>Fuse Part #</w:t>
            </w:r>
          </w:p>
        </w:tc>
        <w:tc>
          <w:tcPr>
            <w:tcW w:w="900" w:type="dxa"/>
            <w:vAlign w:val="bottom"/>
          </w:tcPr>
          <w:p w14:paraId="563F6564" w14:textId="77777777" w:rsidR="007D2CCF" w:rsidRPr="00FB67AF" w:rsidRDefault="007D2CCF" w:rsidP="00FB685C">
            <w:pPr>
              <w:pStyle w:val="TableHeading"/>
              <w:rPr>
                <w:sz w:val="16"/>
              </w:rPr>
            </w:pPr>
            <w:r w:rsidRPr="00FB67AF">
              <w:rPr>
                <w:sz w:val="16"/>
              </w:rPr>
              <w:t>Fuse Cont.  A</w:t>
            </w:r>
          </w:p>
        </w:tc>
        <w:tc>
          <w:tcPr>
            <w:tcW w:w="1170" w:type="dxa"/>
            <w:vAlign w:val="bottom"/>
          </w:tcPr>
          <w:p w14:paraId="59218AD6" w14:textId="77777777" w:rsidR="007D2CCF" w:rsidRPr="00FB67AF" w:rsidRDefault="007D2CCF" w:rsidP="00FB685C">
            <w:pPr>
              <w:pStyle w:val="TableHeading"/>
              <w:rPr>
                <w:sz w:val="16"/>
              </w:rPr>
            </w:pPr>
            <w:r w:rsidRPr="00FB67AF">
              <w:rPr>
                <w:sz w:val="16"/>
              </w:rPr>
              <w:t xml:space="preserve">Fuse </w:t>
            </w:r>
            <w:proofErr w:type="spellStart"/>
            <w:r w:rsidRPr="00FB67AF">
              <w:rPr>
                <w:sz w:val="16"/>
              </w:rPr>
              <w:t>Interr-upting</w:t>
            </w:r>
            <w:proofErr w:type="spellEnd"/>
            <w:r w:rsidRPr="00FB67AF">
              <w:rPr>
                <w:sz w:val="16"/>
              </w:rPr>
              <w:t xml:space="preserve"> Rating </w:t>
            </w:r>
            <w:proofErr w:type="spellStart"/>
            <w:r w:rsidRPr="00FB67AF">
              <w:rPr>
                <w:sz w:val="16"/>
              </w:rPr>
              <w:t>Adc</w:t>
            </w:r>
            <w:proofErr w:type="spellEnd"/>
          </w:p>
        </w:tc>
        <w:tc>
          <w:tcPr>
            <w:tcW w:w="900" w:type="dxa"/>
            <w:vAlign w:val="bottom"/>
          </w:tcPr>
          <w:p w14:paraId="76D827F4" w14:textId="77777777" w:rsidR="007D2CCF" w:rsidRPr="00FB67AF" w:rsidRDefault="007D2CCF" w:rsidP="00FB685C">
            <w:pPr>
              <w:pStyle w:val="TableHeading"/>
              <w:rPr>
                <w:sz w:val="16"/>
              </w:rPr>
            </w:pPr>
            <w:r w:rsidRPr="00FB67AF">
              <w:rPr>
                <w:sz w:val="16"/>
              </w:rPr>
              <w:t>Avail. Fault Current A</w:t>
            </w:r>
          </w:p>
        </w:tc>
        <w:tc>
          <w:tcPr>
            <w:tcW w:w="3420" w:type="dxa"/>
            <w:vAlign w:val="bottom"/>
          </w:tcPr>
          <w:p w14:paraId="5D81B147" w14:textId="77777777" w:rsidR="007D2CCF" w:rsidRPr="00FB67AF" w:rsidRDefault="007D2CCF" w:rsidP="00FB685C">
            <w:pPr>
              <w:pStyle w:val="TableHeading"/>
              <w:rPr>
                <w:sz w:val="16"/>
              </w:rPr>
            </w:pPr>
            <w:r w:rsidRPr="00FB67AF">
              <w:rPr>
                <w:sz w:val="16"/>
              </w:rPr>
              <w:t>Where Used &amp; How fault current is calculated</w:t>
            </w:r>
          </w:p>
        </w:tc>
      </w:tr>
      <w:tr w:rsidR="007D2CCF" w14:paraId="1EB4A41E" w14:textId="77777777" w:rsidTr="00FB685C">
        <w:tc>
          <w:tcPr>
            <w:tcW w:w="918" w:type="dxa"/>
            <w:shd w:val="clear" w:color="auto" w:fill="auto"/>
          </w:tcPr>
          <w:p w14:paraId="29C4EEA1" w14:textId="77777777" w:rsidR="007D2CCF" w:rsidRDefault="007D2CCF" w:rsidP="00FB685C">
            <w:r w:rsidRPr="00E93CB9">
              <w:rPr>
                <w:rFonts w:eastAsia="Times New Roman"/>
                <w:color w:val="000000"/>
              </w:rPr>
              <w:t xml:space="preserve">CCI </w:t>
            </w:r>
          </w:p>
        </w:tc>
        <w:tc>
          <w:tcPr>
            <w:tcW w:w="900" w:type="dxa"/>
            <w:shd w:val="clear" w:color="auto" w:fill="auto"/>
          </w:tcPr>
          <w:p w14:paraId="03034E04" w14:textId="77777777" w:rsidR="007D2CCF" w:rsidRDefault="007D2CCF" w:rsidP="00FB685C">
            <w:r w:rsidRPr="00E93CB9">
              <w:rPr>
                <w:rFonts w:eastAsia="Times New Roman"/>
                <w:color w:val="000000"/>
              </w:rPr>
              <w:t>10416</w:t>
            </w:r>
          </w:p>
        </w:tc>
        <w:tc>
          <w:tcPr>
            <w:tcW w:w="810" w:type="dxa"/>
            <w:shd w:val="clear" w:color="auto" w:fill="auto"/>
          </w:tcPr>
          <w:p w14:paraId="30D4936C" w14:textId="77777777" w:rsidR="007D2CCF" w:rsidRDefault="007D2CCF" w:rsidP="00FB685C">
            <w:r w:rsidRPr="00E93CB9">
              <w:rPr>
                <w:rFonts w:eastAsia="Times New Roman"/>
                <w:color w:val="000000"/>
              </w:rPr>
              <w:t xml:space="preserve">00 </w:t>
            </w:r>
          </w:p>
        </w:tc>
        <w:tc>
          <w:tcPr>
            <w:tcW w:w="900" w:type="dxa"/>
            <w:shd w:val="clear" w:color="auto" w:fill="auto"/>
          </w:tcPr>
          <w:p w14:paraId="662850E7" w14:textId="77777777" w:rsidR="007D2CCF" w:rsidRDefault="007D2CCF" w:rsidP="00FB685C">
            <w:r w:rsidRPr="00E93CB9">
              <w:rPr>
                <w:rFonts w:eastAsia="Times New Roman"/>
                <w:color w:val="000000"/>
              </w:rPr>
              <w:t>EPDM</w:t>
            </w:r>
          </w:p>
        </w:tc>
        <w:tc>
          <w:tcPr>
            <w:tcW w:w="810" w:type="dxa"/>
            <w:shd w:val="clear" w:color="auto" w:fill="auto"/>
          </w:tcPr>
          <w:p w14:paraId="33B4A761" w14:textId="77777777" w:rsidR="007D2CCF" w:rsidRDefault="007D2CCF" w:rsidP="00FB685C">
            <w:r w:rsidRPr="00E93CB9">
              <w:rPr>
                <w:rFonts w:eastAsia="Times New Roman"/>
                <w:color w:val="000000"/>
              </w:rPr>
              <w:t>600 V</w:t>
            </w:r>
          </w:p>
        </w:tc>
        <w:tc>
          <w:tcPr>
            <w:tcW w:w="810" w:type="dxa"/>
            <w:shd w:val="clear" w:color="auto" w:fill="auto"/>
          </w:tcPr>
          <w:p w14:paraId="3485F893" w14:textId="77777777" w:rsidR="007D2CCF" w:rsidRDefault="007D2CCF" w:rsidP="00FB685C">
            <w:r w:rsidRPr="00E93CB9">
              <w:rPr>
                <w:rFonts w:eastAsia="Times New Roman"/>
                <w:color w:val="000000"/>
              </w:rPr>
              <w:t xml:space="preserve">-50 to 105 </w:t>
            </w:r>
          </w:p>
        </w:tc>
        <w:tc>
          <w:tcPr>
            <w:tcW w:w="990" w:type="dxa"/>
          </w:tcPr>
          <w:p w14:paraId="129DEC0F" w14:textId="77777777" w:rsidR="007D2CCF" w:rsidRDefault="007D2CCF" w:rsidP="00FB685C">
            <w:r w:rsidRPr="00E93CB9">
              <w:rPr>
                <w:rFonts w:eastAsia="Times New Roman"/>
                <w:color w:val="000000"/>
              </w:rPr>
              <w:t>400 A</w:t>
            </w:r>
          </w:p>
        </w:tc>
        <w:tc>
          <w:tcPr>
            <w:tcW w:w="810" w:type="dxa"/>
          </w:tcPr>
          <w:p w14:paraId="4F75A7F5"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6FB937CB" w14:textId="77777777" w:rsidR="007D2CCF" w:rsidRDefault="007D2CCF" w:rsidP="00FB685C">
            <w:r>
              <w:rPr>
                <w:rFonts w:eastAsia="Times New Roman"/>
                <w:color w:val="000000"/>
              </w:rPr>
              <w:t>200 A</w:t>
            </w:r>
          </w:p>
        </w:tc>
        <w:tc>
          <w:tcPr>
            <w:tcW w:w="1170" w:type="dxa"/>
          </w:tcPr>
          <w:p w14:paraId="2F9E6620" w14:textId="77777777" w:rsidR="007D2CCF" w:rsidRDefault="007D2CCF" w:rsidP="00FB685C">
            <w:r w:rsidRPr="00E93CB9">
              <w:rPr>
                <w:rFonts w:eastAsia="Times New Roman"/>
                <w:color w:val="000000"/>
              </w:rPr>
              <w:t>-</w:t>
            </w:r>
          </w:p>
        </w:tc>
        <w:tc>
          <w:tcPr>
            <w:tcW w:w="900" w:type="dxa"/>
          </w:tcPr>
          <w:p w14:paraId="6AC0AB5F" w14:textId="77777777" w:rsidR="007D2CCF" w:rsidRDefault="007D2CCF" w:rsidP="00FB685C">
            <w:r>
              <w:rPr>
                <w:rFonts w:eastAsia="Times New Roman"/>
                <w:color w:val="000000"/>
              </w:rPr>
              <w:t>200 A</w:t>
            </w:r>
          </w:p>
        </w:tc>
        <w:tc>
          <w:tcPr>
            <w:tcW w:w="3420" w:type="dxa"/>
          </w:tcPr>
          <w:p w14:paraId="7C7B3BDE" w14:textId="77777777" w:rsidR="007D2CCF" w:rsidRDefault="007D2CCF" w:rsidP="00FB685C">
            <w:r w:rsidRPr="00E93CB9">
              <w:rPr>
                <w:rFonts w:eastAsia="Times New Roman"/>
                <w:color w:val="000000"/>
              </w:rPr>
              <w:t>Input into container 1</w:t>
            </w:r>
          </w:p>
        </w:tc>
      </w:tr>
      <w:tr w:rsidR="007D2CCF" w14:paraId="369FBF30" w14:textId="77777777" w:rsidTr="00FB685C">
        <w:tc>
          <w:tcPr>
            <w:tcW w:w="918" w:type="dxa"/>
            <w:shd w:val="clear" w:color="auto" w:fill="auto"/>
          </w:tcPr>
          <w:p w14:paraId="1308DF1B" w14:textId="77777777" w:rsidR="007D2CCF" w:rsidRDefault="007D2CCF" w:rsidP="00FB685C">
            <w:r w:rsidRPr="00E93CB9">
              <w:rPr>
                <w:rFonts w:eastAsia="Times New Roman"/>
                <w:color w:val="000000"/>
              </w:rPr>
              <w:t xml:space="preserve">CCI </w:t>
            </w:r>
          </w:p>
        </w:tc>
        <w:tc>
          <w:tcPr>
            <w:tcW w:w="900" w:type="dxa"/>
            <w:shd w:val="clear" w:color="auto" w:fill="auto"/>
          </w:tcPr>
          <w:p w14:paraId="5663B7DE" w14:textId="77777777" w:rsidR="007D2CCF" w:rsidRDefault="007D2CCF" w:rsidP="00FB685C">
            <w:r w:rsidRPr="00E93CB9">
              <w:rPr>
                <w:rFonts w:eastAsia="Times New Roman"/>
                <w:color w:val="000000"/>
              </w:rPr>
              <w:t>10416</w:t>
            </w:r>
          </w:p>
        </w:tc>
        <w:tc>
          <w:tcPr>
            <w:tcW w:w="810" w:type="dxa"/>
            <w:shd w:val="clear" w:color="auto" w:fill="auto"/>
          </w:tcPr>
          <w:p w14:paraId="4A91AE2B" w14:textId="77777777" w:rsidR="007D2CCF" w:rsidRDefault="007D2CCF" w:rsidP="00FB685C">
            <w:r w:rsidRPr="00E93CB9">
              <w:rPr>
                <w:rFonts w:eastAsia="Times New Roman"/>
                <w:color w:val="000000"/>
              </w:rPr>
              <w:t xml:space="preserve">00 </w:t>
            </w:r>
          </w:p>
        </w:tc>
        <w:tc>
          <w:tcPr>
            <w:tcW w:w="900" w:type="dxa"/>
            <w:shd w:val="clear" w:color="auto" w:fill="auto"/>
          </w:tcPr>
          <w:p w14:paraId="51D37E63" w14:textId="77777777" w:rsidR="007D2CCF" w:rsidRDefault="007D2CCF" w:rsidP="00FB685C">
            <w:r w:rsidRPr="00E93CB9">
              <w:rPr>
                <w:rFonts w:eastAsia="Times New Roman"/>
                <w:color w:val="000000"/>
              </w:rPr>
              <w:t>EPDM</w:t>
            </w:r>
          </w:p>
        </w:tc>
        <w:tc>
          <w:tcPr>
            <w:tcW w:w="810" w:type="dxa"/>
            <w:shd w:val="clear" w:color="auto" w:fill="auto"/>
          </w:tcPr>
          <w:p w14:paraId="39A482D8" w14:textId="77777777" w:rsidR="007D2CCF" w:rsidRDefault="007D2CCF" w:rsidP="00FB685C">
            <w:r w:rsidRPr="00E93CB9">
              <w:rPr>
                <w:rFonts w:eastAsia="Times New Roman"/>
                <w:color w:val="000000"/>
              </w:rPr>
              <w:t>600 V</w:t>
            </w:r>
          </w:p>
        </w:tc>
        <w:tc>
          <w:tcPr>
            <w:tcW w:w="810" w:type="dxa"/>
            <w:shd w:val="clear" w:color="auto" w:fill="auto"/>
          </w:tcPr>
          <w:p w14:paraId="773C5B01" w14:textId="77777777" w:rsidR="007D2CCF" w:rsidRDefault="007D2CCF" w:rsidP="00FB685C">
            <w:r w:rsidRPr="00E93CB9">
              <w:rPr>
                <w:rFonts w:eastAsia="Times New Roman"/>
                <w:color w:val="000000"/>
              </w:rPr>
              <w:t xml:space="preserve">-50 to 105 </w:t>
            </w:r>
          </w:p>
        </w:tc>
        <w:tc>
          <w:tcPr>
            <w:tcW w:w="990" w:type="dxa"/>
          </w:tcPr>
          <w:p w14:paraId="617C1A97" w14:textId="77777777" w:rsidR="007D2CCF" w:rsidRDefault="007D2CCF" w:rsidP="00FB685C">
            <w:r w:rsidRPr="00E93CB9">
              <w:rPr>
                <w:rFonts w:eastAsia="Times New Roman"/>
                <w:color w:val="000000"/>
              </w:rPr>
              <w:t>400 A</w:t>
            </w:r>
          </w:p>
        </w:tc>
        <w:tc>
          <w:tcPr>
            <w:tcW w:w="810" w:type="dxa"/>
          </w:tcPr>
          <w:p w14:paraId="7114FBFA"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4D139FF4"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04EC307B" w14:textId="77777777" w:rsidR="007D2CCF" w:rsidRDefault="007D2CCF" w:rsidP="00FB685C">
            <w:r w:rsidRPr="00E93CB9">
              <w:rPr>
                <w:rFonts w:eastAsia="Times New Roman"/>
                <w:color w:val="000000"/>
              </w:rPr>
              <w:t>-</w:t>
            </w:r>
          </w:p>
        </w:tc>
        <w:tc>
          <w:tcPr>
            <w:tcW w:w="900" w:type="dxa"/>
          </w:tcPr>
          <w:p w14:paraId="740C942E"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219D9D14" w14:textId="77777777" w:rsidR="007D2CCF" w:rsidRDefault="007D2CCF" w:rsidP="00FB685C">
            <w:r w:rsidRPr="00E93CB9">
              <w:rPr>
                <w:rFonts w:eastAsia="Times New Roman"/>
                <w:color w:val="000000"/>
              </w:rPr>
              <w:t>Between containers 1 and 2</w:t>
            </w:r>
          </w:p>
        </w:tc>
      </w:tr>
      <w:tr w:rsidR="007D2CCF" w14:paraId="246A6627" w14:textId="77777777" w:rsidTr="00FB685C">
        <w:tc>
          <w:tcPr>
            <w:tcW w:w="918" w:type="dxa"/>
            <w:shd w:val="clear" w:color="auto" w:fill="auto"/>
          </w:tcPr>
          <w:p w14:paraId="297673BF" w14:textId="77777777" w:rsidR="007D2CCF" w:rsidRDefault="007D2CCF" w:rsidP="00FB685C">
            <w:r w:rsidRPr="00E93CB9">
              <w:rPr>
                <w:rFonts w:eastAsia="Times New Roman"/>
                <w:color w:val="000000"/>
              </w:rPr>
              <w:t xml:space="preserve">CCI </w:t>
            </w:r>
          </w:p>
        </w:tc>
        <w:tc>
          <w:tcPr>
            <w:tcW w:w="900" w:type="dxa"/>
            <w:shd w:val="clear" w:color="auto" w:fill="auto"/>
          </w:tcPr>
          <w:p w14:paraId="40434206" w14:textId="77777777" w:rsidR="007D2CCF" w:rsidRDefault="007D2CCF" w:rsidP="00FB685C">
            <w:r w:rsidRPr="00E93CB9">
              <w:rPr>
                <w:rFonts w:eastAsia="Times New Roman"/>
                <w:color w:val="000000"/>
              </w:rPr>
              <w:t>10416</w:t>
            </w:r>
          </w:p>
        </w:tc>
        <w:tc>
          <w:tcPr>
            <w:tcW w:w="810" w:type="dxa"/>
            <w:shd w:val="clear" w:color="auto" w:fill="auto"/>
          </w:tcPr>
          <w:p w14:paraId="6F48BFA3" w14:textId="77777777" w:rsidR="007D2CCF" w:rsidRDefault="007D2CCF" w:rsidP="00FB685C">
            <w:r w:rsidRPr="00E93CB9">
              <w:rPr>
                <w:rFonts w:eastAsia="Times New Roman"/>
                <w:color w:val="000000"/>
              </w:rPr>
              <w:t xml:space="preserve">00 </w:t>
            </w:r>
          </w:p>
        </w:tc>
        <w:tc>
          <w:tcPr>
            <w:tcW w:w="900" w:type="dxa"/>
            <w:shd w:val="clear" w:color="auto" w:fill="auto"/>
          </w:tcPr>
          <w:p w14:paraId="54ECB9CA" w14:textId="77777777" w:rsidR="007D2CCF" w:rsidRDefault="007D2CCF" w:rsidP="00FB685C">
            <w:r w:rsidRPr="00E93CB9">
              <w:rPr>
                <w:rFonts w:eastAsia="Times New Roman"/>
                <w:color w:val="000000"/>
              </w:rPr>
              <w:t>EPDM</w:t>
            </w:r>
          </w:p>
        </w:tc>
        <w:tc>
          <w:tcPr>
            <w:tcW w:w="810" w:type="dxa"/>
            <w:shd w:val="clear" w:color="auto" w:fill="auto"/>
          </w:tcPr>
          <w:p w14:paraId="18A051AD" w14:textId="77777777" w:rsidR="007D2CCF" w:rsidRDefault="007D2CCF" w:rsidP="00FB685C">
            <w:r w:rsidRPr="00E93CB9">
              <w:rPr>
                <w:rFonts w:eastAsia="Times New Roman"/>
                <w:color w:val="000000"/>
              </w:rPr>
              <w:t>600 V</w:t>
            </w:r>
          </w:p>
        </w:tc>
        <w:tc>
          <w:tcPr>
            <w:tcW w:w="810" w:type="dxa"/>
            <w:shd w:val="clear" w:color="auto" w:fill="auto"/>
          </w:tcPr>
          <w:p w14:paraId="596A24C6" w14:textId="77777777" w:rsidR="007D2CCF" w:rsidRDefault="007D2CCF" w:rsidP="00FB685C">
            <w:r w:rsidRPr="00E93CB9">
              <w:rPr>
                <w:rFonts w:eastAsia="Times New Roman"/>
                <w:color w:val="000000"/>
              </w:rPr>
              <w:t xml:space="preserve">-50 to 105 </w:t>
            </w:r>
          </w:p>
        </w:tc>
        <w:tc>
          <w:tcPr>
            <w:tcW w:w="990" w:type="dxa"/>
          </w:tcPr>
          <w:p w14:paraId="5811B258" w14:textId="77777777" w:rsidR="007D2CCF" w:rsidRDefault="007D2CCF" w:rsidP="00FB685C">
            <w:r w:rsidRPr="00E93CB9">
              <w:rPr>
                <w:rFonts w:eastAsia="Times New Roman"/>
                <w:color w:val="000000"/>
              </w:rPr>
              <w:t>400 A</w:t>
            </w:r>
          </w:p>
        </w:tc>
        <w:tc>
          <w:tcPr>
            <w:tcW w:w="810" w:type="dxa"/>
          </w:tcPr>
          <w:p w14:paraId="39F3C1D2"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575F65B0"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01CCE6F6" w14:textId="77777777" w:rsidR="007D2CCF" w:rsidRDefault="007D2CCF" w:rsidP="00FB685C">
            <w:r w:rsidRPr="00E93CB9">
              <w:rPr>
                <w:rFonts w:eastAsia="Times New Roman"/>
                <w:color w:val="000000"/>
              </w:rPr>
              <w:t>-</w:t>
            </w:r>
          </w:p>
        </w:tc>
        <w:tc>
          <w:tcPr>
            <w:tcW w:w="900" w:type="dxa"/>
          </w:tcPr>
          <w:p w14:paraId="2CC50C90"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1E7FB5B3" w14:textId="77777777" w:rsidR="007D2CCF" w:rsidRDefault="007D2CCF" w:rsidP="00FB685C">
            <w:r w:rsidRPr="00E93CB9">
              <w:rPr>
                <w:rFonts w:eastAsia="Times New Roman"/>
                <w:color w:val="000000"/>
              </w:rPr>
              <w:t> Between containers 2 and 3</w:t>
            </w:r>
          </w:p>
        </w:tc>
      </w:tr>
      <w:tr w:rsidR="007D2CCF" w14:paraId="0243086F" w14:textId="77777777" w:rsidTr="00FB685C">
        <w:tc>
          <w:tcPr>
            <w:tcW w:w="918" w:type="dxa"/>
            <w:shd w:val="clear" w:color="auto" w:fill="auto"/>
          </w:tcPr>
          <w:p w14:paraId="20DD9CA5" w14:textId="77777777" w:rsidR="007D2CCF" w:rsidRDefault="007D2CCF" w:rsidP="00FB685C">
            <w:r w:rsidRPr="00E93CB9">
              <w:rPr>
                <w:rFonts w:eastAsia="Times New Roman"/>
                <w:color w:val="000000"/>
              </w:rPr>
              <w:t xml:space="preserve">CCI </w:t>
            </w:r>
          </w:p>
        </w:tc>
        <w:tc>
          <w:tcPr>
            <w:tcW w:w="900" w:type="dxa"/>
            <w:shd w:val="clear" w:color="auto" w:fill="auto"/>
          </w:tcPr>
          <w:p w14:paraId="70CF1B70" w14:textId="77777777" w:rsidR="007D2CCF" w:rsidRDefault="007D2CCF" w:rsidP="00FB685C">
            <w:r w:rsidRPr="00E93CB9">
              <w:rPr>
                <w:rFonts w:eastAsia="Times New Roman"/>
                <w:color w:val="000000"/>
              </w:rPr>
              <w:t>10416</w:t>
            </w:r>
          </w:p>
        </w:tc>
        <w:tc>
          <w:tcPr>
            <w:tcW w:w="810" w:type="dxa"/>
            <w:shd w:val="clear" w:color="auto" w:fill="auto"/>
          </w:tcPr>
          <w:p w14:paraId="545C8C0D" w14:textId="77777777" w:rsidR="007D2CCF" w:rsidRDefault="007D2CCF" w:rsidP="00FB685C">
            <w:r w:rsidRPr="00E93CB9">
              <w:rPr>
                <w:rFonts w:eastAsia="Times New Roman"/>
                <w:color w:val="000000"/>
              </w:rPr>
              <w:t xml:space="preserve">00 </w:t>
            </w:r>
          </w:p>
        </w:tc>
        <w:tc>
          <w:tcPr>
            <w:tcW w:w="900" w:type="dxa"/>
            <w:shd w:val="clear" w:color="auto" w:fill="auto"/>
          </w:tcPr>
          <w:p w14:paraId="7D75AC01" w14:textId="77777777" w:rsidR="007D2CCF" w:rsidRDefault="007D2CCF" w:rsidP="00FB685C">
            <w:r w:rsidRPr="00E93CB9">
              <w:rPr>
                <w:rFonts w:eastAsia="Times New Roman"/>
                <w:color w:val="000000"/>
              </w:rPr>
              <w:t>EPDM</w:t>
            </w:r>
          </w:p>
        </w:tc>
        <w:tc>
          <w:tcPr>
            <w:tcW w:w="810" w:type="dxa"/>
            <w:shd w:val="clear" w:color="auto" w:fill="auto"/>
          </w:tcPr>
          <w:p w14:paraId="2654A80A" w14:textId="77777777" w:rsidR="007D2CCF" w:rsidRDefault="007D2CCF" w:rsidP="00FB685C">
            <w:r w:rsidRPr="00E93CB9">
              <w:rPr>
                <w:rFonts w:eastAsia="Times New Roman"/>
                <w:color w:val="000000"/>
              </w:rPr>
              <w:t>600 V</w:t>
            </w:r>
          </w:p>
        </w:tc>
        <w:tc>
          <w:tcPr>
            <w:tcW w:w="810" w:type="dxa"/>
            <w:shd w:val="clear" w:color="auto" w:fill="auto"/>
          </w:tcPr>
          <w:p w14:paraId="18BF3CE9" w14:textId="77777777" w:rsidR="007D2CCF" w:rsidRDefault="007D2CCF" w:rsidP="00FB685C">
            <w:r w:rsidRPr="00E93CB9">
              <w:rPr>
                <w:rFonts w:eastAsia="Times New Roman"/>
                <w:color w:val="000000"/>
              </w:rPr>
              <w:t xml:space="preserve">-50 to 105 </w:t>
            </w:r>
          </w:p>
        </w:tc>
        <w:tc>
          <w:tcPr>
            <w:tcW w:w="990" w:type="dxa"/>
          </w:tcPr>
          <w:p w14:paraId="7B906FBD" w14:textId="77777777" w:rsidR="007D2CCF" w:rsidRDefault="007D2CCF" w:rsidP="00FB685C">
            <w:r w:rsidRPr="00E93CB9">
              <w:rPr>
                <w:rFonts w:eastAsia="Times New Roman"/>
                <w:color w:val="000000"/>
              </w:rPr>
              <w:t>400 A</w:t>
            </w:r>
          </w:p>
        </w:tc>
        <w:tc>
          <w:tcPr>
            <w:tcW w:w="810" w:type="dxa"/>
          </w:tcPr>
          <w:p w14:paraId="6F1B8F3B"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0F52C817"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75D2E55B" w14:textId="77777777" w:rsidR="007D2CCF" w:rsidRDefault="007D2CCF" w:rsidP="00FB685C">
            <w:r w:rsidRPr="00E93CB9">
              <w:rPr>
                <w:rFonts w:eastAsia="Times New Roman"/>
                <w:color w:val="000000"/>
              </w:rPr>
              <w:t>-</w:t>
            </w:r>
          </w:p>
        </w:tc>
        <w:tc>
          <w:tcPr>
            <w:tcW w:w="900" w:type="dxa"/>
          </w:tcPr>
          <w:p w14:paraId="36B5CD71"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77974BC7" w14:textId="77777777" w:rsidR="007D2CCF" w:rsidRDefault="007D2CCF" w:rsidP="00FB685C">
            <w:r w:rsidRPr="00E93CB9">
              <w:rPr>
                <w:rFonts w:eastAsia="Times New Roman"/>
                <w:color w:val="000000"/>
              </w:rPr>
              <w:t> Between containers 2 and 3</w:t>
            </w:r>
          </w:p>
        </w:tc>
      </w:tr>
      <w:tr w:rsidR="007D2CCF" w14:paraId="245BC3A1" w14:textId="77777777" w:rsidTr="00FB685C">
        <w:tc>
          <w:tcPr>
            <w:tcW w:w="918" w:type="dxa"/>
            <w:shd w:val="clear" w:color="auto" w:fill="auto"/>
          </w:tcPr>
          <w:p w14:paraId="60A7369B" w14:textId="77777777" w:rsidR="007D2CCF" w:rsidRDefault="007D2CCF" w:rsidP="00FB685C">
            <w:r w:rsidRPr="00E93CB9">
              <w:rPr>
                <w:rFonts w:eastAsia="Times New Roman"/>
                <w:color w:val="000000"/>
              </w:rPr>
              <w:t xml:space="preserve">CCI </w:t>
            </w:r>
          </w:p>
        </w:tc>
        <w:tc>
          <w:tcPr>
            <w:tcW w:w="900" w:type="dxa"/>
            <w:shd w:val="clear" w:color="auto" w:fill="auto"/>
          </w:tcPr>
          <w:p w14:paraId="09E6BF91" w14:textId="77777777" w:rsidR="007D2CCF" w:rsidRDefault="007D2CCF" w:rsidP="00FB685C">
            <w:r w:rsidRPr="00E93CB9">
              <w:rPr>
                <w:rFonts w:eastAsia="Times New Roman"/>
                <w:color w:val="000000"/>
              </w:rPr>
              <w:t>10416</w:t>
            </w:r>
          </w:p>
        </w:tc>
        <w:tc>
          <w:tcPr>
            <w:tcW w:w="810" w:type="dxa"/>
            <w:shd w:val="clear" w:color="auto" w:fill="auto"/>
          </w:tcPr>
          <w:p w14:paraId="744FCD54" w14:textId="77777777" w:rsidR="007D2CCF" w:rsidRDefault="007D2CCF" w:rsidP="00FB685C">
            <w:r w:rsidRPr="00E93CB9">
              <w:rPr>
                <w:rFonts w:eastAsia="Times New Roman"/>
                <w:color w:val="000000"/>
              </w:rPr>
              <w:t xml:space="preserve">00 </w:t>
            </w:r>
          </w:p>
        </w:tc>
        <w:tc>
          <w:tcPr>
            <w:tcW w:w="900" w:type="dxa"/>
            <w:shd w:val="clear" w:color="auto" w:fill="auto"/>
          </w:tcPr>
          <w:p w14:paraId="3484FD70" w14:textId="77777777" w:rsidR="007D2CCF" w:rsidRDefault="007D2CCF" w:rsidP="00FB685C">
            <w:r w:rsidRPr="00E93CB9">
              <w:rPr>
                <w:rFonts w:eastAsia="Times New Roman"/>
                <w:color w:val="000000"/>
              </w:rPr>
              <w:t>EPDM</w:t>
            </w:r>
          </w:p>
        </w:tc>
        <w:tc>
          <w:tcPr>
            <w:tcW w:w="810" w:type="dxa"/>
            <w:shd w:val="clear" w:color="auto" w:fill="auto"/>
          </w:tcPr>
          <w:p w14:paraId="6CFB7725" w14:textId="77777777" w:rsidR="007D2CCF" w:rsidRDefault="007D2CCF" w:rsidP="00FB685C">
            <w:r w:rsidRPr="00E93CB9">
              <w:rPr>
                <w:rFonts w:eastAsia="Times New Roman"/>
                <w:color w:val="000000"/>
              </w:rPr>
              <w:t>600 V</w:t>
            </w:r>
          </w:p>
        </w:tc>
        <w:tc>
          <w:tcPr>
            <w:tcW w:w="810" w:type="dxa"/>
            <w:shd w:val="clear" w:color="auto" w:fill="auto"/>
          </w:tcPr>
          <w:p w14:paraId="0616AEE5" w14:textId="77777777" w:rsidR="007D2CCF" w:rsidRDefault="007D2CCF" w:rsidP="00FB685C">
            <w:r w:rsidRPr="00E93CB9">
              <w:rPr>
                <w:rFonts w:eastAsia="Times New Roman"/>
                <w:color w:val="000000"/>
              </w:rPr>
              <w:t xml:space="preserve">-50 to 105 </w:t>
            </w:r>
          </w:p>
        </w:tc>
        <w:tc>
          <w:tcPr>
            <w:tcW w:w="990" w:type="dxa"/>
          </w:tcPr>
          <w:p w14:paraId="2F4042C3" w14:textId="77777777" w:rsidR="007D2CCF" w:rsidRDefault="007D2CCF" w:rsidP="00FB685C">
            <w:r w:rsidRPr="00E93CB9">
              <w:rPr>
                <w:rFonts w:eastAsia="Times New Roman"/>
                <w:color w:val="000000"/>
              </w:rPr>
              <w:t>400 A</w:t>
            </w:r>
          </w:p>
        </w:tc>
        <w:tc>
          <w:tcPr>
            <w:tcW w:w="810" w:type="dxa"/>
          </w:tcPr>
          <w:p w14:paraId="4F4DF5D3"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7CDC8853"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3366CED7" w14:textId="77777777" w:rsidR="007D2CCF" w:rsidRDefault="007D2CCF" w:rsidP="00FB685C">
            <w:r w:rsidRPr="00E93CB9">
              <w:rPr>
                <w:rFonts w:eastAsia="Times New Roman"/>
                <w:color w:val="000000"/>
              </w:rPr>
              <w:t>-</w:t>
            </w:r>
          </w:p>
        </w:tc>
        <w:tc>
          <w:tcPr>
            <w:tcW w:w="900" w:type="dxa"/>
          </w:tcPr>
          <w:p w14:paraId="0A19DD29"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1D461336" w14:textId="77777777" w:rsidR="007D2CCF" w:rsidRDefault="007D2CCF" w:rsidP="00FB685C">
            <w:r w:rsidRPr="00E93CB9">
              <w:rPr>
                <w:rFonts w:eastAsia="Times New Roman"/>
                <w:color w:val="000000"/>
              </w:rPr>
              <w:t> Between containers 3 and 4</w:t>
            </w:r>
          </w:p>
        </w:tc>
      </w:tr>
      <w:tr w:rsidR="007D2CCF" w14:paraId="0B6D4FE3" w14:textId="77777777" w:rsidTr="00FB685C">
        <w:tc>
          <w:tcPr>
            <w:tcW w:w="918" w:type="dxa"/>
            <w:shd w:val="clear" w:color="auto" w:fill="auto"/>
          </w:tcPr>
          <w:p w14:paraId="6F6CB620" w14:textId="77777777" w:rsidR="007D2CCF" w:rsidRDefault="007D2CCF" w:rsidP="00FB685C">
            <w:r w:rsidRPr="00E93CB9">
              <w:rPr>
                <w:rFonts w:eastAsia="Times New Roman"/>
                <w:color w:val="000000"/>
              </w:rPr>
              <w:t xml:space="preserve">CCI </w:t>
            </w:r>
          </w:p>
        </w:tc>
        <w:tc>
          <w:tcPr>
            <w:tcW w:w="900" w:type="dxa"/>
            <w:shd w:val="clear" w:color="auto" w:fill="auto"/>
          </w:tcPr>
          <w:p w14:paraId="3893E422" w14:textId="77777777" w:rsidR="007D2CCF" w:rsidRDefault="007D2CCF" w:rsidP="00FB685C">
            <w:r w:rsidRPr="00E93CB9">
              <w:rPr>
                <w:rFonts w:eastAsia="Times New Roman"/>
                <w:color w:val="000000"/>
              </w:rPr>
              <w:t>10416</w:t>
            </w:r>
          </w:p>
        </w:tc>
        <w:tc>
          <w:tcPr>
            <w:tcW w:w="810" w:type="dxa"/>
            <w:shd w:val="clear" w:color="auto" w:fill="auto"/>
          </w:tcPr>
          <w:p w14:paraId="1CA3C598" w14:textId="77777777" w:rsidR="007D2CCF" w:rsidRDefault="007D2CCF" w:rsidP="00FB685C">
            <w:r w:rsidRPr="00E93CB9">
              <w:rPr>
                <w:rFonts w:eastAsia="Times New Roman"/>
                <w:color w:val="000000"/>
              </w:rPr>
              <w:t xml:space="preserve">00 </w:t>
            </w:r>
          </w:p>
        </w:tc>
        <w:tc>
          <w:tcPr>
            <w:tcW w:w="900" w:type="dxa"/>
            <w:shd w:val="clear" w:color="auto" w:fill="auto"/>
          </w:tcPr>
          <w:p w14:paraId="51E01882" w14:textId="77777777" w:rsidR="007D2CCF" w:rsidRDefault="007D2CCF" w:rsidP="00FB685C">
            <w:r w:rsidRPr="00E93CB9">
              <w:rPr>
                <w:rFonts w:eastAsia="Times New Roman"/>
                <w:color w:val="000000"/>
              </w:rPr>
              <w:t>EPDM</w:t>
            </w:r>
          </w:p>
        </w:tc>
        <w:tc>
          <w:tcPr>
            <w:tcW w:w="810" w:type="dxa"/>
            <w:shd w:val="clear" w:color="auto" w:fill="auto"/>
          </w:tcPr>
          <w:p w14:paraId="1D190739" w14:textId="77777777" w:rsidR="007D2CCF" w:rsidRDefault="007D2CCF" w:rsidP="00FB685C">
            <w:r w:rsidRPr="00E93CB9">
              <w:rPr>
                <w:rFonts w:eastAsia="Times New Roman"/>
                <w:color w:val="000000"/>
              </w:rPr>
              <w:t>600 V</w:t>
            </w:r>
          </w:p>
        </w:tc>
        <w:tc>
          <w:tcPr>
            <w:tcW w:w="810" w:type="dxa"/>
            <w:shd w:val="clear" w:color="auto" w:fill="auto"/>
          </w:tcPr>
          <w:p w14:paraId="6436E0EF" w14:textId="77777777" w:rsidR="007D2CCF" w:rsidRDefault="007D2CCF" w:rsidP="00FB685C">
            <w:r w:rsidRPr="00E93CB9">
              <w:rPr>
                <w:rFonts w:eastAsia="Times New Roman"/>
                <w:color w:val="000000"/>
              </w:rPr>
              <w:t xml:space="preserve">-50 to 105 </w:t>
            </w:r>
          </w:p>
        </w:tc>
        <w:tc>
          <w:tcPr>
            <w:tcW w:w="990" w:type="dxa"/>
          </w:tcPr>
          <w:p w14:paraId="286018C0" w14:textId="77777777" w:rsidR="007D2CCF" w:rsidRDefault="007D2CCF" w:rsidP="00FB685C">
            <w:r w:rsidRPr="00E93CB9">
              <w:rPr>
                <w:rFonts w:eastAsia="Times New Roman"/>
                <w:color w:val="000000"/>
              </w:rPr>
              <w:t>400 A</w:t>
            </w:r>
          </w:p>
        </w:tc>
        <w:tc>
          <w:tcPr>
            <w:tcW w:w="810" w:type="dxa"/>
          </w:tcPr>
          <w:p w14:paraId="09A2551F" w14:textId="77777777" w:rsidR="007D2CCF" w:rsidRDefault="007D2CCF" w:rsidP="00FB685C">
            <w:r w:rsidRPr="00E93CB9">
              <w:rPr>
                <w:rFonts w:eastAsia="Times New Roman"/>
                <w:color w:val="000000"/>
              </w:rPr>
              <w:t>32031T</w:t>
            </w:r>
            <w:r w:rsidRPr="00E93CB9" w:rsidDel="00790B1E">
              <w:rPr>
                <w:rFonts w:eastAsia="Times New Roman"/>
                <w:color w:val="000000"/>
              </w:rPr>
              <w:t xml:space="preserve"> </w:t>
            </w:r>
          </w:p>
        </w:tc>
        <w:tc>
          <w:tcPr>
            <w:tcW w:w="900" w:type="dxa"/>
          </w:tcPr>
          <w:p w14:paraId="33A831CC"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1170" w:type="dxa"/>
          </w:tcPr>
          <w:p w14:paraId="568B270A" w14:textId="77777777" w:rsidR="007D2CCF" w:rsidRDefault="007D2CCF" w:rsidP="00FB685C">
            <w:r w:rsidRPr="00E93CB9">
              <w:rPr>
                <w:rFonts w:eastAsia="Times New Roman"/>
                <w:color w:val="000000"/>
              </w:rPr>
              <w:t>-</w:t>
            </w:r>
          </w:p>
        </w:tc>
        <w:tc>
          <w:tcPr>
            <w:tcW w:w="900" w:type="dxa"/>
          </w:tcPr>
          <w:p w14:paraId="336592DC" w14:textId="77777777" w:rsidR="007D2CCF" w:rsidRDefault="007D2CCF" w:rsidP="00FB685C">
            <w:r>
              <w:rPr>
                <w:rFonts w:eastAsia="Times New Roman"/>
                <w:color w:val="000000"/>
              </w:rPr>
              <w:t>200 A</w:t>
            </w:r>
            <w:r w:rsidRPr="00E93CB9" w:rsidDel="00790B1E">
              <w:rPr>
                <w:rFonts w:eastAsia="Times New Roman"/>
                <w:color w:val="000000"/>
              </w:rPr>
              <w:t xml:space="preserve"> </w:t>
            </w:r>
          </w:p>
        </w:tc>
        <w:tc>
          <w:tcPr>
            <w:tcW w:w="3420" w:type="dxa"/>
          </w:tcPr>
          <w:p w14:paraId="5ABFCECC" w14:textId="77777777" w:rsidR="007D2CCF" w:rsidRDefault="007D2CCF" w:rsidP="00FB685C">
            <w:r w:rsidRPr="00E93CB9">
              <w:rPr>
                <w:rFonts w:eastAsia="Times New Roman"/>
                <w:color w:val="000000"/>
              </w:rPr>
              <w:t> Between containers 4 and output</w:t>
            </w:r>
          </w:p>
        </w:tc>
      </w:tr>
      <w:tr w:rsidR="007D2CCF" w14:paraId="1C3EF086" w14:textId="77777777" w:rsidTr="00FB685C">
        <w:tc>
          <w:tcPr>
            <w:tcW w:w="918" w:type="dxa"/>
            <w:shd w:val="clear" w:color="auto" w:fill="auto"/>
          </w:tcPr>
          <w:p w14:paraId="7B9E80E4" w14:textId="77777777" w:rsidR="007D2CCF" w:rsidRPr="00E93CB9" w:rsidRDefault="007D2CCF" w:rsidP="00FB685C">
            <w:pPr>
              <w:rPr>
                <w:rFonts w:eastAsia="Times New Roman"/>
                <w:color w:val="000000"/>
              </w:rPr>
            </w:pPr>
            <w:r w:rsidRPr="00E93CB9">
              <w:rPr>
                <w:rFonts w:eastAsia="Times New Roman"/>
                <w:color w:val="000000"/>
              </w:rPr>
              <w:t xml:space="preserve">CCI </w:t>
            </w:r>
          </w:p>
        </w:tc>
        <w:tc>
          <w:tcPr>
            <w:tcW w:w="900" w:type="dxa"/>
            <w:shd w:val="clear" w:color="auto" w:fill="auto"/>
          </w:tcPr>
          <w:p w14:paraId="0AC3AB55" w14:textId="77777777" w:rsidR="007D2CCF" w:rsidRPr="00E93CB9" w:rsidRDefault="007D2CCF" w:rsidP="00FB685C">
            <w:pPr>
              <w:rPr>
                <w:rFonts w:eastAsia="Times New Roman"/>
                <w:color w:val="000000"/>
              </w:rPr>
            </w:pPr>
            <w:r w:rsidRPr="00E93CB9">
              <w:rPr>
                <w:rFonts w:eastAsia="Times New Roman"/>
                <w:color w:val="000000"/>
              </w:rPr>
              <w:t>10416</w:t>
            </w:r>
          </w:p>
        </w:tc>
        <w:tc>
          <w:tcPr>
            <w:tcW w:w="810" w:type="dxa"/>
            <w:shd w:val="clear" w:color="auto" w:fill="auto"/>
          </w:tcPr>
          <w:p w14:paraId="0F90A324" w14:textId="77777777" w:rsidR="007D2CCF" w:rsidRPr="00E93CB9" w:rsidRDefault="007D2CCF" w:rsidP="00FB685C">
            <w:pPr>
              <w:rPr>
                <w:rFonts w:eastAsia="Times New Roman"/>
                <w:color w:val="000000"/>
              </w:rPr>
            </w:pPr>
            <w:r w:rsidRPr="00E93CB9">
              <w:rPr>
                <w:rFonts w:eastAsia="Times New Roman"/>
                <w:color w:val="000000"/>
              </w:rPr>
              <w:t xml:space="preserve">00 </w:t>
            </w:r>
          </w:p>
        </w:tc>
        <w:tc>
          <w:tcPr>
            <w:tcW w:w="900" w:type="dxa"/>
            <w:shd w:val="clear" w:color="auto" w:fill="auto"/>
          </w:tcPr>
          <w:p w14:paraId="3ACF4597" w14:textId="77777777" w:rsidR="007D2CCF" w:rsidRPr="00E93CB9" w:rsidRDefault="007D2CCF" w:rsidP="00FB685C">
            <w:pPr>
              <w:rPr>
                <w:rFonts w:eastAsia="Times New Roman"/>
                <w:color w:val="000000"/>
              </w:rPr>
            </w:pPr>
            <w:r w:rsidRPr="00E93CB9">
              <w:rPr>
                <w:rFonts w:eastAsia="Times New Roman"/>
                <w:color w:val="000000"/>
              </w:rPr>
              <w:t>EPDM</w:t>
            </w:r>
          </w:p>
        </w:tc>
        <w:tc>
          <w:tcPr>
            <w:tcW w:w="810" w:type="dxa"/>
            <w:shd w:val="clear" w:color="auto" w:fill="auto"/>
          </w:tcPr>
          <w:p w14:paraId="3CAD7D75" w14:textId="77777777" w:rsidR="007D2CCF" w:rsidRPr="00E93CB9" w:rsidRDefault="007D2CCF" w:rsidP="00FB685C">
            <w:pPr>
              <w:rPr>
                <w:rFonts w:eastAsia="Times New Roman"/>
                <w:color w:val="000000"/>
              </w:rPr>
            </w:pPr>
            <w:r w:rsidRPr="00E93CB9">
              <w:rPr>
                <w:rFonts w:eastAsia="Times New Roman"/>
                <w:color w:val="000000"/>
              </w:rPr>
              <w:t>600 V</w:t>
            </w:r>
          </w:p>
        </w:tc>
        <w:tc>
          <w:tcPr>
            <w:tcW w:w="810" w:type="dxa"/>
            <w:shd w:val="clear" w:color="auto" w:fill="auto"/>
          </w:tcPr>
          <w:p w14:paraId="66B2D5E8" w14:textId="77777777" w:rsidR="007D2CCF" w:rsidRPr="00E93CB9" w:rsidRDefault="007D2CCF" w:rsidP="00FB685C">
            <w:pPr>
              <w:rPr>
                <w:rFonts w:eastAsia="Times New Roman"/>
                <w:color w:val="000000"/>
              </w:rPr>
            </w:pPr>
            <w:r w:rsidRPr="00E93CB9">
              <w:rPr>
                <w:rFonts w:eastAsia="Times New Roman"/>
                <w:color w:val="000000"/>
              </w:rPr>
              <w:t xml:space="preserve">-50 to 105 </w:t>
            </w:r>
          </w:p>
        </w:tc>
        <w:tc>
          <w:tcPr>
            <w:tcW w:w="990" w:type="dxa"/>
          </w:tcPr>
          <w:p w14:paraId="75C50E67" w14:textId="77777777" w:rsidR="007D2CCF" w:rsidRPr="00E93CB9" w:rsidRDefault="007D2CCF" w:rsidP="00FB685C">
            <w:pPr>
              <w:rPr>
                <w:rFonts w:eastAsia="Times New Roman"/>
                <w:color w:val="000000"/>
              </w:rPr>
            </w:pPr>
            <w:r w:rsidRPr="00E93CB9">
              <w:rPr>
                <w:rFonts w:eastAsia="Times New Roman"/>
                <w:color w:val="000000"/>
              </w:rPr>
              <w:t>400 A</w:t>
            </w:r>
          </w:p>
        </w:tc>
        <w:tc>
          <w:tcPr>
            <w:tcW w:w="810" w:type="dxa"/>
          </w:tcPr>
          <w:p w14:paraId="23C67F8E" w14:textId="77777777" w:rsidR="007D2CCF" w:rsidRPr="00E93CB9" w:rsidRDefault="007D2CCF" w:rsidP="00FB685C">
            <w:pPr>
              <w:rPr>
                <w:rFonts w:eastAsia="Times New Roman"/>
                <w:color w:val="000000"/>
              </w:rPr>
            </w:pPr>
            <w:r w:rsidRPr="00E93CB9">
              <w:rPr>
                <w:rFonts w:eastAsia="Times New Roman"/>
                <w:color w:val="000000"/>
              </w:rPr>
              <w:t>32031T</w:t>
            </w:r>
            <w:r w:rsidRPr="00E93CB9" w:rsidDel="00790B1E">
              <w:rPr>
                <w:rFonts w:eastAsia="Times New Roman"/>
                <w:color w:val="000000"/>
              </w:rPr>
              <w:t xml:space="preserve"> </w:t>
            </w:r>
          </w:p>
        </w:tc>
        <w:tc>
          <w:tcPr>
            <w:tcW w:w="900" w:type="dxa"/>
          </w:tcPr>
          <w:p w14:paraId="11182110" w14:textId="77777777" w:rsidR="007D2CCF" w:rsidRDefault="007D2CCF" w:rsidP="00FB685C">
            <w:pPr>
              <w:rPr>
                <w:rFonts w:eastAsia="Times New Roman"/>
                <w:color w:val="000000"/>
              </w:rPr>
            </w:pPr>
            <w:r>
              <w:rPr>
                <w:rFonts w:eastAsia="Times New Roman"/>
                <w:color w:val="000000"/>
              </w:rPr>
              <w:t>200 A</w:t>
            </w:r>
            <w:r w:rsidRPr="00E93CB9" w:rsidDel="00790B1E">
              <w:rPr>
                <w:rFonts w:eastAsia="Times New Roman"/>
                <w:color w:val="000000"/>
              </w:rPr>
              <w:t xml:space="preserve"> </w:t>
            </w:r>
          </w:p>
        </w:tc>
        <w:tc>
          <w:tcPr>
            <w:tcW w:w="1170" w:type="dxa"/>
          </w:tcPr>
          <w:p w14:paraId="65B9184F" w14:textId="77777777" w:rsidR="007D2CCF" w:rsidRPr="00E93CB9" w:rsidRDefault="007D2CCF" w:rsidP="00FB685C">
            <w:pPr>
              <w:rPr>
                <w:rFonts w:eastAsia="Times New Roman"/>
                <w:color w:val="000000"/>
              </w:rPr>
            </w:pPr>
            <w:r w:rsidRPr="00E93CB9">
              <w:rPr>
                <w:rFonts w:eastAsia="Times New Roman"/>
                <w:color w:val="000000"/>
              </w:rPr>
              <w:t>-</w:t>
            </w:r>
          </w:p>
        </w:tc>
        <w:tc>
          <w:tcPr>
            <w:tcW w:w="900" w:type="dxa"/>
          </w:tcPr>
          <w:p w14:paraId="08E68311" w14:textId="77777777" w:rsidR="007D2CCF" w:rsidRDefault="007D2CCF" w:rsidP="00FB685C">
            <w:pPr>
              <w:rPr>
                <w:rFonts w:eastAsia="Times New Roman"/>
                <w:color w:val="000000"/>
              </w:rPr>
            </w:pPr>
            <w:r>
              <w:rPr>
                <w:rFonts w:eastAsia="Times New Roman"/>
                <w:color w:val="000000"/>
              </w:rPr>
              <w:t>200 A</w:t>
            </w:r>
            <w:r w:rsidRPr="00E93CB9" w:rsidDel="00790B1E">
              <w:rPr>
                <w:rFonts w:eastAsia="Times New Roman"/>
                <w:color w:val="000000"/>
              </w:rPr>
              <w:t xml:space="preserve"> </w:t>
            </w:r>
          </w:p>
        </w:tc>
        <w:tc>
          <w:tcPr>
            <w:tcW w:w="3420" w:type="dxa"/>
          </w:tcPr>
          <w:p w14:paraId="0E3EDA07" w14:textId="77777777" w:rsidR="007D2CCF" w:rsidRPr="00E93CB9" w:rsidRDefault="007D2CCF" w:rsidP="00FB685C">
            <w:pPr>
              <w:rPr>
                <w:rFonts w:eastAsia="Times New Roman"/>
                <w:color w:val="000000"/>
              </w:rPr>
            </w:pPr>
            <w:r w:rsidRPr="00E93CB9">
              <w:rPr>
                <w:rFonts w:eastAsia="Times New Roman"/>
                <w:color w:val="000000"/>
              </w:rPr>
              <w:t> Between containers 4 and output</w:t>
            </w:r>
          </w:p>
        </w:tc>
      </w:tr>
      <w:tr w:rsidR="007D2CCF" w14:paraId="5A02BD05" w14:textId="77777777" w:rsidTr="00FB685C">
        <w:trPr>
          <w:trHeight w:val="593"/>
        </w:trPr>
        <w:tc>
          <w:tcPr>
            <w:tcW w:w="918" w:type="dxa"/>
            <w:shd w:val="clear" w:color="auto" w:fill="auto"/>
          </w:tcPr>
          <w:p w14:paraId="359DFE13" w14:textId="77777777" w:rsidR="007D2CCF" w:rsidRPr="00E93CB9" w:rsidRDefault="007D2CCF" w:rsidP="00FB685C">
            <w:pPr>
              <w:rPr>
                <w:rFonts w:eastAsia="Times New Roman"/>
                <w:color w:val="000000"/>
              </w:rPr>
            </w:pPr>
            <w:r>
              <w:rPr>
                <w:rFonts w:eastAsia="Times New Roman"/>
                <w:color w:val="000000"/>
              </w:rPr>
              <w:t>CCI</w:t>
            </w:r>
          </w:p>
        </w:tc>
        <w:tc>
          <w:tcPr>
            <w:tcW w:w="900" w:type="dxa"/>
            <w:shd w:val="clear" w:color="auto" w:fill="auto"/>
          </w:tcPr>
          <w:p w14:paraId="0928FDFD" w14:textId="77777777" w:rsidR="007D2CCF" w:rsidRPr="00E93CB9" w:rsidRDefault="007D2CCF" w:rsidP="00FB685C">
            <w:pPr>
              <w:rPr>
                <w:rFonts w:eastAsia="Times New Roman"/>
                <w:color w:val="000000"/>
              </w:rPr>
            </w:pPr>
            <w:r>
              <w:rPr>
                <w:rFonts w:eastAsia="Times New Roman"/>
                <w:color w:val="000000"/>
              </w:rPr>
              <w:t>10416</w:t>
            </w:r>
          </w:p>
        </w:tc>
        <w:tc>
          <w:tcPr>
            <w:tcW w:w="810" w:type="dxa"/>
            <w:shd w:val="clear" w:color="auto" w:fill="auto"/>
          </w:tcPr>
          <w:p w14:paraId="04A499A5" w14:textId="77777777" w:rsidR="007D2CCF" w:rsidRPr="00E93CB9" w:rsidRDefault="007D2CCF" w:rsidP="00FB685C">
            <w:pPr>
              <w:rPr>
                <w:rFonts w:eastAsia="Times New Roman"/>
                <w:color w:val="000000"/>
              </w:rPr>
            </w:pPr>
            <w:r>
              <w:rPr>
                <w:rFonts w:eastAsia="Times New Roman"/>
                <w:color w:val="000000"/>
              </w:rPr>
              <w:t>00</w:t>
            </w:r>
          </w:p>
        </w:tc>
        <w:tc>
          <w:tcPr>
            <w:tcW w:w="900" w:type="dxa"/>
            <w:shd w:val="clear" w:color="auto" w:fill="auto"/>
          </w:tcPr>
          <w:p w14:paraId="39A71467" w14:textId="77777777" w:rsidR="007D2CCF" w:rsidRPr="00E93CB9" w:rsidRDefault="007D2CCF" w:rsidP="00FB685C">
            <w:pPr>
              <w:rPr>
                <w:rFonts w:eastAsia="Times New Roman"/>
                <w:color w:val="000000"/>
              </w:rPr>
            </w:pPr>
            <w:r>
              <w:rPr>
                <w:rFonts w:eastAsia="Times New Roman"/>
                <w:color w:val="000000"/>
              </w:rPr>
              <w:t>EPDM</w:t>
            </w:r>
          </w:p>
        </w:tc>
        <w:tc>
          <w:tcPr>
            <w:tcW w:w="810" w:type="dxa"/>
            <w:shd w:val="clear" w:color="auto" w:fill="auto"/>
          </w:tcPr>
          <w:p w14:paraId="59C67581" w14:textId="77777777" w:rsidR="007D2CCF" w:rsidRPr="00E93CB9" w:rsidRDefault="007D2CCF" w:rsidP="00FB685C">
            <w:pPr>
              <w:rPr>
                <w:rFonts w:eastAsia="Times New Roman"/>
                <w:color w:val="000000"/>
              </w:rPr>
            </w:pPr>
            <w:r>
              <w:rPr>
                <w:rFonts w:eastAsia="Times New Roman"/>
                <w:color w:val="000000"/>
              </w:rPr>
              <w:t>600 V</w:t>
            </w:r>
          </w:p>
        </w:tc>
        <w:tc>
          <w:tcPr>
            <w:tcW w:w="810" w:type="dxa"/>
            <w:shd w:val="clear" w:color="auto" w:fill="auto"/>
          </w:tcPr>
          <w:p w14:paraId="2D96B7A5" w14:textId="77777777" w:rsidR="007D2CCF" w:rsidRPr="00E93CB9" w:rsidRDefault="007D2CCF" w:rsidP="00FB685C">
            <w:pPr>
              <w:rPr>
                <w:rFonts w:eastAsia="Times New Roman"/>
                <w:color w:val="000000"/>
              </w:rPr>
            </w:pPr>
            <w:r>
              <w:rPr>
                <w:rFonts w:eastAsia="Times New Roman"/>
                <w:color w:val="000000"/>
              </w:rPr>
              <w:t>-50 to 105</w:t>
            </w:r>
          </w:p>
        </w:tc>
        <w:tc>
          <w:tcPr>
            <w:tcW w:w="990" w:type="dxa"/>
          </w:tcPr>
          <w:p w14:paraId="0A10105C" w14:textId="77777777" w:rsidR="007D2CCF" w:rsidRPr="00E93CB9" w:rsidRDefault="007D2CCF" w:rsidP="00FB685C">
            <w:pPr>
              <w:rPr>
                <w:rFonts w:eastAsia="Times New Roman"/>
                <w:color w:val="000000"/>
              </w:rPr>
            </w:pPr>
            <w:r>
              <w:rPr>
                <w:rFonts w:eastAsia="Times New Roman"/>
                <w:color w:val="000000"/>
              </w:rPr>
              <w:t>400 A</w:t>
            </w:r>
          </w:p>
        </w:tc>
        <w:tc>
          <w:tcPr>
            <w:tcW w:w="810" w:type="dxa"/>
          </w:tcPr>
          <w:p w14:paraId="25503D9D" w14:textId="77777777" w:rsidR="007D2CCF" w:rsidRPr="00E93CB9" w:rsidRDefault="007D2CCF" w:rsidP="00FB685C">
            <w:pPr>
              <w:rPr>
                <w:rFonts w:eastAsia="Times New Roman"/>
                <w:color w:val="000000"/>
              </w:rPr>
            </w:pPr>
            <w:r>
              <w:rPr>
                <w:rFonts w:eastAsia="Times New Roman"/>
                <w:color w:val="000000"/>
              </w:rPr>
              <w:t>-</w:t>
            </w:r>
          </w:p>
        </w:tc>
        <w:tc>
          <w:tcPr>
            <w:tcW w:w="900" w:type="dxa"/>
          </w:tcPr>
          <w:p w14:paraId="12587F9D" w14:textId="77777777" w:rsidR="007D2CCF" w:rsidRDefault="007D2CCF" w:rsidP="00FB685C">
            <w:pPr>
              <w:rPr>
                <w:rFonts w:eastAsia="Times New Roman"/>
                <w:color w:val="000000"/>
              </w:rPr>
            </w:pPr>
            <w:r>
              <w:rPr>
                <w:rFonts w:eastAsia="Times New Roman"/>
                <w:color w:val="000000"/>
              </w:rPr>
              <w:t>-</w:t>
            </w:r>
          </w:p>
        </w:tc>
        <w:tc>
          <w:tcPr>
            <w:tcW w:w="1170" w:type="dxa"/>
          </w:tcPr>
          <w:p w14:paraId="682459C3" w14:textId="77777777" w:rsidR="007D2CCF" w:rsidRPr="00E93CB9" w:rsidRDefault="007D2CCF" w:rsidP="00FB685C">
            <w:pPr>
              <w:rPr>
                <w:rFonts w:eastAsia="Times New Roman"/>
                <w:color w:val="000000"/>
              </w:rPr>
            </w:pPr>
            <w:r>
              <w:rPr>
                <w:rFonts w:eastAsia="Times New Roman"/>
                <w:color w:val="000000"/>
              </w:rPr>
              <w:t>-</w:t>
            </w:r>
          </w:p>
        </w:tc>
        <w:tc>
          <w:tcPr>
            <w:tcW w:w="900" w:type="dxa"/>
          </w:tcPr>
          <w:p w14:paraId="559482BA" w14:textId="77777777" w:rsidR="007D2CCF" w:rsidRDefault="007D2CCF" w:rsidP="00FB685C">
            <w:pPr>
              <w:rPr>
                <w:rFonts w:eastAsia="Times New Roman"/>
                <w:color w:val="000000"/>
              </w:rPr>
            </w:pPr>
            <w:r>
              <w:rPr>
                <w:rFonts w:eastAsia="Times New Roman"/>
                <w:color w:val="000000"/>
              </w:rPr>
              <w:t>400 A</w:t>
            </w:r>
          </w:p>
        </w:tc>
        <w:tc>
          <w:tcPr>
            <w:tcW w:w="3420" w:type="dxa"/>
          </w:tcPr>
          <w:p w14:paraId="3D680132" w14:textId="77777777" w:rsidR="007D2CCF" w:rsidRPr="00E93CB9" w:rsidRDefault="007D2CCF" w:rsidP="00FB685C">
            <w:pPr>
              <w:rPr>
                <w:rFonts w:eastAsia="Times New Roman"/>
                <w:color w:val="000000"/>
              </w:rPr>
            </w:pPr>
            <w:r>
              <w:rPr>
                <w:rFonts w:eastAsia="Times New Roman"/>
                <w:color w:val="000000"/>
              </w:rPr>
              <w:t>Between TSI and Motor Controller</w:t>
            </w:r>
          </w:p>
        </w:tc>
      </w:tr>
      <w:tr w:rsidR="007D2CCF" w14:paraId="35DBF390" w14:textId="77777777" w:rsidTr="00FB685C">
        <w:trPr>
          <w:trHeight w:val="593"/>
        </w:trPr>
        <w:tc>
          <w:tcPr>
            <w:tcW w:w="918" w:type="dxa"/>
            <w:shd w:val="clear" w:color="auto" w:fill="auto"/>
          </w:tcPr>
          <w:p w14:paraId="361A4B33" w14:textId="77777777" w:rsidR="007D2CCF" w:rsidRDefault="007D2CCF" w:rsidP="00FB685C">
            <w:pPr>
              <w:rPr>
                <w:rFonts w:eastAsia="Times New Roman"/>
                <w:color w:val="000000"/>
              </w:rPr>
            </w:pPr>
            <w:r>
              <w:rPr>
                <w:rFonts w:eastAsia="Times New Roman"/>
                <w:color w:val="000000"/>
              </w:rPr>
              <w:t>CCI</w:t>
            </w:r>
          </w:p>
        </w:tc>
        <w:tc>
          <w:tcPr>
            <w:tcW w:w="900" w:type="dxa"/>
            <w:shd w:val="clear" w:color="auto" w:fill="auto"/>
          </w:tcPr>
          <w:p w14:paraId="29C3A9F6"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525C1251"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31377FFF"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393639EC"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7058D5DE" w14:textId="77777777" w:rsidR="007D2CCF" w:rsidRDefault="007D2CCF" w:rsidP="00FB685C">
            <w:pPr>
              <w:rPr>
                <w:rFonts w:eastAsia="Times New Roman"/>
                <w:color w:val="000000"/>
              </w:rPr>
            </w:pPr>
            <w:r>
              <w:rPr>
                <w:rFonts w:eastAsia="Times New Roman"/>
                <w:color w:val="000000"/>
              </w:rPr>
              <w:t>-50 to 105</w:t>
            </w:r>
          </w:p>
        </w:tc>
        <w:tc>
          <w:tcPr>
            <w:tcW w:w="990" w:type="dxa"/>
          </w:tcPr>
          <w:p w14:paraId="1B119C43" w14:textId="77777777" w:rsidR="007D2CCF" w:rsidRDefault="007D2CCF" w:rsidP="00FB685C">
            <w:pPr>
              <w:rPr>
                <w:rFonts w:eastAsia="Times New Roman"/>
                <w:color w:val="000000"/>
              </w:rPr>
            </w:pPr>
            <w:r>
              <w:rPr>
                <w:rFonts w:eastAsia="Times New Roman"/>
                <w:color w:val="000000"/>
              </w:rPr>
              <w:t>400 A</w:t>
            </w:r>
          </w:p>
        </w:tc>
        <w:tc>
          <w:tcPr>
            <w:tcW w:w="810" w:type="dxa"/>
          </w:tcPr>
          <w:p w14:paraId="0DA47E80" w14:textId="77777777" w:rsidR="007D2CCF" w:rsidRDefault="007D2CCF" w:rsidP="00FB685C">
            <w:pPr>
              <w:rPr>
                <w:rFonts w:eastAsia="Times New Roman"/>
                <w:color w:val="000000"/>
              </w:rPr>
            </w:pPr>
            <w:r>
              <w:rPr>
                <w:rFonts w:eastAsia="Times New Roman"/>
                <w:color w:val="000000"/>
              </w:rPr>
              <w:t>-</w:t>
            </w:r>
          </w:p>
        </w:tc>
        <w:tc>
          <w:tcPr>
            <w:tcW w:w="900" w:type="dxa"/>
          </w:tcPr>
          <w:p w14:paraId="7A95A4E7" w14:textId="77777777" w:rsidR="007D2CCF" w:rsidRDefault="007D2CCF" w:rsidP="00FB685C">
            <w:pPr>
              <w:rPr>
                <w:rFonts w:eastAsia="Times New Roman"/>
                <w:color w:val="000000"/>
              </w:rPr>
            </w:pPr>
            <w:r>
              <w:rPr>
                <w:rFonts w:eastAsia="Times New Roman"/>
                <w:color w:val="000000"/>
              </w:rPr>
              <w:t>-</w:t>
            </w:r>
          </w:p>
        </w:tc>
        <w:tc>
          <w:tcPr>
            <w:tcW w:w="1170" w:type="dxa"/>
          </w:tcPr>
          <w:p w14:paraId="59E418CB" w14:textId="77777777" w:rsidR="007D2CCF" w:rsidRDefault="007D2CCF" w:rsidP="00FB685C">
            <w:pPr>
              <w:rPr>
                <w:rFonts w:eastAsia="Times New Roman"/>
                <w:color w:val="000000"/>
              </w:rPr>
            </w:pPr>
            <w:r>
              <w:rPr>
                <w:rFonts w:eastAsia="Times New Roman"/>
                <w:color w:val="000000"/>
              </w:rPr>
              <w:t>-</w:t>
            </w:r>
          </w:p>
        </w:tc>
        <w:tc>
          <w:tcPr>
            <w:tcW w:w="900" w:type="dxa"/>
          </w:tcPr>
          <w:p w14:paraId="1E980CB9" w14:textId="77777777" w:rsidR="007D2CCF" w:rsidRDefault="007D2CCF" w:rsidP="00FB685C">
            <w:pPr>
              <w:rPr>
                <w:rFonts w:eastAsia="Times New Roman"/>
                <w:color w:val="000000"/>
              </w:rPr>
            </w:pPr>
            <w:r>
              <w:rPr>
                <w:rFonts w:eastAsia="Times New Roman"/>
                <w:color w:val="000000"/>
              </w:rPr>
              <w:t>400 A</w:t>
            </w:r>
          </w:p>
        </w:tc>
        <w:tc>
          <w:tcPr>
            <w:tcW w:w="3420" w:type="dxa"/>
          </w:tcPr>
          <w:p w14:paraId="4A2CDB0A" w14:textId="77777777" w:rsidR="007D2CCF" w:rsidRPr="00E93CB9" w:rsidRDefault="007D2CCF" w:rsidP="00FB685C">
            <w:pPr>
              <w:rPr>
                <w:rFonts w:eastAsia="Times New Roman"/>
                <w:color w:val="000000"/>
              </w:rPr>
            </w:pPr>
            <w:r>
              <w:rPr>
                <w:rFonts w:eastAsia="Times New Roman"/>
                <w:color w:val="000000"/>
              </w:rPr>
              <w:t>Between TSI and Motor Controller</w:t>
            </w:r>
          </w:p>
        </w:tc>
      </w:tr>
      <w:tr w:rsidR="007D2CCF" w14:paraId="4EA06A32" w14:textId="77777777" w:rsidTr="00FB685C">
        <w:trPr>
          <w:trHeight w:val="593"/>
        </w:trPr>
        <w:tc>
          <w:tcPr>
            <w:tcW w:w="918" w:type="dxa"/>
            <w:shd w:val="clear" w:color="auto" w:fill="auto"/>
          </w:tcPr>
          <w:p w14:paraId="521BA87D" w14:textId="77777777" w:rsidR="007D2CCF" w:rsidRDefault="007D2CCF" w:rsidP="00FB685C">
            <w:pPr>
              <w:rPr>
                <w:rFonts w:eastAsia="Times New Roman"/>
                <w:color w:val="000000"/>
              </w:rPr>
            </w:pPr>
            <w:r>
              <w:rPr>
                <w:rFonts w:eastAsia="Times New Roman"/>
                <w:color w:val="000000"/>
              </w:rPr>
              <w:lastRenderedPageBreak/>
              <w:t>CCI</w:t>
            </w:r>
          </w:p>
        </w:tc>
        <w:tc>
          <w:tcPr>
            <w:tcW w:w="900" w:type="dxa"/>
            <w:shd w:val="clear" w:color="auto" w:fill="auto"/>
          </w:tcPr>
          <w:p w14:paraId="0A1BA0B3"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60F0ABF9"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0C024B19"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4F07B72D"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760B22EB" w14:textId="77777777" w:rsidR="007D2CCF" w:rsidRDefault="007D2CCF" w:rsidP="00FB685C">
            <w:pPr>
              <w:rPr>
                <w:rFonts w:eastAsia="Times New Roman"/>
                <w:color w:val="000000"/>
              </w:rPr>
            </w:pPr>
            <w:r>
              <w:rPr>
                <w:rFonts w:eastAsia="Times New Roman"/>
                <w:color w:val="000000"/>
              </w:rPr>
              <w:t>-50 to 105</w:t>
            </w:r>
          </w:p>
        </w:tc>
        <w:tc>
          <w:tcPr>
            <w:tcW w:w="990" w:type="dxa"/>
          </w:tcPr>
          <w:p w14:paraId="24478EF4" w14:textId="77777777" w:rsidR="007D2CCF" w:rsidRDefault="007D2CCF" w:rsidP="00FB685C">
            <w:pPr>
              <w:rPr>
                <w:rFonts w:eastAsia="Times New Roman"/>
                <w:color w:val="000000"/>
              </w:rPr>
            </w:pPr>
            <w:r>
              <w:rPr>
                <w:rFonts w:eastAsia="Times New Roman"/>
                <w:color w:val="000000"/>
              </w:rPr>
              <w:t>400 A</w:t>
            </w:r>
          </w:p>
        </w:tc>
        <w:tc>
          <w:tcPr>
            <w:tcW w:w="810" w:type="dxa"/>
          </w:tcPr>
          <w:p w14:paraId="6843EA99" w14:textId="77777777" w:rsidR="007D2CCF" w:rsidRDefault="007D2CCF" w:rsidP="00FB685C">
            <w:pPr>
              <w:rPr>
                <w:rFonts w:eastAsia="Times New Roman"/>
                <w:color w:val="000000"/>
              </w:rPr>
            </w:pPr>
            <w:r>
              <w:rPr>
                <w:rFonts w:eastAsia="Times New Roman"/>
                <w:color w:val="000000"/>
              </w:rPr>
              <w:t>-</w:t>
            </w:r>
          </w:p>
        </w:tc>
        <w:tc>
          <w:tcPr>
            <w:tcW w:w="900" w:type="dxa"/>
          </w:tcPr>
          <w:p w14:paraId="108BE61F" w14:textId="77777777" w:rsidR="007D2CCF" w:rsidRDefault="007D2CCF" w:rsidP="00FB685C">
            <w:pPr>
              <w:rPr>
                <w:rFonts w:eastAsia="Times New Roman"/>
                <w:color w:val="000000"/>
              </w:rPr>
            </w:pPr>
            <w:r>
              <w:rPr>
                <w:rFonts w:eastAsia="Times New Roman"/>
                <w:color w:val="000000"/>
              </w:rPr>
              <w:t>-</w:t>
            </w:r>
          </w:p>
        </w:tc>
        <w:tc>
          <w:tcPr>
            <w:tcW w:w="1170" w:type="dxa"/>
          </w:tcPr>
          <w:p w14:paraId="6207F45F" w14:textId="77777777" w:rsidR="007D2CCF" w:rsidRDefault="007D2CCF" w:rsidP="00FB685C">
            <w:pPr>
              <w:rPr>
                <w:rFonts w:eastAsia="Times New Roman"/>
                <w:color w:val="000000"/>
              </w:rPr>
            </w:pPr>
            <w:r>
              <w:rPr>
                <w:rFonts w:eastAsia="Times New Roman"/>
                <w:color w:val="000000"/>
              </w:rPr>
              <w:t>-</w:t>
            </w:r>
          </w:p>
        </w:tc>
        <w:tc>
          <w:tcPr>
            <w:tcW w:w="900" w:type="dxa"/>
          </w:tcPr>
          <w:p w14:paraId="6636DACB" w14:textId="77777777" w:rsidR="007D2CCF" w:rsidRDefault="007D2CCF" w:rsidP="00FB685C">
            <w:pPr>
              <w:rPr>
                <w:rFonts w:eastAsia="Times New Roman"/>
                <w:color w:val="000000"/>
              </w:rPr>
            </w:pPr>
            <w:r>
              <w:rPr>
                <w:rFonts w:eastAsia="Times New Roman"/>
                <w:color w:val="000000"/>
              </w:rPr>
              <w:t>400 A</w:t>
            </w:r>
          </w:p>
        </w:tc>
        <w:tc>
          <w:tcPr>
            <w:tcW w:w="3420" w:type="dxa"/>
          </w:tcPr>
          <w:p w14:paraId="6174885E" w14:textId="77777777" w:rsidR="007D2CCF" w:rsidRDefault="007D2CCF" w:rsidP="00FB685C">
            <w:pPr>
              <w:rPr>
                <w:rFonts w:eastAsia="Times New Roman"/>
                <w:color w:val="000000"/>
              </w:rPr>
            </w:pPr>
            <w:r>
              <w:rPr>
                <w:rFonts w:eastAsia="Times New Roman"/>
                <w:color w:val="000000"/>
              </w:rPr>
              <w:t>Between TSI and Right Side Control</w:t>
            </w:r>
          </w:p>
        </w:tc>
      </w:tr>
      <w:tr w:rsidR="007D2CCF" w14:paraId="5DDD9F5C" w14:textId="77777777" w:rsidTr="00FB685C">
        <w:trPr>
          <w:trHeight w:val="593"/>
        </w:trPr>
        <w:tc>
          <w:tcPr>
            <w:tcW w:w="918" w:type="dxa"/>
            <w:shd w:val="clear" w:color="auto" w:fill="auto"/>
          </w:tcPr>
          <w:p w14:paraId="7B16D727" w14:textId="77777777" w:rsidR="007D2CCF" w:rsidRDefault="007D2CCF" w:rsidP="00FB685C">
            <w:pPr>
              <w:rPr>
                <w:rFonts w:eastAsia="Times New Roman"/>
                <w:color w:val="000000"/>
              </w:rPr>
            </w:pPr>
            <w:r>
              <w:rPr>
                <w:rFonts w:eastAsia="Times New Roman"/>
                <w:color w:val="000000"/>
              </w:rPr>
              <w:t>CCI</w:t>
            </w:r>
          </w:p>
        </w:tc>
        <w:tc>
          <w:tcPr>
            <w:tcW w:w="900" w:type="dxa"/>
            <w:shd w:val="clear" w:color="auto" w:fill="auto"/>
          </w:tcPr>
          <w:p w14:paraId="3648EEF3"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2703BCD1"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556F5DEA"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2C72B87E"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481C957C" w14:textId="77777777" w:rsidR="007D2CCF" w:rsidRDefault="007D2CCF" w:rsidP="00FB685C">
            <w:pPr>
              <w:rPr>
                <w:rFonts w:eastAsia="Times New Roman"/>
                <w:color w:val="000000"/>
              </w:rPr>
            </w:pPr>
            <w:r>
              <w:rPr>
                <w:rFonts w:eastAsia="Times New Roman"/>
                <w:color w:val="000000"/>
              </w:rPr>
              <w:t>-50 to 105</w:t>
            </w:r>
          </w:p>
        </w:tc>
        <w:tc>
          <w:tcPr>
            <w:tcW w:w="990" w:type="dxa"/>
          </w:tcPr>
          <w:p w14:paraId="0B9F9C7A" w14:textId="77777777" w:rsidR="007D2CCF" w:rsidRDefault="007D2CCF" w:rsidP="00FB685C">
            <w:pPr>
              <w:rPr>
                <w:rFonts w:eastAsia="Times New Roman"/>
                <w:color w:val="000000"/>
              </w:rPr>
            </w:pPr>
            <w:r>
              <w:rPr>
                <w:rFonts w:eastAsia="Times New Roman"/>
                <w:color w:val="000000"/>
              </w:rPr>
              <w:t>400 A</w:t>
            </w:r>
          </w:p>
        </w:tc>
        <w:tc>
          <w:tcPr>
            <w:tcW w:w="810" w:type="dxa"/>
          </w:tcPr>
          <w:p w14:paraId="0542B36A" w14:textId="77777777" w:rsidR="007D2CCF" w:rsidRDefault="007D2CCF" w:rsidP="00FB685C">
            <w:pPr>
              <w:rPr>
                <w:rFonts w:eastAsia="Times New Roman"/>
                <w:color w:val="000000"/>
              </w:rPr>
            </w:pPr>
            <w:r>
              <w:rPr>
                <w:rFonts w:eastAsia="Times New Roman"/>
                <w:color w:val="000000"/>
              </w:rPr>
              <w:t>-</w:t>
            </w:r>
          </w:p>
        </w:tc>
        <w:tc>
          <w:tcPr>
            <w:tcW w:w="900" w:type="dxa"/>
          </w:tcPr>
          <w:p w14:paraId="6AE99ABC" w14:textId="77777777" w:rsidR="007D2CCF" w:rsidRDefault="007D2CCF" w:rsidP="00FB685C">
            <w:pPr>
              <w:rPr>
                <w:rFonts w:eastAsia="Times New Roman"/>
                <w:color w:val="000000"/>
              </w:rPr>
            </w:pPr>
            <w:r>
              <w:rPr>
                <w:rFonts w:eastAsia="Times New Roman"/>
                <w:color w:val="000000"/>
              </w:rPr>
              <w:t>-</w:t>
            </w:r>
          </w:p>
        </w:tc>
        <w:tc>
          <w:tcPr>
            <w:tcW w:w="1170" w:type="dxa"/>
          </w:tcPr>
          <w:p w14:paraId="1EE2051A" w14:textId="77777777" w:rsidR="007D2CCF" w:rsidRDefault="007D2CCF" w:rsidP="00FB685C">
            <w:pPr>
              <w:rPr>
                <w:rFonts w:eastAsia="Times New Roman"/>
                <w:color w:val="000000"/>
              </w:rPr>
            </w:pPr>
            <w:r>
              <w:rPr>
                <w:rFonts w:eastAsia="Times New Roman"/>
                <w:color w:val="000000"/>
              </w:rPr>
              <w:t>-</w:t>
            </w:r>
          </w:p>
        </w:tc>
        <w:tc>
          <w:tcPr>
            <w:tcW w:w="900" w:type="dxa"/>
          </w:tcPr>
          <w:p w14:paraId="5FEA7203" w14:textId="77777777" w:rsidR="007D2CCF" w:rsidRDefault="007D2CCF" w:rsidP="00FB685C">
            <w:pPr>
              <w:rPr>
                <w:rFonts w:eastAsia="Times New Roman"/>
                <w:color w:val="000000"/>
              </w:rPr>
            </w:pPr>
            <w:r>
              <w:rPr>
                <w:rFonts w:eastAsia="Times New Roman"/>
                <w:color w:val="000000"/>
              </w:rPr>
              <w:t>400 A</w:t>
            </w:r>
          </w:p>
        </w:tc>
        <w:tc>
          <w:tcPr>
            <w:tcW w:w="3420" w:type="dxa"/>
          </w:tcPr>
          <w:p w14:paraId="4024C670" w14:textId="77777777" w:rsidR="007D2CCF" w:rsidRDefault="007D2CCF" w:rsidP="00FB685C">
            <w:pPr>
              <w:rPr>
                <w:rFonts w:eastAsia="Times New Roman"/>
                <w:color w:val="000000"/>
              </w:rPr>
            </w:pPr>
            <w:r>
              <w:rPr>
                <w:rFonts w:eastAsia="Times New Roman"/>
                <w:color w:val="000000"/>
              </w:rPr>
              <w:t>Between Motor Controller and Motor</w:t>
            </w:r>
          </w:p>
        </w:tc>
      </w:tr>
      <w:tr w:rsidR="007D2CCF" w14:paraId="00056E42" w14:textId="77777777" w:rsidTr="00FB685C">
        <w:trPr>
          <w:trHeight w:val="593"/>
        </w:trPr>
        <w:tc>
          <w:tcPr>
            <w:tcW w:w="918" w:type="dxa"/>
            <w:shd w:val="clear" w:color="auto" w:fill="auto"/>
          </w:tcPr>
          <w:p w14:paraId="1A37831C" w14:textId="77777777" w:rsidR="007D2CCF" w:rsidRDefault="007D2CCF" w:rsidP="00FB685C">
            <w:pPr>
              <w:rPr>
                <w:rFonts w:eastAsia="Times New Roman"/>
                <w:color w:val="000000"/>
              </w:rPr>
            </w:pPr>
            <w:r>
              <w:rPr>
                <w:rFonts w:eastAsia="Times New Roman"/>
                <w:color w:val="000000"/>
              </w:rPr>
              <w:t xml:space="preserve">CCI </w:t>
            </w:r>
          </w:p>
        </w:tc>
        <w:tc>
          <w:tcPr>
            <w:tcW w:w="900" w:type="dxa"/>
            <w:shd w:val="clear" w:color="auto" w:fill="auto"/>
          </w:tcPr>
          <w:p w14:paraId="5EAD9838"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44B58E62" w14:textId="77777777" w:rsidR="007D2CCF" w:rsidRDefault="007D2CCF" w:rsidP="00FB685C">
            <w:pPr>
              <w:rPr>
                <w:rFonts w:eastAsia="Times New Roman"/>
                <w:color w:val="000000"/>
              </w:rPr>
            </w:pPr>
            <w:r>
              <w:rPr>
                <w:rFonts w:eastAsia="Times New Roman"/>
                <w:color w:val="000000"/>
              </w:rPr>
              <w:t xml:space="preserve">00 </w:t>
            </w:r>
          </w:p>
        </w:tc>
        <w:tc>
          <w:tcPr>
            <w:tcW w:w="900" w:type="dxa"/>
            <w:shd w:val="clear" w:color="auto" w:fill="auto"/>
          </w:tcPr>
          <w:p w14:paraId="042430FA"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7B77A575"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38137403" w14:textId="77777777" w:rsidR="007D2CCF" w:rsidRDefault="007D2CCF" w:rsidP="00FB685C">
            <w:pPr>
              <w:rPr>
                <w:rFonts w:eastAsia="Times New Roman"/>
                <w:color w:val="000000"/>
              </w:rPr>
            </w:pPr>
            <w:r>
              <w:rPr>
                <w:rFonts w:eastAsia="Times New Roman"/>
                <w:color w:val="000000"/>
              </w:rPr>
              <w:t>-50 to 105</w:t>
            </w:r>
          </w:p>
        </w:tc>
        <w:tc>
          <w:tcPr>
            <w:tcW w:w="990" w:type="dxa"/>
          </w:tcPr>
          <w:p w14:paraId="5D567054" w14:textId="77777777" w:rsidR="007D2CCF" w:rsidRDefault="007D2CCF" w:rsidP="00FB685C">
            <w:pPr>
              <w:rPr>
                <w:rFonts w:eastAsia="Times New Roman"/>
                <w:color w:val="000000"/>
              </w:rPr>
            </w:pPr>
            <w:r>
              <w:rPr>
                <w:rFonts w:eastAsia="Times New Roman"/>
                <w:color w:val="000000"/>
              </w:rPr>
              <w:t>400 A</w:t>
            </w:r>
          </w:p>
        </w:tc>
        <w:tc>
          <w:tcPr>
            <w:tcW w:w="810" w:type="dxa"/>
          </w:tcPr>
          <w:p w14:paraId="58202D2B" w14:textId="77777777" w:rsidR="007D2CCF" w:rsidRDefault="007D2CCF" w:rsidP="00FB685C">
            <w:pPr>
              <w:rPr>
                <w:rFonts w:eastAsia="Times New Roman"/>
                <w:color w:val="000000"/>
              </w:rPr>
            </w:pPr>
            <w:r>
              <w:rPr>
                <w:rFonts w:eastAsia="Times New Roman"/>
                <w:color w:val="000000"/>
              </w:rPr>
              <w:t>-</w:t>
            </w:r>
          </w:p>
        </w:tc>
        <w:tc>
          <w:tcPr>
            <w:tcW w:w="900" w:type="dxa"/>
          </w:tcPr>
          <w:p w14:paraId="65719E9D" w14:textId="77777777" w:rsidR="007D2CCF" w:rsidRDefault="007D2CCF" w:rsidP="00FB685C">
            <w:pPr>
              <w:rPr>
                <w:rFonts w:eastAsia="Times New Roman"/>
                <w:color w:val="000000"/>
              </w:rPr>
            </w:pPr>
            <w:r>
              <w:rPr>
                <w:rFonts w:eastAsia="Times New Roman"/>
                <w:color w:val="000000"/>
              </w:rPr>
              <w:t>-</w:t>
            </w:r>
          </w:p>
        </w:tc>
        <w:tc>
          <w:tcPr>
            <w:tcW w:w="1170" w:type="dxa"/>
          </w:tcPr>
          <w:p w14:paraId="52DEDEA0" w14:textId="77777777" w:rsidR="007D2CCF" w:rsidRDefault="007D2CCF" w:rsidP="00FB685C">
            <w:pPr>
              <w:rPr>
                <w:rFonts w:eastAsia="Times New Roman"/>
                <w:color w:val="000000"/>
              </w:rPr>
            </w:pPr>
            <w:r>
              <w:rPr>
                <w:rFonts w:eastAsia="Times New Roman"/>
                <w:color w:val="000000"/>
              </w:rPr>
              <w:t xml:space="preserve">- </w:t>
            </w:r>
          </w:p>
        </w:tc>
        <w:tc>
          <w:tcPr>
            <w:tcW w:w="900" w:type="dxa"/>
          </w:tcPr>
          <w:p w14:paraId="4B0F880D" w14:textId="77777777" w:rsidR="007D2CCF" w:rsidRDefault="007D2CCF" w:rsidP="00FB685C">
            <w:pPr>
              <w:rPr>
                <w:rFonts w:eastAsia="Times New Roman"/>
                <w:color w:val="000000"/>
              </w:rPr>
            </w:pPr>
            <w:r>
              <w:rPr>
                <w:rFonts w:eastAsia="Times New Roman"/>
                <w:color w:val="000000"/>
              </w:rPr>
              <w:t>400 A</w:t>
            </w:r>
          </w:p>
        </w:tc>
        <w:tc>
          <w:tcPr>
            <w:tcW w:w="3420" w:type="dxa"/>
          </w:tcPr>
          <w:p w14:paraId="2DE33217" w14:textId="77777777" w:rsidR="007D2CCF" w:rsidRDefault="007D2CCF" w:rsidP="00FB685C">
            <w:pPr>
              <w:rPr>
                <w:rFonts w:eastAsia="Times New Roman"/>
                <w:color w:val="000000"/>
              </w:rPr>
            </w:pPr>
            <w:r>
              <w:rPr>
                <w:rFonts w:eastAsia="Times New Roman"/>
                <w:color w:val="000000"/>
              </w:rPr>
              <w:t>Between Motor Controller and Motor</w:t>
            </w:r>
          </w:p>
        </w:tc>
      </w:tr>
      <w:tr w:rsidR="007D2CCF" w14:paraId="42FC32F0" w14:textId="77777777" w:rsidTr="00FB685C">
        <w:trPr>
          <w:trHeight w:val="593"/>
        </w:trPr>
        <w:tc>
          <w:tcPr>
            <w:tcW w:w="918" w:type="dxa"/>
            <w:shd w:val="clear" w:color="auto" w:fill="auto"/>
          </w:tcPr>
          <w:p w14:paraId="6B637B8B" w14:textId="77777777" w:rsidR="007D2CCF" w:rsidRDefault="007D2CCF" w:rsidP="00FB685C">
            <w:pPr>
              <w:rPr>
                <w:rFonts w:eastAsia="Times New Roman"/>
                <w:color w:val="000000"/>
              </w:rPr>
            </w:pPr>
            <w:r>
              <w:rPr>
                <w:rFonts w:eastAsia="Times New Roman"/>
                <w:color w:val="000000"/>
              </w:rPr>
              <w:t xml:space="preserve">CCI </w:t>
            </w:r>
          </w:p>
        </w:tc>
        <w:tc>
          <w:tcPr>
            <w:tcW w:w="900" w:type="dxa"/>
            <w:shd w:val="clear" w:color="auto" w:fill="auto"/>
          </w:tcPr>
          <w:p w14:paraId="62876BB9" w14:textId="77777777" w:rsidR="007D2CCF" w:rsidRDefault="007D2CCF" w:rsidP="00FB685C">
            <w:pPr>
              <w:rPr>
                <w:rFonts w:eastAsia="Times New Roman"/>
                <w:color w:val="000000"/>
              </w:rPr>
            </w:pPr>
            <w:r>
              <w:rPr>
                <w:rFonts w:eastAsia="Times New Roman"/>
                <w:color w:val="000000"/>
              </w:rPr>
              <w:t>10416</w:t>
            </w:r>
          </w:p>
        </w:tc>
        <w:tc>
          <w:tcPr>
            <w:tcW w:w="810" w:type="dxa"/>
            <w:shd w:val="clear" w:color="auto" w:fill="auto"/>
          </w:tcPr>
          <w:p w14:paraId="003C72F3" w14:textId="77777777" w:rsidR="007D2CCF" w:rsidRDefault="007D2CCF" w:rsidP="00FB685C">
            <w:pPr>
              <w:rPr>
                <w:rFonts w:eastAsia="Times New Roman"/>
                <w:color w:val="000000"/>
              </w:rPr>
            </w:pPr>
            <w:r>
              <w:rPr>
                <w:rFonts w:eastAsia="Times New Roman"/>
                <w:color w:val="000000"/>
              </w:rPr>
              <w:t>00</w:t>
            </w:r>
          </w:p>
        </w:tc>
        <w:tc>
          <w:tcPr>
            <w:tcW w:w="900" w:type="dxa"/>
            <w:shd w:val="clear" w:color="auto" w:fill="auto"/>
          </w:tcPr>
          <w:p w14:paraId="2A12867B" w14:textId="77777777" w:rsidR="007D2CCF" w:rsidRDefault="007D2CCF" w:rsidP="00FB685C">
            <w:pPr>
              <w:rPr>
                <w:rFonts w:eastAsia="Times New Roman"/>
                <w:color w:val="000000"/>
              </w:rPr>
            </w:pPr>
            <w:r>
              <w:rPr>
                <w:rFonts w:eastAsia="Times New Roman"/>
                <w:color w:val="000000"/>
              </w:rPr>
              <w:t>EPDM</w:t>
            </w:r>
          </w:p>
        </w:tc>
        <w:tc>
          <w:tcPr>
            <w:tcW w:w="810" w:type="dxa"/>
            <w:shd w:val="clear" w:color="auto" w:fill="auto"/>
          </w:tcPr>
          <w:p w14:paraId="23BDEAFD"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47ECA6A7" w14:textId="77777777" w:rsidR="007D2CCF" w:rsidRDefault="007D2CCF" w:rsidP="00FB685C">
            <w:pPr>
              <w:rPr>
                <w:rFonts w:eastAsia="Times New Roman"/>
                <w:color w:val="000000"/>
              </w:rPr>
            </w:pPr>
            <w:r>
              <w:rPr>
                <w:rFonts w:eastAsia="Times New Roman"/>
                <w:color w:val="000000"/>
              </w:rPr>
              <w:t>-50 to 105</w:t>
            </w:r>
          </w:p>
        </w:tc>
        <w:tc>
          <w:tcPr>
            <w:tcW w:w="990" w:type="dxa"/>
          </w:tcPr>
          <w:p w14:paraId="5CC23E17" w14:textId="77777777" w:rsidR="007D2CCF" w:rsidRDefault="007D2CCF" w:rsidP="00FB685C">
            <w:pPr>
              <w:rPr>
                <w:rFonts w:eastAsia="Times New Roman"/>
                <w:color w:val="000000"/>
              </w:rPr>
            </w:pPr>
            <w:r>
              <w:rPr>
                <w:rFonts w:eastAsia="Times New Roman"/>
                <w:color w:val="000000"/>
              </w:rPr>
              <w:t>400 A</w:t>
            </w:r>
          </w:p>
        </w:tc>
        <w:tc>
          <w:tcPr>
            <w:tcW w:w="810" w:type="dxa"/>
          </w:tcPr>
          <w:p w14:paraId="22D4E800" w14:textId="77777777" w:rsidR="007D2CCF" w:rsidRDefault="007D2CCF" w:rsidP="00FB685C">
            <w:pPr>
              <w:rPr>
                <w:rFonts w:eastAsia="Times New Roman"/>
                <w:color w:val="000000"/>
              </w:rPr>
            </w:pPr>
            <w:r>
              <w:rPr>
                <w:rFonts w:eastAsia="Times New Roman"/>
                <w:color w:val="000000"/>
              </w:rPr>
              <w:t>-</w:t>
            </w:r>
          </w:p>
        </w:tc>
        <w:tc>
          <w:tcPr>
            <w:tcW w:w="900" w:type="dxa"/>
          </w:tcPr>
          <w:p w14:paraId="5CD51433" w14:textId="77777777" w:rsidR="007D2CCF" w:rsidRDefault="007D2CCF" w:rsidP="00FB685C">
            <w:pPr>
              <w:rPr>
                <w:rFonts w:eastAsia="Times New Roman"/>
                <w:color w:val="000000"/>
              </w:rPr>
            </w:pPr>
            <w:r>
              <w:rPr>
                <w:rFonts w:eastAsia="Times New Roman"/>
                <w:color w:val="000000"/>
              </w:rPr>
              <w:t>-</w:t>
            </w:r>
          </w:p>
        </w:tc>
        <w:tc>
          <w:tcPr>
            <w:tcW w:w="1170" w:type="dxa"/>
          </w:tcPr>
          <w:p w14:paraId="7574DE50" w14:textId="77777777" w:rsidR="007D2CCF" w:rsidRDefault="007D2CCF" w:rsidP="00FB685C">
            <w:pPr>
              <w:rPr>
                <w:rFonts w:eastAsia="Times New Roman"/>
                <w:color w:val="000000"/>
              </w:rPr>
            </w:pPr>
            <w:r>
              <w:rPr>
                <w:rFonts w:eastAsia="Times New Roman"/>
                <w:color w:val="000000"/>
              </w:rPr>
              <w:t>-</w:t>
            </w:r>
          </w:p>
        </w:tc>
        <w:tc>
          <w:tcPr>
            <w:tcW w:w="900" w:type="dxa"/>
          </w:tcPr>
          <w:p w14:paraId="1F819196" w14:textId="77777777" w:rsidR="007D2CCF" w:rsidRDefault="007D2CCF" w:rsidP="00FB685C">
            <w:pPr>
              <w:rPr>
                <w:rFonts w:eastAsia="Times New Roman"/>
                <w:color w:val="000000"/>
              </w:rPr>
            </w:pPr>
            <w:r>
              <w:rPr>
                <w:rFonts w:eastAsia="Times New Roman"/>
                <w:color w:val="000000"/>
              </w:rPr>
              <w:t>400 A</w:t>
            </w:r>
          </w:p>
        </w:tc>
        <w:tc>
          <w:tcPr>
            <w:tcW w:w="3420" w:type="dxa"/>
          </w:tcPr>
          <w:p w14:paraId="48BAD7F8" w14:textId="77777777" w:rsidR="007D2CCF" w:rsidRDefault="007D2CCF" w:rsidP="00FB685C">
            <w:pPr>
              <w:rPr>
                <w:rFonts w:eastAsia="Times New Roman"/>
                <w:color w:val="000000"/>
              </w:rPr>
            </w:pPr>
            <w:r>
              <w:rPr>
                <w:rFonts w:eastAsia="Times New Roman"/>
                <w:color w:val="000000"/>
              </w:rPr>
              <w:t>Between Motor Controller and Motor</w:t>
            </w:r>
          </w:p>
        </w:tc>
      </w:tr>
      <w:tr w:rsidR="007D2CCF" w14:paraId="784C262B" w14:textId="77777777" w:rsidTr="00FB685C">
        <w:trPr>
          <w:trHeight w:val="593"/>
        </w:trPr>
        <w:tc>
          <w:tcPr>
            <w:tcW w:w="918" w:type="dxa"/>
            <w:shd w:val="clear" w:color="auto" w:fill="auto"/>
          </w:tcPr>
          <w:p w14:paraId="603B05F7"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5360BA55"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40D93468"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7BC5857"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F95E449"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7463A6D3" w14:textId="77777777" w:rsidR="007D2CCF" w:rsidRDefault="007D2CCF" w:rsidP="00FB685C">
            <w:pPr>
              <w:rPr>
                <w:rFonts w:eastAsia="Times New Roman"/>
                <w:color w:val="000000"/>
              </w:rPr>
            </w:pPr>
            <w:r>
              <w:rPr>
                <w:rFonts w:eastAsia="Times New Roman"/>
                <w:color w:val="000000"/>
              </w:rPr>
              <w:t>-55 to 80</w:t>
            </w:r>
          </w:p>
        </w:tc>
        <w:tc>
          <w:tcPr>
            <w:tcW w:w="990" w:type="dxa"/>
          </w:tcPr>
          <w:p w14:paraId="2E03D27B" w14:textId="77777777" w:rsidR="007D2CCF" w:rsidRDefault="007D2CCF" w:rsidP="00FB685C">
            <w:pPr>
              <w:rPr>
                <w:rFonts w:eastAsia="Times New Roman"/>
                <w:color w:val="000000"/>
              </w:rPr>
            </w:pPr>
            <w:r>
              <w:rPr>
                <w:rFonts w:eastAsia="Times New Roman"/>
                <w:color w:val="000000"/>
              </w:rPr>
              <w:t>3.7 A</w:t>
            </w:r>
          </w:p>
        </w:tc>
        <w:tc>
          <w:tcPr>
            <w:tcW w:w="810" w:type="dxa"/>
          </w:tcPr>
          <w:p w14:paraId="63AE8CD4" w14:textId="77777777" w:rsidR="007D2CCF" w:rsidRDefault="007D2CCF" w:rsidP="00FB685C">
            <w:pPr>
              <w:rPr>
                <w:rFonts w:eastAsia="Times New Roman"/>
                <w:color w:val="000000"/>
              </w:rPr>
            </w:pPr>
            <w:r>
              <w:t>QLB-103-11B3N-3BA</w:t>
            </w:r>
          </w:p>
        </w:tc>
        <w:tc>
          <w:tcPr>
            <w:tcW w:w="900" w:type="dxa"/>
          </w:tcPr>
          <w:p w14:paraId="3A5D7A2E" w14:textId="77777777" w:rsidR="007D2CCF" w:rsidRDefault="007D2CCF" w:rsidP="00FB685C">
            <w:pPr>
              <w:rPr>
                <w:rFonts w:eastAsia="Times New Roman"/>
                <w:color w:val="000000"/>
              </w:rPr>
            </w:pPr>
            <w:r>
              <w:rPr>
                <w:rFonts w:eastAsia="Times New Roman"/>
                <w:color w:val="000000"/>
              </w:rPr>
              <w:t>10 A</w:t>
            </w:r>
          </w:p>
        </w:tc>
        <w:tc>
          <w:tcPr>
            <w:tcW w:w="1170" w:type="dxa"/>
          </w:tcPr>
          <w:p w14:paraId="2F251665" w14:textId="77777777" w:rsidR="007D2CCF" w:rsidRDefault="007D2CCF" w:rsidP="00FB685C">
            <w:pPr>
              <w:rPr>
                <w:rFonts w:eastAsia="Times New Roman"/>
                <w:color w:val="000000"/>
              </w:rPr>
            </w:pPr>
            <w:r>
              <w:rPr>
                <w:rFonts w:eastAsia="Times New Roman"/>
                <w:color w:val="000000"/>
              </w:rPr>
              <w:t>10 A</w:t>
            </w:r>
          </w:p>
        </w:tc>
        <w:tc>
          <w:tcPr>
            <w:tcW w:w="900" w:type="dxa"/>
          </w:tcPr>
          <w:p w14:paraId="3CD8F8CF" w14:textId="77777777" w:rsidR="007D2CCF" w:rsidRDefault="007D2CCF" w:rsidP="00FB685C">
            <w:pPr>
              <w:rPr>
                <w:rFonts w:eastAsia="Times New Roman"/>
                <w:color w:val="000000"/>
              </w:rPr>
            </w:pPr>
            <w:r>
              <w:rPr>
                <w:rFonts w:eastAsia="Times New Roman"/>
                <w:color w:val="000000"/>
              </w:rPr>
              <w:t>3.7 A</w:t>
            </w:r>
          </w:p>
        </w:tc>
        <w:tc>
          <w:tcPr>
            <w:tcW w:w="3420" w:type="dxa"/>
          </w:tcPr>
          <w:p w14:paraId="6ACDE80D" w14:textId="77777777" w:rsidR="007D2CCF" w:rsidRDefault="007D2CCF" w:rsidP="00FB685C">
            <w:pPr>
              <w:rPr>
                <w:rFonts w:eastAsia="Times New Roman"/>
                <w:color w:val="000000"/>
              </w:rPr>
            </w:pPr>
            <w:r w:rsidRPr="00E93CB9">
              <w:rPr>
                <w:rFonts w:eastAsia="Times New Roman"/>
                <w:color w:val="000000"/>
              </w:rPr>
              <w:t>Input into container 1</w:t>
            </w:r>
          </w:p>
        </w:tc>
      </w:tr>
      <w:tr w:rsidR="007D2CCF" w14:paraId="1EADE8CE" w14:textId="77777777" w:rsidTr="00FB685C">
        <w:trPr>
          <w:trHeight w:val="593"/>
        </w:trPr>
        <w:tc>
          <w:tcPr>
            <w:tcW w:w="918" w:type="dxa"/>
            <w:shd w:val="clear" w:color="auto" w:fill="auto"/>
          </w:tcPr>
          <w:p w14:paraId="1C612BBF"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56D7F60F"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360775B7"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573BC645"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2B322846"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3E3FCBCA" w14:textId="77777777" w:rsidR="007D2CCF" w:rsidRDefault="007D2CCF" w:rsidP="00FB685C">
            <w:pPr>
              <w:rPr>
                <w:rFonts w:eastAsia="Times New Roman"/>
                <w:color w:val="000000"/>
              </w:rPr>
            </w:pPr>
            <w:r>
              <w:rPr>
                <w:rFonts w:eastAsia="Times New Roman"/>
                <w:color w:val="000000"/>
              </w:rPr>
              <w:t>-55 to 80</w:t>
            </w:r>
          </w:p>
        </w:tc>
        <w:tc>
          <w:tcPr>
            <w:tcW w:w="990" w:type="dxa"/>
          </w:tcPr>
          <w:p w14:paraId="3079CD5D" w14:textId="77777777" w:rsidR="007D2CCF" w:rsidRDefault="007D2CCF" w:rsidP="00FB685C">
            <w:pPr>
              <w:rPr>
                <w:rFonts w:eastAsia="Times New Roman"/>
                <w:color w:val="000000"/>
              </w:rPr>
            </w:pPr>
            <w:r>
              <w:rPr>
                <w:rFonts w:eastAsia="Times New Roman"/>
                <w:color w:val="000000"/>
              </w:rPr>
              <w:t>3.7 A</w:t>
            </w:r>
          </w:p>
        </w:tc>
        <w:tc>
          <w:tcPr>
            <w:tcW w:w="810" w:type="dxa"/>
          </w:tcPr>
          <w:p w14:paraId="4BC83F7A" w14:textId="77777777" w:rsidR="007D2CCF" w:rsidRDefault="007D2CCF" w:rsidP="00FB685C">
            <w:r>
              <w:t>QLB-103-11B3N-3BA</w:t>
            </w:r>
          </w:p>
        </w:tc>
        <w:tc>
          <w:tcPr>
            <w:tcW w:w="900" w:type="dxa"/>
          </w:tcPr>
          <w:p w14:paraId="5C380B3A" w14:textId="77777777" w:rsidR="007D2CCF" w:rsidRDefault="007D2CCF" w:rsidP="00FB685C">
            <w:pPr>
              <w:rPr>
                <w:rFonts w:eastAsia="Times New Roman"/>
                <w:color w:val="000000"/>
              </w:rPr>
            </w:pPr>
            <w:r>
              <w:rPr>
                <w:rFonts w:eastAsia="Times New Roman"/>
                <w:color w:val="000000"/>
              </w:rPr>
              <w:t>10 A</w:t>
            </w:r>
          </w:p>
        </w:tc>
        <w:tc>
          <w:tcPr>
            <w:tcW w:w="1170" w:type="dxa"/>
          </w:tcPr>
          <w:p w14:paraId="6D139D17" w14:textId="77777777" w:rsidR="007D2CCF" w:rsidRDefault="007D2CCF" w:rsidP="00FB685C">
            <w:pPr>
              <w:rPr>
                <w:rFonts w:eastAsia="Times New Roman"/>
                <w:color w:val="000000"/>
              </w:rPr>
            </w:pPr>
            <w:r>
              <w:rPr>
                <w:rFonts w:eastAsia="Times New Roman"/>
                <w:color w:val="000000"/>
              </w:rPr>
              <w:t>10 A</w:t>
            </w:r>
          </w:p>
        </w:tc>
        <w:tc>
          <w:tcPr>
            <w:tcW w:w="900" w:type="dxa"/>
          </w:tcPr>
          <w:p w14:paraId="247E6036" w14:textId="77777777" w:rsidR="007D2CCF" w:rsidRDefault="007D2CCF" w:rsidP="00FB685C">
            <w:pPr>
              <w:rPr>
                <w:rFonts w:eastAsia="Times New Roman"/>
                <w:color w:val="000000"/>
              </w:rPr>
            </w:pPr>
            <w:r>
              <w:rPr>
                <w:rFonts w:eastAsia="Times New Roman"/>
                <w:color w:val="000000"/>
              </w:rPr>
              <w:t>3.7 A</w:t>
            </w:r>
          </w:p>
        </w:tc>
        <w:tc>
          <w:tcPr>
            <w:tcW w:w="3420" w:type="dxa"/>
          </w:tcPr>
          <w:p w14:paraId="1F3DBDFA" w14:textId="77777777" w:rsidR="007D2CCF" w:rsidRDefault="007D2CCF" w:rsidP="00FB685C">
            <w:pPr>
              <w:rPr>
                <w:rFonts w:eastAsia="Times New Roman"/>
                <w:color w:val="000000"/>
              </w:rPr>
            </w:pPr>
            <w:r w:rsidRPr="00E93CB9">
              <w:rPr>
                <w:rFonts w:eastAsia="Times New Roman"/>
                <w:color w:val="000000"/>
              </w:rPr>
              <w:t>Between containers 1 and 2</w:t>
            </w:r>
          </w:p>
        </w:tc>
      </w:tr>
      <w:tr w:rsidR="007D2CCF" w14:paraId="62220B66" w14:textId="77777777" w:rsidTr="00FB685C">
        <w:trPr>
          <w:trHeight w:val="593"/>
        </w:trPr>
        <w:tc>
          <w:tcPr>
            <w:tcW w:w="918" w:type="dxa"/>
            <w:shd w:val="clear" w:color="auto" w:fill="auto"/>
          </w:tcPr>
          <w:p w14:paraId="10C8D72B"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03F3462C"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26D7A648"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A12D6A6"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FC16482"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3939D6FF" w14:textId="77777777" w:rsidR="007D2CCF" w:rsidRDefault="007D2CCF" w:rsidP="00FB685C">
            <w:pPr>
              <w:rPr>
                <w:rFonts w:eastAsia="Times New Roman"/>
                <w:color w:val="000000"/>
              </w:rPr>
            </w:pPr>
            <w:r>
              <w:rPr>
                <w:rFonts w:eastAsia="Times New Roman"/>
                <w:color w:val="000000"/>
              </w:rPr>
              <w:t>-55 to 80</w:t>
            </w:r>
          </w:p>
        </w:tc>
        <w:tc>
          <w:tcPr>
            <w:tcW w:w="990" w:type="dxa"/>
          </w:tcPr>
          <w:p w14:paraId="7AF9D391" w14:textId="77777777" w:rsidR="007D2CCF" w:rsidRDefault="007D2CCF" w:rsidP="00FB685C">
            <w:pPr>
              <w:rPr>
                <w:rFonts w:eastAsia="Times New Roman"/>
                <w:color w:val="000000"/>
              </w:rPr>
            </w:pPr>
            <w:r>
              <w:rPr>
                <w:rFonts w:eastAsia="Times New Roman"/>
                <w:color w:val="000000"/>
              </w:rPr>
              <w:t>3.7 A</w:t>
            </w:r>
          </w:p>
        </w:tc>
        <w:tc>
          <w:tcPr>
            <w:tcW w:w="810" w:type="dxa"/>
          </w:tcPr>
          <w:p w14:paraId="5D366732" w14:textId="77777777" w:rsidR="007D2CCF" w:rsidRDefault="007D2CCF" w:rsidP="00FB685C">
            <w:r>
              <w:t>QLB-103-11B3N-3BA</w:t>
            </w:r>
          </w:p>
        </w:tc>
        <w:tc>
          <w:tcPr>
            <w:tcW w:w="900" w:type="dxa"/>
          </w:tcPr>
          <w:p w14:paraId="0B21DD62" w14:textId="77777777" w:rsidR="007D2CCF" w:rsidRDefault="007D2CCF" w:rsidP="00FB685C">
            <w:pPr>
              <w:rPr>
                <w:rFonts w:eastAsia="Times New Roman"/>
                <w:color w:val="000000"/>
              </w:rPr>
            </w:pPr>
            <w:r>
              <w:rPr>
                <w:rFonts w:eastAsia="Times New Roman"/>
                <w:color w:val="000000"/>
              </w:rPr>
              <w:t>10 A</w:t>
            </w:r>
          </w:p>
        </w:tc>
        <w:tc>
          <w:tcPr>
            <w:tcW w:w="1170" w:type="dxa"/>
          </w:tcPr>
          <w:p w14:paraId="2D36A184" w14:textId="77777777" w:rsidR="007D2CCF" w:rsidRDefault="007D2CCF" w:rsidP="00FB685C">
            <w:pPr>
              <w:rPr>
                <w:rFonts w:eastAsia="Times New Roman"/>
                <w:color w:val="000000"/>
              </w:rPr>
            </w:pPr>
            <w:r>
              <w:rPr>
                <w:rFonts w:eastAsia="Times New Roman"/>
                <w:color w:val="000000"/>
              </w:rPr>
              <w:t>10 A</w:t>
            </w:r>
          </w:p>
        </w:tc>
        <w:tc>
          <w:tcPr>
            <w:tcW w:w="900" w:type="dxa"/>
          </w:tcPr>
          <w:p w14:paraId="23DEFF2D" w14:textId="77777777" w:rsidR="007D2CCF" w:rsidRDefault="007D2CCF" w:rsidP="00FB685C">
            <w:pPr>
              <w:rPr>
                <w:rFonts w:eastAsia="Times New Roman"/>
                <w:color w:val="000000"/>
              </w:rPr>
            </w:pPr>
            <w:r>
              <w:rPr>
                <w:rFonts w:eastAsia="Times New Roman"/>
                <w:color w:val="000000"/>
              </w:rPr>
              <w:t>3.7 A</w:t>
            </w:r>
          </w:p>
        </w:tc>
        <w:tc>
          <w:tcPr>
            <w:tcW w:w="3420" w:type="dxa"/>
          </w:tcPr>
          <w:p w14:paraId="3CF019FE" w14:textId="77777777" w:rsidR="007D2CCF" w:rsidRDefault="007D2CCF" w:rsidP="00FB685C">
            <w:pPr>
              <w:rPr>
                <w:rFonts w:eastAsia="Times New Roman"/>
                <w:color w:val="000000"/>
              </w:rPr>
            </w:pPr>
            <w:r w:rsidRPr="00E93CB9">
              <w:rPr>
                <w:rFonts w:eastAsia="Times New Roman"/>
                <w:color w:val="000000"/>
              </w:rPr>
              <w:t>Between containers 2 and 3</w:t>
            </w:r>
          </w:p>
        </w:tc>
      </w:tr>
      <w:tr w:rsidR="007D2CCF" w14:paraId="1C083C91" w14:textId="77777777" w:rsidTr="00FB685C">
        <w:trPr>
          <w:trHeight w:val="593"/>
        </w:trPr>
        <w:tc>
          <w:tcPr>
            <w:tcW w:w="918" w:type="dxa"/>
            <w:shd w:val="clear" w:color="auto" w:fill="auto"/>
          </w:tcPr>
          <w:p w14:paraId="4F1C37FF"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089D19B7"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0DF0406C"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54E438E3"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2674B82"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5FC89B68" w14:textId="77777777" w:rsidR="007D2CCF" w:rsidRDefault="007D2CCF" w:rsidP="00FB685C">
            <w:pPr>
              <w:rPr>
                <w:rFonts w:eastAsia="Times New Roman"/>
                <w:color w:val="000000"/>
              </w:rPr>
            </w:pPr>
            <w:r>
              <w:rPr>
                <w:rFonts w:eastAsia="Times New Roman"/>
                <w:color w:val="000000"/>
              </w:rPr>
              <w:t>-55 to 80</w:t>
            </w:r>
          </w:p>
        </w:tc>
        <w:tc>
          <w:tcPr>
            <w:tcW w:w="990" w:type="dxa"/>
          </w:tcPr>
          <w:p w14:paraId="2DFED52D" w14:textId="77777777" w:rsidR="007D2CCF" w:rsidRDefault="007D2CCF" w:rsidP="00FB685C">
            <w:pPr>
              <w:rPr>
                <w:rFonts w:eastAsia="Times New Roman"/>
                <w:color w:val="000000"/>
              </w:rPr>
            </w:pPr>
            <w:r>
              <w:rPr>
                <w:rFonts w:eastAsia="Times New Roman"/>
                <w:color w:val="000000"/>
              </w:rPr>
              <w:t>3.7 A</w:t>
            </w:r>
          </w:p>
        </w:tc>
        <w:tc>
          <w:tcPr>
            <w:tcW w:w="810" w:type="dxa"/>
          </w:tcPr>
          <w:p w14:paraId="2444E482" w14:textId="77777777" w:rsidR="007D2CCF" w:rsidRDefault="007D2CCF" w:rsidP="00FB685C">
            <w:r>
              <w:t>QLB-103-11B3N-3BA</w:t>
            </w:r>
          </w:p>
        </w:tc>
        <w:tc>
          <w:tcPr>
            <w:tcW w:w="900" w:type="dxa"/>
          </w:tcPr>
          <w:p w14:paraId="01FF1BCF" w14:textId="77777777" w:rsidR="007D2CCF" w:rsidRDefault="007D2CCF" w:rsidP="00FB685C">
            <w:pPr>
              <w:rPr>
                <w:rFonts w:eastAsia="Times New Roman"/>
                <w:color w:val="000000"/>
              </w:rPr>
            </w:pPr>
            <w:r>
              <w:rPr>
                <w:rFonts w:eastAsia="Times New Roman"/>
                <w:color w:val="000000"/>
              </w:rPr>
              <w:t>10 A</w:t>
            </w:r>
          </w:p>
        </w:tc>
        <w:tc>
          <w:tcPr>
            <w:tcW w:w="1170" w:type="dxa"/>
          </w:tcPr>
          <w:p w14:paraId="32DA79BD" w14:textId="77777777" w:rsidR="007D2CCF" w:rsidRDefault="007D2CCF" w:rsidP="00FB685C">
            <w:pPr>
              <w:rPr>
                <w:rFonts w:eastAsia="Times New Roman"/>
                <w:color w:val="000000"/>
              </w:rPr>
            </w:pPr>
            <w:r>
              <w:rPr>
                <w:rFonts w:eastAsia="Times New Roman"/>
                <w:color w:val="000000"/>
              </w:rPr>
              <w:t>10 A</w:t>
            </w:r>
          </w:p>
        </w:tc>
        <w:tc>
          <w:tcPr>
            <w:tcW w:w="900" w:type="dxa"/>
          </w:tcPr>
          <w:p w14:paraId="027D2195" w14:textId="77777777" w:rsidR="007D2CCF" w:rsidRDefault="007D2CCF" w:rsidP="00FB685C">
            <w:pPr>
              <w:rPr>
                <w:rFonts w:eastAsia="Times New Roman"/>
                <w:color w:val="000000"/>
              </w:rPr>
            </w:pPr>
            <w:r>
              <w:rPr>
                <w:rFonts w:eastAsia="Times New Roman"/>
                <w:color w:val="000000"/>
              </w:rPr>
              <w:t>3.7 A</w:t>
            </w:r>
          </w:p>
        </w:tc>
        <w:tc>
          <w:tcPr>
            <w:tcW w:w="3420" w:type="dxa"/>
          </w:tcPr>
          <w:p w14:paraId="157DF40C" w14:textId="77777777" w:rsidR="007D2CCF" w:rsidRDefault="007D2CCF" w:rsidP="00FB685C">
            <w:pPr>
              <w:rPr>
                <w:rFonts w:eastAsia="Times New Roman"/>
                <w:color w:val="000000"/>
              </w:rPr>
            </w:pPr>
            <w:r w:rsidRPr="00E93CB9">
              <w:rPr>
                <w:rFonts w:eastAsia="Times New Roman"/>
                <w:color w:val="000000"/>
              </w:rPr>
              <w:t>Between containers 3 and 4</w:t>
            </w:r>
          </w:p>
        </w:tc>
      </w:tr>
      <w:tr w:rsidR="007D2CCF" w14:paraId="12EE3699" w14:textId="77777777" w:rsidTr="00FB685C">
        <w:trPr>
          <w:trHeight w:val="593"/>
        </w:trPr>
        <w:tc>
          <w:tcPr>
            <w:tcW w:w="918" w:type="dxa"/>
            <w:shd w:val="clear" w:color="auto" w:fill="auto"/>
          </w:tcPr>
          <w:p w14:paraId="030846BE" w14:textId="77777777" w:rsidR="007D2CCF" w:rsidRDefault="007D2CCF" w:rsidP="00FB685C">
            <w:pPr>
              <w:rPr>
                <w:rFonts w:eastAsia="Times New Roman"/>
                <w:color w:val="000000"/>
              </w:rPr>
            </w:pPr>
            <w:r>
              <w:rPr>
                <w:rFonts w:eastAsia="Times New Roman"/>
                <w:color w:val="000000"/>
              </w:rPr>
              <w:t>WTW</w:t>
            </w:r>
          </w:p>
        </w:tc>
        <w:tc>
          <w:tcPr>
            <w:tcW w:w="900" w:type="dxa"/>
            <w:shd w:val="clear" w:color="auto" w:fill="auto"/>
          </w:tcPr>
          <w:p w14:paraId="6F8EA61C"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4E877E21"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EFE8F6E"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6D147D3"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65BD53D3" w14:textId="77777777" w:rsidR="007D2CCF" w:rsidRDefault="007D2CCF" w:rsidP="00FB685C">
            <w:pPr>
              <w:rPr>
                <w:rFonts w:eastAsia="Times New Roman"/>
                <w:color w:val="000000"/>
              </w:rPr>
            </w:pPr>
            <w:r>
              <w:rPr>
                <w:rFonts w:eastAsia="Times New Roman"/>
                <w:color w:val="000000"/>
              </w:rPr>
              <w:t>-55 to 80</w:t>
            </w:r>
          </w:p>
        </w:tc>
        <w:tc>
          <w:tcPr>
            <w:tcW w:w="990" w:type="dxa"/>
          </w:tcPr>
          <w:p w14:paraId="2B45AE41" w14:textId="77777777" w:rsidR="007D2CCF" w:rsidRDefault="007D2CCF" w:rsidP="00FB685C">
            <w:pPr>
              <w:rPr>
                <w:rFonts w:eastAsia="Times New Roman"/>
                <w:color w:val="000000"/>
              </w:rPr>
            </w:pPr>
            <w:r>
              <w:rPr>
                <w:rFonts w:eastAsia="Times New Roman"/>
                <w:color w:val="000000"/>
              </w:rPr>
              <w:t>3.7 A</w:t>
            </w:r>
          </w:p>
        </w:tc>
        <w:tc>
          <w:tcPr>
            <w:tcW w:w="810" w:type="dxa"/>
          </w:tcPr>
          <w:p w14:paraId="2B3ABCF8" w14:textId="77777777" w:rsidR="007D2CCF" w:rsidRDefault="007D2CCF" w:rsidP="00FB685C">
            <w:r>
              <w:t>QLB-103-11B3</w:t>
            </w:r>
            <w:r>
              <w:lastRenderedPageBreak/>
              <w:t>N-3BA</w:t>
            </w:r>
          </w:p>
        </w:tc>
        <w:tc>
          <w:tcPr>
            <w:tcW w:w="900" w:type="dxa"/>
          </w:tcPr>
          <w:p w14:paraId="07704945" w14:textId="77777777" w:rsidR="007D2CCF" w:rsidRDefault="007D2CCF" w:rsidP="00FB685C">
            <w:pPr>
              <w:rPr>
                <w:rFonts w:eastAsia="Times New Roman"/>
                <w:color w:val="000000"/>
              </w:rPr>
            </w:pPr>
            <w:r>
              <w:rPr>
                <w:rFonts w:eastAsia="Times New Roman"/>
                <w:color w:val="000000"/>
              </w:rPr>
              <w:lastRenderedPageBreak/>
              <w:t>10 A</w:t>
            </w:r>
          </w:p>
        </w:tc>
        <w:tc>
          <w:tcPr>
            <w:tcW w:w="1170" w:type="dxa"/>
          </w:tcPr>
          <w:p w14:paraId="79B78101" w14:textId="77777777" w:rsidR="007D2CCF" w:rsidRDefault="007D2CCF" w:rsidP="00FB685C">
            <w:pPr>
              <w:rPr>
                <w:rFonts w:eastAsia="Times New Roman"/>
                <w:color w:val="000000"/>
              </w:rPr>
            </w:pPr>
            <w:r>
              <w:rPr>
                <w:rFonts w:eastAsia="Times New Roman"/>
                <w:color w:val="000000"/>
              </w:rPr>
              <w:t>10 A</w:t>
            </w:r>
          </w:p>
          <w:p w14:paraId="0FDCF243" w14:textId="77777777" w:rsidR="007D2CCF" w:rsidRPr="00B903BC" w:rsidRDefault="007D2CCF" w:rsidP="00FB685C">
            <w:pPr>
              <w:rPr>
                <w:rFonts w:eastAsia="Times New Roman"/>
              </w:rPr>
            </w:pPr>
          </w:p>
        </w:tc>
        <w:tc>
          <w:tcPr>
            <w:tcW w:w="900" w:type="dxa"/>
          </w:tcPr>
          <w:p w14:paraId="2A46A139" w14:textId="77777777" w:rsidR="007D2CCF" w:rsidRDefault="007D2CCF" w:rsidP="00FB685C">
            <w:pPr>
              <w:rPr>
                <w:rFonts w:eastAsia="Times New Roman"/>
                <w:color w:val="000000"/>
              </w:rPr>
            </w:pPr>
            <w:r>
              <w:rPr>
                <w:rFonts w:eastAsia="Times New Roman"/>
                <w:color w:val="000000"/>
              </w:rPr>
              <w:t>3.7 A</w:t>
            </w:r>
          </w:p>
        </w:tc>
        <w:tc>
          <w:tcPr>
            <w:tcW w:w="3420" w:type="dxa"/>
          </w:tcPr>
          <w:p w14:paraId="72A3D9FA" w14:textId="77777777" w:rsidR="007D2CCF" w:rsidRDefault="007D2CCF" w:rsidP="00FB685C">
            <w:pPr>
              <w:rPr>
                <w:rFonts w:eastAsia="Times New Roman"/>
                <w:color w:val="000000"/>
              </w:rPr>
            </w:pPr>
            <w:r>
              <w:rPr>
                <w:rFonts w:eastAsia="Times New Roman"/>
                <w:color w:val="000000"/>
              </w:rPr>
              <w:t>TSI to Cooling Controller</w:t>
            </w:r>
          </w:p>
        </w:tc>
      </w:tr>
      <w:tr w:rsidR="007D2CCF" w14:paraId="1519CF44" w14:textId="77777777" w:rsidTr="00FB685C">
        <w:trPr>
          <w:trHeight w:val="593"/>
        </w:trPr>
        <w:tc>
          <w:tcPr>
            <w:tcW w:w="918" w:type="dxa"/>
            <w:shd w:val="clear" w:color="auto" w:fill="auto"/>
          </w:tcPr>
          <w:p w14:paraId="57B138EA" w14:textId="77777777" w:rsidR="007D2CCF" w:rsidRDefault="007D2CCF" w:rsidP="00FB685C">
            <w:pPr>
              <w:rPr>
                <w:rFonts w:eastAsia="Times New Roman"/>
                <w:color w:val="000000"/>
              </w:rPr>
            </w:pPr>
            <w:r>
              <w:rPr>
                <w:rFonts w:eastAsia="Times New Roman"/>
                <w:color w:val="000000"/>
              </w:rPr>
              <w:lastRenderedPageBreak/>
              <w:t>WTW</w:t>
            </w:r>
          </w:p>
        </w:tc>
        <w:tc>
          <w:tcPr>
            <w:tcW w:w="900" w:type="dxa"/>
            <w:shd w:val="clear" w:color="auto" w:fill="auto"/>
          </w:tcPr>
          <w:p w14:paraId="44E13EBA" w14:textId="77777777" w:rsidR="007D2CCF" w:rsidRDefault="007D2CCF" w:rsidP="00FB685C">
            <w:pPr>
              <w:rPr>
                <w:rFonts w:eastAsia="Times New Roman"/>
                <w:color w:val="000000"/>
              </w:rPr>
            </w:pPr>
            <w:r>
              <w:rPr>
                <w:rFonts w:eastAsia="Times New Roman"/>
                <w:color w:val="000000"/>
              </w:rPr>
              <w:t>WT16-4</w:t>
            </w:r>
          </w:p>
        </w:tc>
        <w:tc>
          <w:tcPr>
            <w:tcW w:w="810" w:type="dxa"/>
            <w:shd w:val="clear" w:color="auto" w:fill="auto"/>
          </w:tcPr>
          <w:p w14:paraId="1030379F"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24D27E45"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A42D6B0" w14:textId="77777777" w:rsidR="007D2CCF" w:rsidRDefault="007D2CCF" w:rsidP="00FB685C">
            <w:pPr>
              <w:rPr>
                <w:rFonts w:eastAsia="Times New Roman"/>
                <w:color w:val="000000"/>
              </w:rPr>
            </w:pPr>
            <w:r>
              <w:rPr>
                <w:rFonts w:eastAsia="Times New Roman"/>
                <w:color w:val="000000"/>
              </w:rPr>
              <w:t>60 V</w:t>
            </w:r>
          </w:p>
        </w:tc>
        <w:tc>
          <w:tcPr>
            <w:tcW w:w="810" w:type="dxa"/>
            <w:shd w:val="clear" w:color="auto" w:fill="auto"/>
          </w:tcPr>
          <w:p w14:paraId="3132EB90" w14:textId="77777777" w:rsidR="007D2CCF" w:rsidRDefault="007D2CCF" w:rsidP="00FB685C">
            <w:pPr>
              <w:rPr>
                <w:rFonts w:eastAsia="Times New Roman"/>
                <w:color w:val="000000"/>
              </w:rPr>
            </w:pPr>
            <w:r>
              <w:rPr>
                <w:rFonts w:eastAsia="Times New Roman"/>
                <w:color w:val="000000"/>
              </w:rPr>
              <w:t>-55 to 80</w:t>
            </w:r>
          </w:p>
        </w:tc>
        <w:tc>
          <w:tcPr>
            <w:tcW w:w="990" w:type="dxa"/>
          </w:tcPr>
          <w:p w14:paraId="0983D40C" w14:textId="77777777" w:rsidR="007D2CCF" w:rsidRDefault="007D2CCF" w:rsidP="00FB685C">
            <w:pPr>
              <w:rPr>
                <w:rFonts w:eastAsia="Times New Roman"/>
                <w:color w:val="000000"/>
              </w:rPr>
            </w:pPr>
            <w:r>
              <w:rPr>
                <w:rFonts w:eastAsia="Times New Roman"/>
                <w:color w:val="000000"/>
              </w:rPr>
              <w:t>3.7 A</w:t>
            </w:r>
          </w:p>
        </w:tc>
        <w:tc>
          <w:tcPr>
            <w:tcW w:w="810" w:type="dxa"/>
          </w:tcPr>
          <w:p w14:paraId="216A96F2" w14:textId="77777777" w:rsidR="007D2CCF" w:rsidRDefault="007D2CCF" w:rsidP="00FB685C">
            <w:r>
              <w:t>QLB-103-11B3N-3BA</w:t>
            </w:r>
          </w:p>
        </w:tc>
        <w:tc>
          <w:tcPr>
            <w:tcW w:w="900" w:type="dxa"/>
          </w:tcPr>
          <w:p w14:paraId="112D7970" w14:textId="77777777" w:rsidR="007D2CCF" w:rsidRDefault="007D2CCF" w:rsidP="00FB685C">
            <w:pPr>
              <w:rPr>
                <w:rFonts w:eastAsia="Times New Roman"/>
                <w:color w:val="000000"/>
              </w:rPr>
            </w:pPr>
            <w:r>
              <w:rPr>
                <w:rFonts w:eastAsia="Times New Roman"/>
                <w:color w:val="000000"/>
              </w:rPr>
              <w:t>10 A</w:t>
            </w:r>
          </w:p>
        </w:tc>
        <w:tc>
          <w:tcPr>
            <w:tcW w:w="1170" w:type="dxa"/>
          </w:tcPr>
          <w:p w14:paraId="18988805" w14:textId="77777777" w:rsidR="007D2CCF" w:rsidRDefault="007D2CCF" w:rsidP="00FB685C">
            <w:pPr>
              <w:rPr>
                <w:rFonts w:eastAsia="Times New Roman"/>
                <w:color w:val="000000"/>
              </w:rPr>
            </w:pPr>
            <w:r>
              <w:rPr>
                <w:rFonts w:eastAsia="Times New Roman"/>
                <w:color w:val="000000"/>
              </w:rPr>
              <w:t>10 A</w:t>
            </w:r>
          </w:p>
        </w:tc>
        <w:tc>
          <w:tcPr>
            <w:tcW w:w="900" w:type="dxa"/>
          </w:tcPr>
          <w:p w14:paraId="2EA6E27D" w14:textId="77777777" w:rsidR="007D2CCF" w:rsidRDefault="007D2CCF" w:rsidP="00FB685C">
            <w:pPr>
              <w:rPr>
                <w:rFonts w:eastAsia="Times New Roman"/>
                <w:color w:val="000000"/>
              </w:rPr>
            </w:pPr>
            <w:r>
              <w:rPr>
                <w:rFonts w:eastAsia="Times New Roman"/>
                <w:color w:val="000000"/>
              </w:rPr>
              <w:t>3.7 A</w:t>
            </w:r>
          </w:p>
        </w:tc>
        <w:tc>
          <w:tcPr>
            <w:tcW w:w="3420" w:type="dxa"/>
          </w:tcPr>
          <w:p w14:paraId="534B9180" w14:textId="77777777" w:rsidR="007D2CCF" w:rsidRDefault="007D2CCF" w:rsidP="00FB685C">
            <w:pPr>
              <w:rPr>
                <w:rFonts w:eastAsia="Times New Roman"/>
                <w:color w:val="000000"/>
              </w:rPr>
            </w:pPr>
            <w:r>
              <w:rPr>
                <w:rFonts w:eastAsia="Times New Roman"/>
                <w:color w:val="000000"/>
              </w:rPr>
              <w:t>GLV/SCADA to Cooling Controller</w:t>
            </w:r>
          </w:p>
        </w:tc>
      </w:tr>
      <w:tr w:rsidR="007D2CCF" w14:paraId="165DA0D5" w14:textId="77777777" w:rsidTr="00FB685C">
        <w:trPr>
          <w:trHeight w:val="593"/>
        </w:trPr>
        <w:tc>
          <w:tcPr>
            <w:tcW w:w="918" w:type="dxa"/>
            <w:shd w:val="clear" w:color="auto" w:fill="auto"/>
          </w:tcPr>
          <w:p w14:paraId="1A312F88"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6BF94759"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55332475"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260A718D"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79B2E7EA"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5F77F6F7" w14:textId="77777777" w:rsidR="007D2CCF" w:rsidRDefault="007D2CCF" w:rsidP="00FB685C">
            <w:pPr>
              <w:rPr>
                <w:rFonts w:eastAsia="Times New Roman"/>
                <w:color w:val="000000"/>
              </w:rPr>
            </w:pPr>
            <w:r>
              <w:rPr>
                <w:rFonts w:eastAsia="Times New Roman"/>
                <w:color w:val="000000"/>
              </w:rPr>
              <w:t>-60 to 125</w:t>
            </w:r>
          </w:p>
        </w:tc>
        <w:tc>
          <w:tcPr>
            <w:tcW w:w="990" w:type="dxa"/>
          </w:tcPr>
          <w:p w14:paraId="184A3E6B" w14:textId="77777777" w:rsidR="007D2CCF" w:rsidRDefault="007D2CCF" w:rsidP="00FB685C">
            <w:pPr>
              <w:rPr>
                <w:rFonts w:eastAsia="Times New Roman"/>
                <w:color w:val="000000"/>
              </w:rPr>
            </w:pPr>
            <w:r>
              <w:rPr>
                <w:rFonts w:eastAsia="Times New Roman"/>
                <w:color w:val="000000"/>
              </w:rPr>
              <w:t>1.5 A</w:t>
            </w:r>
          </w:p>
        </w:tc>
        <w:tc>
          <w:tcPr>
            <w:tcW w:w="810" w:type="dxa"/>
          </w:tcPr>
          <w:p w14:paraId="73495CCB" w14:textId="77777777" w:rsidR="007D2CCF" w:rsidRDefault="007D2CCF" w:rsidP="00FB685C">
            <w:r>
              <w:t>-</w:t>
            </w:r>
          </w:p>
        </w:tc>
        <w:tc>
          <w:tcPr>
            <w:tcW w:w="900" w:type="dxa"/>
          </w:tcPr>
          <w:p w14:paraId="6079D45A" w14:textId="77777777" w:rsidR="007D2CCF" w:rsidRDefault="007D2CCF" w:rsidP="00FB685C">
            <w:pPr>
              <w:rPr>
                <w:rFonts w:eastAsia="Times New Roman"/>
                <w:color w:val="000000"/>
              </w:rPr>
            </w:pPr>
            <w:r>
              <w:rPr>
                <w:rFonts w:eastAsia="Times New Roman"/>
                <w:color w:val="000000"/>
              </w:rPr>
              <w:t>-</w:t>
            </w:r>
          </w:p>
        </w:tc>
        <w:tc>
          <w:tcPr>
            <w:tcW w:w="1170" w:type="dxa"/>
          </w:tcPr>
          <w:p w14:paraId="3CD45D3B" w14:textId="77777777" w:rsidR="007D2CCF" w:rsidRDefault="007D2CCF" w:rsidP="00FB685C">
            <w:pPr>
              <w:rPr>
                <w:rFonts w:eastAsia="Times New Roman"/>
                <w:color w:val="000000"/>
              </w:rPr>
            </w:pPr>
            <w:r>
              <w:rPr>
                <w:rFonts w:eastAsia="Times New Roman"/>
                <w:color w:val="000000"/>
              </w:rPr>
              <w:t>-</w:t>
            </w:r>
          </w:p>
          <w:p w14:paraId="3A0986C9" w14:textId="77777777" w:rsidR="007D2CCF" w:rsidRPr="00B903BC" w:rsidRDefault="007D2CCF" w:rsidP="00FB685C">
            <w:pPr>
              <w:rPr>
                <w:rFonts w:eastAsia="Times New Roman"/>
              </w:rPr>
            </w:pPr>
          </w:p>
        </w:tc>
        <w:tc>
          <w:tcPr>
            <w:tcW w:w="900" w:type="dxa"/>
          </w:tcPr>
          <w:p w14:paraId="1A84AB82" w14:textId="77777777" w:rsidR="007D2CCF" w:rsidRDefault="007D2CCF" w:rsidP="00FB685C">
            <w:pPr>
              <w:rPr>
                <w:rFonts w:eastAsia="Times New Roman"/>
                <w:color w:val="000000"/>
              </w:rPr>
            </w:pPr>
            <w:r>
              <w:rPr>
                <w:rFonts w:eastAsia="Times New Roman"/>
                <w:color w:val="000000"/>
              </w:rPr>
              <w:t>1.5 A</w:t>
            </w:r>
          </w:p>
        </w:tc>
        <w:tc>
          <w:tcPr>
            <w:tcW w:w="3420" w:type="dxa"/>
          </w:tcPr>
          <w:p w14:paraId="6EB44F93" w14:textId="77777777" w:rsidR="007D2CCF" w:rsidRDefault="007D2CCF" w:rsidP="00FB685C">
            <w:pPr>
              <w:rPr>
                <w:rFonts w:eastAsia="Times New Roman"/>
                <w:color w:val="000000"/>
              </w:rPr>
            </w:pPr>
            <w:r w:rsidRPr="00E93CB9">
              <w:rPr>
                <w:rFonts w:eastAsia="Times New Roman"/>
                <w:color w:val="000000"/>
              </w:rPr>
              <w:t>Input into container 1</w:t>
            </w:r>
          </w:p>
        </w:tc>
      </w:tr>
      <w:tr w:rsidR="007D2CCF" w14:paraId="4262F4C5" w14:textId="77777777" w:rsidTr="00FB685C">
        <w:trPr>
          <w:trHeight w:val="593"/>
        </w:trPr>
        <w:tc>
          <w:tcPr>
            <w:tcW w:w="918" w:type="dxa"/>
            <w:shd w:val="clear" w:color="auto" w:fill="auto"/>
          </w:tcPr>
          <w:p w14:paraId="20EFCA8C"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2A3A150F"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11469CC5"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5CF8ED82"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54BC7A0E"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5DA33F27" w14:textId="77777777" w:rsidR="007D2CCF" w:rsidRDefault="007D2CCF" w:rsidP="00FB685C">
            <w:pPr>
              <w:rPr>
                <w:rFonts w:eastAsia="Times New Roman"/>
                <w:color w:val="000000"/>
              </w:rPr>
            </w:pPr>
            <w:r>
              <w:rPr>
                <w:rFonts w:eastAsia="Times New Roman"/>
                <w:color w:val="000000"/>
              </w:rPr>
              <w:t>-60 to 125</w:t>
            </w:r>
          </w:p>
        </w:tc>
        <w:tc>
          <w:tcPr>
            <w:tcW w:w="990" w:type="dxa"/>
          </w:tcPr>
          <w:p w14:paraId="5ABAB3BA" w14:textId="77777777" w:rsidR="007D2CCF" w:rsidRDefault="007D2CCF" w:rsidP="00FB685C">
            <w:pPr>
              <w:rPr>
                <w:rFonts w:eastAsia="Times New Roman"/>
                <w:color w:val="000000"/>
              </w:rPr>
            </w:pPr>
            <w:r>
              <w:rPr>
                <w:rFonts w:eastAsia="Times New Roman"/>
                <w:color w:val="000000"/>
              </w:rPr>
              <w:t>1.5 A</w:t>
            </w:r>
          </w:p>
        </w:tc>
        <w:tc>
          <w:tcPr>
            <w:tcW w:w="810" w:type="dxa"/>
          </w:tcPr>
          <w:p w14:paraId="478DCA60" w14:textId="77777777" w:rsidR="007D2CCF" w:rsidRDefault="007D2CCF" w:rsidP="00FB685C">
            <w:r>
              <w:t>-</w:t>
            </w:r>
          </w:p>
        </w:tc>
        <w:tc>
          <w:tcPr>
            <w:tcW w:w="900" w:type="dxa"/>
          </w:tcPr>
          <w:p w14:paraId="25999C9E" w14:textId="77777777" w:rsidR="007D2CCF" w:rsidRDefault="007D2CCF" w:rsidP="00FB685C">
            <w:pPr>
              <w:rPr>
                <w:rFonts w:eastAsia="Times New Roman"/>
                <w:color w:val="000000"/>
              </w:rPr>
            </w:pPr>
            <w:r>
              <w:rPr>
                <w:rFonts w:eastAsia="Times New Roman"/>
                <w:color w:val="000000"/>
              </w:rPr>
              <w:t>-</w:t>
            </w:r>
          </w:p>
        </w:tc>
        <w:tc>
          <w:tcPr>
            <w:tcW w:w="1170" w:type="dxa"/>
          </w:tcPr>
          <w:p w14:paraId="111A27C7" w14:textId="77777777" w:rsidR="007D2CCF" w:rsidRDefault="007D2CCF" w:rsidP="00FB685C">
            <w:pPr>
              <w:rPr>
                <w:rFonts w:eastAsia="Times New Roman"/>
                <w:color w:val="000000"/>
              </w:rPr>
            </w:pPr>
            <w:r>
              <w:rPr>
                <w:rFonts w:eastAsia="Times New Roman"/>
                <w:color w:val="000000"/>
              </w:rPr>
              <w:t>-</w:t>
            </w:r>
          </w:p>
        </w:tc>
        <w:tc>
          <w:tcPr>
            <w:tcW w:w="900" w:type="dxa"/>
          </w:tcPr>
          <w:p w14:paraId="3374B09F" w14:textId="77777777" w:rsidR="007D2CCF" w:rsidRDefault="007D2CCF" w:rsidP="00FB685C">
            <w:pPr>
              <w:rPr>
                <w:rFonts w:eastAsia="Times New Roman"/>
                <w:color w:val="000000"/>
              </w:rPr>
            </w:pPr>
            <w:r>
              <w:rPr>
                <w:rFonts w:eastAsia="Times New Roman"/>
                <w:color w:val="000000"/>
              </w:rPr>
              <w:t>1.5 A</w:t>
            </w:r>
          </w:p>
        </w:tc>
        <w:tc>
          <w:tcPr>
            <w:tcW w:w="3420" w:type="dxa"/>
          </w:tcPr>
          <w:p w14:paraId="1EA88780" w14:textId="77777777" w:rsidR="007D2CCF" w:rsidRPr="00E93CB9" w:rsidRDefault="007D2CCF" w:rsidP="00FB685C">
            <w:pPr>
              <w:rPr>
                <w:rFonts w:eastAsia="Times New Roman"/>
                <w:color w:val="000000"/>
              </w:rPr>
            </w:pPr>
            <w:r w:rsidRPr="00E93CB9">
              <w:rPr>
                <w:rFonts w:eastAsia="Times New Roman"/>
                <w:color w:val="000000"/>
              </w:rPr>
              <w:t>Between containers 1 and 2</w:t>
            </w:r>
          </w:p>
        </w:tc>
      </w:tr>
      <w:tr w:rsidR="007D2CCF" w14:paraId="2D673A9D" w14:textId="77777777" w:rsidTr="00FB685C">
        <w:trPr>
          <w:trHeight w:val="593"/>
        </w:trPr>
        <w:tc>
          <w:tcPr>
            <w:tcW w:w="918" w:type="dxa"/>
            <w:shd w:val="clear" w:color="auto" w:fill="auto"/>
          </w:tcPr>
          <w:p w14:paraId="6954F70A"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7B9633CA"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4C4DC192"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5E07DB2C"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6E701EB8"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5E575CB9" w14:textId="77777777" w:rsidR="007D2CCF" w:rsidRDefault="007D2CCF" w:rsidP="00FB685C">
            <w:pPr>
              <w:rPr>
                <w:rFonts w:eastAsia="Times New Roman"/>
                <w:color w:val="000000"/>
              </w:rPr>
            </w:pPr>
            <w:r>
              <w:rPr>
                <w:rFonts w:eastAsia="Times New Roman"/>
                <w:color w:val="000000"/>
              </w:rPr>
              <w:t>-60 to 125</w:t>
            </w:r>
          </w:p>
        </w:tc>
        <w:tc>
          <w:tcPr>
            <w:tcW w:w="990" w:type="dxa"/>
          </w:tcPr>
          <w:p w14:paraId="588D03FD" w14:textId="77777777" w:rsidR="007D2CCF" w:rsidRDefault="007D2CCF" w:rsidP="00FB685C">
            <w:pPr>
              <w:rPr>
                <w:rFonts w:eastAsia="Times New Roman"/>
                <w:color w:val="000000"/>
              </w:rPr>
            </w:pPr>
            <w:r>
              <w:rPr>
                <w:rFonts w:eastAsia="Times New Roman"/>
                <w:color w:val="000000"/>
              </w:rPr>
              <w:t>1.5 A</w:t>
            </w:r>
          </w:p>
        </w:tc>
        <w:tc>
          <w:tcPr>
            <w:tcW w:w="810" w:type="dxa"/>
          </w:tcPr>
          <w:p w14:paraId="34DEF87F" w14:textId="77777777" w:rsidR="007D2CCF" w:rsidRDefault="007D2CCF" w:rsidP="00FB685C">
            <w:r>
              <w:t>-</w:t>
            </w:r>
          </w:p>
        </w:tc>
        <w:tc>
          <w:tcPr>
            <w:tcW w:w="900" w:type="dxa"/>
          </w:tcPr>
          <w:p w14:paraId="68EFF614" w14:textId="77777777" w:rsidR="007D2CCF" w:rsidRDefault="007D2CCF" w:rsidP="00FB685C">
            <w:pPr>
              <w:rPr>
                <w:rFonts w:eastAsia="Times New Roman"/>
                <w:color w:val="000000"/>
              </w:rPr>
            </w:pPr>
            <w:r>
              <w:rPr>
                <w:rFonts w:eastAsia="Times New Roman"/>
                <w:color w:val="000000"/>
              </w:rPr>
              <w:t>-</w:t>
            </w:r>
          </w:p>
        </w:tc>
        <w:tc>
          <w:tcPr>
            <w:tcW w:w="1170" w:type="dxa"/>
          </w:tcPr>
          <w:p w14:paraId="58C04437" w14:textId="77777777" w:rsidR="007D2CCF" w:rsidRDefault="007D2CCF" w:rsidP="00FB685C">
            <w:pPr>
              <w:rPr>
                <w:rFonts w:eastAsia="Times New Roman"/>
                <w:color w:val="000000"/>
              </w:rPr>
            </w:pPr>
            <w:r>
              <w:rPr>
                <w:rFonts w:eastAsia="Times New Roman"/>
                <w:color w:val="000000"/>
              </w:rPr>
              <w:t>-</w:t>
            </w:r>
          </w:p>
        </w:tc>
        <w:tc>
          <w:tcPr>
            <w:tcW w:w="900" w:type="dxa"/>
          </w:tcPr>
          <w:p w14:paraId="6305E1D9" w14:textId="77777777" w:rsidR="007D2CCF" w:rsidRDefault="007D2CCF" w:rsidP="00FB685C">
            <w:pPr>
              <w:rPr>
                <w:rFonts w:eastAsia="Times New Roman"/>
                <w:color w:val="000000"/>
              </w:rPr>
            </w:pPr>
            <w:r>
              <w:rPr>
                <w:rFonts w:eastAsia="Times New Roman"/>
                <w:color w:val="000000"/>
              </w:rPr>
              <w:t>1.5 A</w:t>
            </w:r>
          </w:p>
        </w:tc>
        <w:tc>
          <w:tcPr>
            <w:tcW w:w="3420" w:type="dxa"/>
          </w:tcPr>
          <w:p w14:paraId="73B622F0" w14:textId="77777777" w:rsidR="007D2CCF" w:rsidRPr="00E93CB9" w:rsidRDefault="007D2CCF" w:rsidP="00FB685C">
            <w:pPr>
              <w:rPr>
                <w:rFonts w:eastAsia="Times New Roman"/>
                <w:color w:val="000000"/>
              </w:rPr>
            </w:pPr>
            <w:r w:rsidRPr="00E93CB9">
              <w:rPr>
                <w:rFonts w:eastAsia="Times New Roman"/>
                <w:color w:val="000000"/>
              </w:rPr>
              <w:t>Between containers 2 and 3</w:t>
            </w:r>
          </w:p>
        </w:tc>
      </w:tr>
      <w:tr w:rsidR="007D2CCF" w14:paraId="1F34C205" w14:textId="77777777" w:rsidTr="00FB685C">
        <w:trPr>
          <w:trHeight w:val="593"/>
        </w:trPr>
        <w:tc>
          <w:tcPr>
            <w:tcW w:w="918" w:type="dxa"/>
            <w:shd w:val="clear" w:color="auto" w:fill="auto"/>
          </w:tcPr>
          <w:p w14:paraId="6C406263"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7D0B697F"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39DB1EF4"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263F4D2F"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6580D60B"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1AA05943" w14:textId="77777777" w:rsidR="007D2CCF" w:rsidRDefault="007D2CCF" w:rsidP="00FB685C">
            <w:pPr>
              <w:rPr>
                <w:rFonts w:eastAsia="Times New Roman"/>
                <w:color w:val="000000"/>
              </w:rPr>
            </w:pPr>
            <w:r>
              <w:rPr>
                <w:rFonts w:eastAsia="Times New Roman"/>
                <w:color w:val="000000"/>
              </w:rPr>
              <w:t>-60 to 125</w:t>
            </w:r>
          </w:p>
        </w:tc>
        <w:tc>
          <w:tcPr>
            <w:tcW w:w="990" w:type="dxa"/>
          </w:tcPr>
          <w:p w14:paraId="148D1D15" w14:textId="77777777" w:rsidR="007D2CCF" w:rsidRDefault="007D2CCF" w:rsidP="00FB685C">
            <w:pPr>
              <w:rPr>
                <w:rFonts w:eastAsia="Times New Roman"/>
                <w:color w:val="000000"/>
              </w:rPr>
            </w:pPr>
            <w:r>
              <w:rPr>
                <w:rFonts w:eastAsia="Times New Roman"/>
                <w:color w:val="000000"/>
              </w:rPr>
              <w:t>1.5 A</w:t>
            </w:r>
          </w:p>
        </w:tc>
        <w:tc>
          <w:tcPr>
            <w:tcW w:w="810" w:type="dxa"/>
          </w:tcPr>
          <w:p w14:paraId="04A17BE2" w14:textId="77777777" w:rsidR="007D2CCF" w:rsidRDefault="007D2CCF" w:rsidP="00FB685C">
            <w:r>
              <w:t>-</w:t>
            </w:r>
          </w:p>
        </w:tc>
        <w:tc>
          <w:tcPr>
            <w:tcW w:w="900" w:type="dxa"/>
          </w:tcPr>
          <w:p w14:paraId="421A4AFE" w14:textId="77777777" w:rsidR="007D2CCF" w:rsidRDefault="007D2CCF" w:rsidP="00FB685C">
            <w:pPr>
              <w:rPr>
                <w:rFonts w:eastAsia="Times New Roman"/>
                <w:color w:val="000000"/>
              </w:rPr>
            </w:pPr>
            <w:r>
              <w:rPr>
                <w:rFonts w:eastAsia="Times New Roman"/>
                <w:color w:val="000000"/>
              </w:rPr>
              <w:t>-</w:t>
            </w:r>
          </w:p>
          <w:p w14:paraId="05BBCD77" w14:textId="77777777" w:rsidR="007D2CCF" w:rsidRPr="00B903BC" w:rsidRDefault="007D2CCF" w:rsidP="00FB685C">
            <w:pPr>
              <w:rPr>
                <w:rFonts w:eastAsia="Times New Roman"/>
              </w:rPr>
            </w:pPr>
          </w:p>
        </w:tc>
        <w:tc>
          <w:tcPr>
            <w:tcW w:w="1170" w:type="dxa"/>
          </w:tcPr>
          <w:p w14:paraId="10C603E2" w14:textId="77777777" w:rsidR="007D2CCF" w:rsidRDefault="007D2CCF" w:rsidP="00FB685C">
            <w:pPr>
              <w:rPr>
                <w:rFonts w:eastAsia="Times New Roman"/>
                <w:color w:val="000000"/>
              </w:rPr>
            </w:pPr>
            <w:r>
              <w:rPr>
                <w:rFonts w:eastAsia="Times New Roman"/>
                <w:color w:val="000000"/>
              </w:rPr>
              <w:t>-</w:t>
            </w:r>
          </w:p>
        </w:tc>
        <w:tc>
          <w:tcPr>
            <w:tcW w:w="900" w:type="dxa"/>
          </w:tcPr>
          <w:p w14:paraId="178FAAAE" w14:textId="77777777" w:rsidR="007D2CCF" w:rsidRDefault="007D2CCF" w:rsidP="00FB685C">
            <w:pPr>
              <w:rPr>
                <w:rFonts w:eastAsia="Times New Roman"/>
                <w:color w:val="000000"/>
              </w:rPr>
            </w:pPr>
            <w:r>
              <w:rPr>
                <w:rFonts w:eastAsia="Times New Roman"/>
                <w:color w:val="000000"/>
              </w:rPr>
              <w:t>1.5 A</w:t>
            </w:r>
          </w:p>
        </w:tc>
        <w:tc>
          <w:tcPr>
            <w:tcW w:w="3420" w:type="dxa"/>
          </w:tcPr>
          <w:p w14:paraId="7D9383D0" w14:textId="77777777" w:rsidR="007D2CCF" w:rsidRPr="00E93CB9" w:rsidRDefault="007D2CCF" w:rsidP="00FB685C">
            <w:pPr>
              <w:rPr>
                <w:rFonts w:eastAsia="Times New Roman"/>
                <w:color w:val="000000"/>
              </w:rPr>
            </w:pPr>
            <w:r w:rsidRPr="00E93CB9">
              <w:rPr>
                <w:rFonts w:eastAsia="Times New Roman"/>
                <w:color w:val="000000"/>
              </w:rPr>
              <w:t>Between containers 3 and 4</w:t>
            </w:r>
          </w:p>
        </w:tc>
      </w:tr>
      <w:tr w:rsidR="007D2CCF" w14:paraId="5E6E8F5B" w14:textId="77777777" w:rsidTr="00FB685C">
        <w:trPr>
          <w:trHeight w:val="593"/>
        </w:trPr>
        <w:tc>
          <w:tcPr>
            <w:tcW w:w="918" w:type="dxa"/>
            <w:shd w:val="clear" w:color="auto" w:fill="auto"/>
          </w:tcPr>
          <w:p w14:paraId="4603EC3E"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1F8AE9BB"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2F35714B"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3048133A"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58166EC3"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6FA40EBF" w14:textId="77777777" w:rsidR="007D2CCF" w:rsidRDefault="007D2CCF" w:rsidP="00FB685C">
            <w:pPr>
              <w:rPr>
                <w:rFonts w:eastAsia="Times New Roman"/>
                <w:color w:val="000000"/>
              </w:rPr>
            </w:pPr>
            <w:r>
              <w:rPr>
                <w:rFonts w:eastAsia="Times New Roman"/>
                <w:color w:val="000000"/>
              </w:rPr>
              <w:t>-60 to 125</w:t>
            </w:r>
          </w:p>
        </w:tc>
        <w:tc>
          <w:tcPr>
            <w:tcW w:w="990" w:type="dxa"/>
          </w:tcPr>
          <w:p w14:paraId="03D6A269" w14:textId="77777777" w:rsidR="007D2CCF" w:rsidRDefault="007D2CCF" w:rsidP="00FB685C">
            <w:pPr>
              <w:rPr>
                <w:rFonts w:eastAsia="Times New Roman"/>
                <w:color w:val="000000"/>
              </w:rPr>
            </w:pPr>
            <w:r>
              <w:rPr>
                <w:rFonts w:eastAsia="Times New Roman"/>
                <w:color w:val="000000"/>
              </w:rPr>
              <w:t>1.5 A</w:t>
            </w:r>
          </w:p>
        </w:tc>
        <w:tc>
          <w:tcPr>
            <w:tcW w:w="810" w:type="dxa"/>
          </w:tcPr>
          <w:p w14:paraId="5C2154B5" w14:textId="77777777" w:rsidR="007D2CCF" w:rsidRDefault="007D2CCF" w:rsidP="00FB685C">
            <w:r>
              <w:t>-</w:t>
            </w:r>
          </w:p>
        </w:tc>
        <w:tc>
          <w:tcPr>
            <w:tcW w:w="900" w:type="dxa"/>
          </w:tcPr>
          <w:p w14:paraId="05BB974C" w14:textId="77777777" w:rsidR="007D2CCF" w:rsidRDefault="007D2CCF" w:rsidP="00FB685C">
            <w:pPr>
              <w:rPr>
                <w:rFonts w:eastAsia="Times New Roman"/>
                <w:color w:val="000000"/>
              </w:rPr>
            </w:pPr>
            <w:r>
              <w:rPr>
                <w:rFonts w:eastAsia="Times New Roman"/>
                <w:color w:val="000000"/>
              </w:rPr>
              <w:t>-</w:t>
            </w:r>
          </w:p>
        </w:tc>
        <w:tc>
          <w:tcPr>
            <w:tcW w:w="1170" w:type="dxa"/>
          </w:tcPr>
          <w:p w14:paraId="08A7F589" w14:textId="77777777" w:rsidR="007D2CCF" w:rsidRDefault="007D2CCF" w:rsidP="00FB685C">
            <w:pPr>
              <w:rPr>
                <w:rFonts w:eastAsia="Times New Roman"/>
                <w:color w:val="000000"/>
              </w:rPr>
            </w:pPr>
            <w:r>
              <w:rPr>
                <w:rFonts w:eastAsia="Times New Roman"/>
                <w:color w:val="000000"/>
              </w:rPr>
              <w:t>-</w:t>
            </w:r>
          </w:p>
        </w:tc>
        <w:tc>
          <w:tcPr>
            <w:tcW w:w="900" w:type="dxa"/>
          </w:tcPr>
          <w:p w14:paraId="2E8341B7" w14:textId="77777777" w:rsidR="007D2CCF" w:rsidRDefault="007D2CCF" w:rsidP="00FB685C">
            <w:pPr>
              <w:rPr>
                <w:rFonts w:eastAsia="Times New Roman"/>
                <w:color w:val="000000"/>
              </w:rPr>
            </w:pPr>
            <w:r>
              <w:rPr>
                <w:rFonts w:eastAsia="Times New Roman"/>
                <w:color w:val="000000"/>
              </w:rPr>
              <w:t>1.5 A</w:t>
            </w:r>
          </w:p>
        </w:tc>
        <w:tc>
          <w:tcPr>
            <w:tcW w:w="3420" w:type="dxa"/>
          </w:tcPr>
          <w:p w14:paraId="7C7CE51D" w14:textId="77777777" w:rsidR="007D2CCF" w:rsidRPr="00E93CB9" w:rsidRDefault="007D2CCF" w:rsidP="00FB685C">
            <w:pPr>
              <w:rPr>
                <w:rFonts w:eastAsia="Times New Roman"/>
                <w:color w:val="000000"/>
              </w:rPr>
            </w:pPr>
            <w:r>
              <w:rPr>
                <w:rFonts w:eastAsia="Times New Roman"/>
                <w:color w:val="000000"/>
              </w:rPr>
              <w:t>TSI to Cooling Controller</w:t>
            </w:r>
          </w:p>
        </w:tc>
      </w:tr>
      <w:tr w:rsidR="007D2CCF" w14:paraId="348B330D" w14:textId="77777777" w:rsidTr="00FB685C">
        <w:trPr>
          <w:trHeight w:val="593"/>
        </w:trPr>
        <w:tc>
          <w:tcPr>
            <w:tcW w:w="918" w:type="dxa"/>
            <w:shd w:val="clear" w:color="auto" w:fill="auto"/>
          </w:tcPr>
          <w:p w14:paraId="527E7FC8"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59F900CF"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40A0E748"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77D58613"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55858DB3"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7F99DD2C" w14:textId="77777777" w:rsidR="007D2CCF" w:rsidRDefault="007D2CCF" w:rsidP="00FB685C">
            <w:pPr>
              <w:rPr>
                <w:rFonts w:eastAsia="Times New Roman"/>
                <w:color w:val="000000"/>
              </w:rPr>
            </w:pPr>
            <w:r>
              <w:rPr>
                <w:rFonts w:eastAsia="Times New Roman"/>
                <w:color w:val="000000"/>
              </w:rPr>
              <w:t>-60 to 125</w:t>
            </w:r>
          </w:p>
        </w:tc>
        <w:tc>
          <w:tcPr>
            <w:tcW w:w="990" w:type="dxa"/>
          </w:tcPr>
          <w:p w14:paraId="4CC6D652" w14:textId="77777777" w:rsidR="007D2CCF" w:rsidRDefault="007D2CCF" w:rsidP="00FB685C">
            <w:pPr>
              <w:rPr>
                <w:rFonts w:eastAsia="Times New Roman"/>
                <w:color w:val="000000"/>
              </w:rPr>
            </w:pPr>
            <w:r>
              <w:rPr>
                <w:rFonts w:eastAsia="Times New Roman"/>
                <w:color w:val="000000"/>
              </w:rPr>
              <w:t>1.5 A</w:t>
            </w:r>
          </w:p>
          <w:p w14:paraId="0318F304" w14:textId="77777777" w:rsidR="007D2CCF" w:rsidRPr="00B903BC" w:rsidRDefault="007D2CCF" w:rsidP="00FB685C">
            <w:pPr>
              <w:rPr>
                <w:rFonts w:eastAsia="Times New Roman"/>
              </w:rPr>
            </w:pPr>
          </w:p>
        </w:tc>
        <w:tc>
          <w:tcPr>
            <w:tcW w:w="810" w:type="dxa"/>
          </w:tcPr>
          <w:p w14:paraId="6F2F9127" w14:textId="77777777" w:rsidR="007D2CCF" w:rsidRDefault="007D2CCF" w:rsidP="00FB685C">
            <w:r>
              <w:t>-</w:t>
            </w:r>
          </w:p>
        </w:tc>
        <w:tc>
          <w:tcPr>
            <w:tcW w:w="900" w:type="dxa"/>
          </w:tcPr>
          <w:p w14:paraId="0EE087EC" w14:textId="77777777" w:rsidR="007D2CCF" w:rsidRDefault="007D2CCF" w:rsidP="00FB685C">
            <w:pPr>
              <w:rPr>
                <w:rFonts w:eastAsia="Times New Roman"/>
                <w:color w:val="000000"/>
              </w:rPr>
            </w:pPr>
            <w:r>
              <w:rPr>
                <w:rFonts w:eastAsia="Times New Roman"/>
                <w:color w:val="000000"/>
              </w:rPr>
              <w:t>-</w:t>
            </w:r>
          </w:p>
        </w:tc>
        <w:tc>
          <w:tcPr>
            <w:tcW w:w="1170" w:type="dxa"/>
          </w:tcPr>
          <w:p w14:paraId="56CB31CA" w14:textId="77777777" w:rsidR="007D2CCF" w:rsidRDefault="007D2CCF" w:rsidP="00FB685C">
            <w:pPr>
              <w:rPr>
                <w:rFonts w:eastAsia="Times New Roman"/>
                <w:color w:val="000000"/>
              </w:rPr>
            </w:pPr>
            <w:r>
              <w:rPr>
                <w:rFonts w:eastAsia="Times New Roman"/>
                <w:color w:val="000000"/>
              </w:rPr>
              <w:t>-</w:t>
            </w:r>
          </w:p>
        </w:tc>
        <w:tc>
          <w:tcPr>
            <w:tcW w:w="900" w:type="dxa"/>
          </w:tcPr>
          <w:p w14:paraId="4C41F00B" w14:textId="77777777" w:rsidR="007D2CCF" w:rsidRDefault="007D2CCF" w:rsidP="00FB685C">
            <w:pPr>
              <w:rPr>
                <w:rFonts w:eastAsia="Times New Roman"/>
                <w:color w:val="000000"/>
              </w:rPr>
            </w:pPr>
            <w:r>
              <w:rPr>
                <w:rFonts w:eastAsia="Times New Roman"/>
                <w:color w:val="000000"/>
              </w:rPr>
              <w:t>1.5 A</w:t>
            </w:r>
          </w:p>
        </w:tc>
        <w:tc>
          <w:tcPr>
            <w:tcW w:w="3420" w:type="dxa"/>
          </w:tcPr>
          <w:p w14:paraId="18A2B1C9" w14:textId="77777777" w:rsidR="007D2CCF" w:rsidRDefault="007D2CCF" w:rsidP="00FB685C">
            <w:pPr>
              <w:rPr>
                <w:rFonts w:eastAsia="Times New Roman"/>
                <w:color w:val="000000"/>
              </w:rPr>
            </w:pPr>
            <w:r>
              <w:rPr>
                <w:rFonts w:eastAsia="Times New Roman"/>
                <w:color w:val="000000"/>
              </w:rPr>
              <w:t>TSI to Motor Controller</w:t>
            </w:r>
          </w:p>
        </w:tc>
      </w:tr>
      <w:tr w:rsidR="007D2CCF" w14:paraId="0F76908C" w14:textId="77777777" w:rsidTr="00FB685C">
        <w:trPr>
          <w:trHeight w:val="593"/>
        </w:trPr>
        <w:tc>
          <w:tcPr>
            <w:tcW w:w="918" w:type="dxa"/>
            <w:shd w:val="clear" w:color="auto" w:fill="auto"/>
          </w:tcPr>
          <w:p w14:paraId="5B325B0E"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35DC000D"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53FAD600"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58F0B1B0"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24DD9829"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642333F6" w14:textId="77777777" w:rsidR="007D2CCF" w:rsidRDefault="007D2CCF" w:rsidP="00FB685C">
            <w:pPr>
              <w:rPr>
                <w:rFonts w:eastAsia="Times New Roman"/>
                <w:color w:val="000000"/>
              </w:rPr>
            </w:pPr>
            <w:r>
              <w:rPr>
                <w:rFonts w:eastAsia="Times New Roman"/>
                <w:color w:val="000000"/>
              </w:rPr>
              <w:t>-60 to 125</w:t>
            </w:r>
          </w:p>
        </w:tc>
        <w:tc>
          <w:tcPr>
            <w:tcW w:w="990" w:type="dxa"/>
          </w:tcPr>
          <w:p w14:paraId="358D40C1" w14:textId="77777777" w:rsidR="007D2CCF" w:rsidRDefault="007D2CCF" w:rsidP="00FB685C">
            <w:pPr>
              <w:rPr>
                <w:rFonts w:eastAsia="Times New Roman"/>
                <w:color w:val="000000"/>
              </w:rPr>
            </w:pPr>
            <w:r>
              <w:rPr>
                <w:rFonts w:eastAsia="Times New Roman"/>
                <w:color w:val="000000"/>
              </w:rPr>
              <w:t>1.5 A</w:t>
            </w:r>
          </w:p>
        </w:tc>
        <w:tc>
          <w:tcPr>
            <w:tcW w:w="810" w:type="dxa"/>
          </w:tcPr>
          <w:p w14:paraId="06FA0488" w14:textId="77777777" w:rsidR="007D2CCF" w:rsidRDefault="007D2CCF" w:rsidP="00FB685C">
            <w:r>
              <w:t>-</w:t>
            </w:r>
          </w:p>
        </w:tc>
        <w:tc>
          <w:tcPr>
            <w:tcW w:w="900" w:type="dxa"/>
          </w:tcPr>
          <w:p w14:paraId="408C95C5" w14:textId="77777777" w:rsidR="007D2CCF" w:rsidRDefault="007D2CCF" w:rsidP="00FB685C">
            <w:pPr>
              <w:rPr>
                <w:rFonts w:eastAsia="Times New Roman"/>
                <w:color w:val="000000"/>
              </w:rPr>
            </w:pPr>
            <w:r>
              <w:rPr>
                <w:rFonts w:eastAsia="Times New Roman"/>
                <w:color w:val="000000"/>
              </w:rPr>
              <w:t>-</w:t>
            </w:r>
          </w:p>
        </w:tc>
        <w:tc>
          <w:tcPr>
            <w:tcW w:w="1170" w:type="dxa"/>
          </w:tcPr>
          <w:p w14:paraId="6C5A8187" w14:textId="77777777" w:rsidR="007D2CCF" w:rsidRDefault="007D2CCF" w:rsidP="00FB685C">
            <w:pPr>
              <w:rPr>
                <w:rFonts w:eastAsia="Times New Roman"/>
                <w:color w:val="000000"/>
              </w:rPr>
            </w:pPr>
            <w:r>
              <w:rPr>
                <w:rFonts w:eastAsia="Times New Roman"/>
                <w:color w:val="000000"/>
              </w:rPr>
              <w:t>-</w:t>
            </w:r>
          </w:p>
        </w:tc>
        <w:tc>
          <w:tcPr>
            <w:tcW w:w="900" w:type="dxa"/>
          </w:tcPr>
          <w:p w14:paraId="67280583" w14:textId="77777777" w:rsidR="007D2CCF" w:rsidRDefault="007D2CCF" w:rsidP="00FB685C">
            <w:pPr>
              <w:rPr>
                <w:rFonts w:eastAsia="Times New Roman"/>
                <w:color w:val="000000"/>
              </w:rPr>
            </w:pPr>
            <w:r>
              <w:rPr>
                <w:rFonts w:eastAsia="Times New Roman"/>
                <w:color w:val="000000"/>
              </w:rPr>
              <w:t>1.5 A</w:t>
            </w:r>
          </w:p>
        </w:tc>
        <w:tc>
          <w:tcPr>
            <w:tcW w:w="3420" w:type="dxa"/>
          </w:tcPr>
          <w:p w14:paraId="05685AF8" w14:textId="77777777" w:rsidR="007D2CCF" w:rsidRDefault="007D2CCF" w:rsidP="00FB685C">
            <w:pPr>
              <w:rPr>
                <w:rFonts w:eastAsia="Times New Roman"/>
                <w:color w:val="000000"/>
              </w:rPr>
            </w:pPr>
            <w:r>
              <w:rPr>
                <w:rFonts w:eastAsia="Times New Roman"/>
                <w:color w:val="000000"/>
              </w:rPr>
              <w:t>GLV/SCADA</w:t>
            </w:r>
          </w:p>
        </w:tc>
      </w:tr>
      <w:tr w:rsidR="007D2CCF" w14:paraId="5E7108A5" w14:textId="77777777" w:rsidTr="00FB685C">
        <w:trPr>
          <w:trHeight w:val="593"/>
        </w:trPr>
        <w:tc>
          <w:tcPr>
            <w:tcW w:w="918" w:type="dxa"/>
            <w:shd w:val="clear" w:color="auto" w:fill="auto"/>
          </w:tcPr>
          <w:p w14:paraId="52940407" w14:textId="77777777" w:rsidR="007D2CCF" w:rsidRDefault="007D2CCF" w:rsidP="00FB685C">
            <w:pPr>
              <w:rPr>
                <w:rFonts w:eastAsia="Times New Roman"/>
                <w:color w:val="000000"/>
              </w:rPr>
            </w:pPr>
            <w:proofErr w:type="spellStart"/>
            <w:r>
              <w:rPr>
                <w:rFonts w:eastAsia="Times New Roman"/>
                <w:color w:val="000000"/>
              </w:rPr>
              <w:t>Prestolite</w:t>
            </w:r>
            <w:proofErr w:type="spellEnd"/>
            <w:r>
              <w:rPr>
                <w:rFonts w:eastAsia="Times New Roman"/>
                <w:color w:val="000000"/>
              </w:rPr>
              <w:t xml:space="preserve"> Wire</w:t>
            </w:r>
          </w:p>
        </w:tc>
        <w:tc>
          <w:tcPr>
            <w:tcW w:w="900" w:type="dxa"/>
            <w:shd w:val="clear" w:color="auto" w:fill="auto"/>
          </w:tcPr>
          <w:p w14:paraId="136B7117" w14:textId="77777777" w:rsidR="007D2CCF" w:rsidRDefault="007D2CCF" w:rsidP="00FB685C">
            <w:pPr>
              <w:rPr>
                <w:rFonts w:eastAsia="Times New Roman"/>
                <w:color w:val="000000"/>
              </w:rPr>
            </w:pPr>
            <w:r>
              <w:rPr>
                <w:rFonts w:eastAsia="Times New Roman"/>
                <w:color w:val="000000"/>
              </w:rPr>
              <w:t>152077</w:t>
            </w:r>
          </w:p>
        </w:tc>
        <w:tc>
          <w:tcPr>
            <w:tcW w:w="810" w:type="dxa"/>
            <w:shd w:val="clear" w:color="auto" w:fill="auto"/>
          </w:tcPr>
          <w:p w14:paraId="1BDE2C17" w14:textId="77777777" w:rsidR="007D2CCF" w:rsidRDefault="007D2CCF" w:rsidP="00FB685C">
            <w:pPr>
              <w:rPr>
                <w:rFonts w:eastAsia="Times New Roman"/>
                <w:color w:val="000000"/>
              </w:rPr>
            </w:pPr>
            <w:r>
              <w:rPr>
                <w:rFonts w:eastAsia="Times New Roman"/>
                <w:color w:val="000000"/>
              </w:rPr>
              <w:t>20</w:t>
            </w:r>
          </w:p>
        </w:tc>
        <w:tc>
          <w:tcPr>
            <w:tcW w:w="900" w:type="dxa"/>
            <w:shd w:val="clear" w:color="auto" w:fill="auto"/>
          </w:tcPr>
          <w:p w14:paraId="354E32B1" w14:textId="77777777" w:rsidR="007D2CCF" w:rsidRDefault="007D2CCF" w:rsidP="00FB685C">
            <w:pPr>
              <w:rPr>
                <w:rFonts w:eastAsia="Times New Roman"/>
                <w:color w:val="000000"/>
              </w:rPr>
            </w:pPr>
            <w:r>
              <w:rPr>
                <w:rFonts w:eastAsia="Times New Roman"/>
                <w:color w:val="000000"/>
              </w:rPr>
              <w:t>HDPE</w:t>
            </w:r>
          </w:p>
        </w:tc>
        <w:tc>
          <w:tcPr>
            <w:tcW w:w="810" w:type="dxa"/>
            <w:shd w:val="clear" w:color="auto" w:fill="auto"/>
          </w:tcPr>
          <w:p w14:paraId="13FB7CF5" w14:textId="77777777" w:rsidR="007D2CCF" w:rsidRDefault="007D2CCF" w:rsidP="00FB685C">
            <w:pPr>
              <w:rPr>
                <w:rFonts w:eastAsia="Times New Roman"/>
                <w:color w:val="000000"/>
              </w:rPr>
            </w:pPr>
            <w:r>
              <w:rPr>
                <w:rFonts w:eastAsia="Times New Roman"/>
                <w:color w:val="000000"/>
              </w:rPr>
              <w:t>-</w:t>
            </w:r>
          </w:p>
        </w:tc>
        <w:tc>
          <w:tcPr>
            <w:tcW w:w="810" w:type="dxa"/>
            <w:shd w:val="clear" w:color="auto" w:fill="auto"/>
          </w:tcPr>
          <w:p w14:paraId="31F56F83" w14:textId="77777777" w:rsidR="007D2CCF" w:rsidRDefault="007D2CCF" w:rsidP="00FB685C">
            <w:pPr>
              <w:rPr>
                <w:rFonts w:eastAsia="Times New Roman"/>
                <w:color w:val="000000"/>
              </w:rPr>
            </w:pPr>
            <w:r>
              <w:rPr>
                <w:rFonts w:eastAsia="Times New Roman"/>
                <w:color w:val="000000"/>
              </w:rPr>
              <w:t>-60 to 125</w:t>
            </w:r>
          </w:p>
        </w:tc>
        <w:tc>
          <w:tcPr>
            <w:tcW w:w="990" w:type="dxa"/>
          </w:tcPr>
          <w:p w14:paraId="2FC3CA62" w14:textId="77777777" w:rsidR="007D2CCF" w:rsidRDefault="007D2CCF" w:rsidP="00FB685C">
            <w:pPr>
              <w:rPr>
                <w:rFonts w:eastAsia="Times New Roman"/>
                <w:color w:val="000000"/>
              </w:rPr>
            </w:pPr>
            <w:r>
              <w:rPr>
                <w:rFonts w:eastAsia="Times New Roman"/>
                <w:color w:val="000000"/>
              </w:rPr>
              <w:t>1.5 A</w:t>
            </w:r>
          </w:p>
        </w:tc>
        <w:tc>
          <w:tcPr>
            <w:tcW w:w="810" w:type="dxa"/>
          </w:tcPr>
          <w:p w14:paraId="0537EA9F" w14:textId="77777777" w:rsidR="007D2CCF" w:rsidRDefault="007D2CCF" w:rsidP="00FB685C">
            <w:r>
              <w:t>-</w:t>
            </w:r>
          </w:p>
        </w:tc>
        <w:tc>
          <w:tcPr>
            <w:tcW w:w="900" w:type="dxa"/>
          </w:tcPr>
          <w:p w14:paraId="4D308125" w14:textId="77777777" w:rsidR="007D2CCF" w:rsidRDefault="007D2CCF" w:rsidP="00FB685C">
            <w:pPr>
              <w:rPr>
                <w:rFonts w:eastAsia="Times New Roman"/>
                <w:color w:val="000000"/>
              </w:rPr>
            </w:pPr>
            <w:r>
              <w:rPr>
                <w:rFonts w:eastAsia="Times New Roman"/>
                <w:color w:val="000000"/>
              </w:rPr>
              <w:t>-</w:t>
            </w:r>
          </w:p>
        </w:tc>
        <w:tc>
          <w:tcPr>
            <w:tcW w:w="1170" w:type="dxa"/>
          </w:tcPr>
          <w:p w14:paraId="58D748CC" w14:textId="77777777" w:rsidR="007D2CCF" w:rsidRDefault="007D2CCF" w:rsidP="00FB685C">
            <w:pPr>
              <w:rPr>
                <w:rFonts w:eastAsia="Times New Roman"/>
                <w:color w:val="000000"/>
              </w:rPr>
            </w:pPr>
            <w:r>
              <w:rPr>
                <w:rFonts w:eastAsia="Times New Roman"/>
                <w:color w:val="000000"/>
              </w:rPr>
              <w:t>-</w:t>
            </w:r>
          </w:p>
        </w:tc>
        <w:tc>
          <w:tcPr>
            <w:tcW w:w="900" w:type="dxa"/>
          </w:tcPr>
          <w:p w14:paraId="5610AA93" w14:textId="77777777" w:rsidR="007D2CCF" w:rsidRDefault="007D2CCF" w:rsidP="00FB685C">
            <w:pPr>
              <w:rPr>
                <w:rFonts w:eastAsia="Times New Roman"/>
                <w:color w:val="000000"/>
              </w:rPr>
            </w:pPr>
            <w:r>
              <w:rPr>
                <w:rFonts w:eastAsia="Times New Roman"/>
                <w:color w:val="000000"/>
              </w:rPr>
              <w:t>1.5 A</w:t>
            </w:r>
          </w:p>
        </w:tc>
        <w:tc>
          <w:tcPr>
            <w:tcW w:w="3420" w:type="dxa"/>
          </w:tcPr>
          <w:p w14:paraId="586CBBE4" w14:textId="77777777" w:rsidR="007D2CCF" w:rsidRDefault="007D2CCF" w:rsidP="00FB685C">
            <w:pPr>
              <w:rPr>
                <w:rFonts w:eastAsia="Times New Roman"/>
                <w:color w:val="000000"/>
              </w:rPr>
            </w:pPr>
            <w:r>
              <w:rPr>
                <w:rFonts w:eastAsia="Times New Roman"/>
                <w:color w:val="000000"/>
              </w:rPr>
              <w:t>GLV/SCADA to Cooling Controller</w:t>
            </w:r>
          </w:p>
        </w:tc>
      </w:tr>
      <w:tr w:rsidR="007D2CCF" w14:paraId="244D57C2" w14:textId="77777777" w:rsidTr="00FB685C">
        <w:trPr>
          <w:trHeight w:val="593"/>
        </w:trPr>
        <w:tc>
          <w:tcPr>
            <w:tcW w:w="918" w:type="dxa"/>
            <w:shd w:val="clear" w:color="auto" w:fill="auto"/>
          </w:tcPr>
          <w:p w14:paraId="31659495" w14:textId="77777777" w:rsidR="007D2CCF" w:rsidRDefault="007D2CCF" w:rsidP="00FB685C">
            <w:pPr>
              <w:rPr>
                <w:rFonts w:eastAsia="Times New Roman"/>
                <w:color w:val="000000"/>
              </w:rPr>
            </w:pPr>
            <w:r>
              <w:rPr>
                <w:rFonts w:eastAsia="Times New Roman"/>
                <w:color w:val="000000"/>
              </w:rPr>
              <w:lastRenderedPageBreak/>
              <w:t>General Cable/Carol Brand</w:t>
            </w:r>
          </w:p>
        </w:tc>
        <w:tc>
          <w:tcPr>
            <w:tcW w:w="900" w:type="dxa"/>
            <w:shd w:val="clear" w:color="auto" w:fill="auto"/>
          </w:tcPr>
          <w:p w14:paraId="2101EE86"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62284EB6"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3F60999F"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7F24C1D"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255EEF32" w14:textId="77777777" w:rsidR="007D2CCF" w:rsidRDefault="007D2CCF" w:rsidP="00FB685C">
            <w:pPr>
              <w:rPr>
                <w:rFonts w:eastAsia="Times New Roman"/>
                <w:color w:val="000000"/>
              </w:rPr>
            </w:pPr>
            <w:r>
              <w:rPr>
                <w:rFonts w:eastAsia="Times New Roman"/>
                <w:color w:val="000000"/>
              </w:rPr>
              <w:t>-20 to 80</w:t>
            </w:r>
          </w:p>
        </w:tc>
        <w:tc>
          <w:tcPr>
            <w:tcW w:w="990" w:type="dxa"/>
          </w:tcPr>
          <w:p w14:paraId="460B11FA" w14:textId="77777777" w:rsidR="007D2CCF" w:rsidRDefault="007D2CCF" w:rsidP="00FB685C">
            <w:pPr>
              <w:rPr>
                <w:rFonts w:eastAsia="Times New Roman"/>
                <w:color w:val="000000"/>
              </w:rPr>
            </w:pPr>
            <w:r>
              <w:rPr>
                <w:rFonts w:eastAsia="Times New Roman"/>
                <w:color w:val="000000"/>
              </w:rPr>
              <w:t>9.3 A</w:t>
            </w:r>
          </w:p>
        </w:tc>
        <w:tc>
          <w:tcPr>
            <w:tcW w:w="810" w:type="dxa"/>
          </w:tcPr>
          <w:p w14:paraId="31BD823B" w14:textId="77777777" w:rsidR="007D2CCF" w:rsidRDefault="007D2CCF" w:rsidP="00FB685C">
            <w:r>
              <w:t>-</w:t>
            </w:r>
          </w:p>
        </w:tc>
        <w:tc>
          <w:tcPr>
            <w:tcW w:w="900" w:type="dxa"/>
          </w:tcPr>
          <w:p w14:paraId="4E39E62D" w14:textId="77777777" w:rsidR="007D2CCF" w:rsidRDefault="007D2CCF" w:rsidP="00FB685C">
            <w:pPr>
              <w:rPr>
                <w:rFonts w:eastAsia="Times New Roman"/>
                <w:color w:val="000000"/>
              </w:rPr>
            </w:pPr>
            <w:r>
              <w:rPr>
                <w:rFonts w:eastAsia="Times New Roman"/>
                <w:color w:val="000000"/>
              </w:rPr>
              <w:t>-</w:t>
            </w:r>
          </w:p>
        </w:tc>
        <w:tc>
          <w:tcPr>
            <w:tcW w:w="1170" w:type="dxa"/>
          </w:tcPr>
          <w:p w14:paraId="1E4036E6" w14:textId="77777777" w:rsidR="007D2CCF" w:rsidRDefault="007D2CCF" w:rsidP="00FB685C">
            <w:pPr>
              <w:rPr>
                <w:rFonts w:eastAsia="Times New Roman"/>
                <w:color w:val="000000"/>
              </w:rPr>
            </w:pPr>
            <w:r>
              <w:rPr>
                <w:rFonts w:eastAsia="Times New Roman"/>
                <w:color w:val="000000"/>
              </w:rPr>
              <w:t>-</w:t>
            </w:r>
          </w:p>
        </w:tc>
        <w:tc>
          <w:tcPr>
            <w:tcW w:w="900" w:type="dxa"/>
          </w:tcPr>
          <w:p w14:paraId="2086D446" w14:textId="77777777" w:rsidR="007D2CCF" w:rsidRDefault="007D2CCF" w:rsidP="00FB685C">
            <w:pPr>
              <w:rPr>
                <w:rFonts w:eastAsia="Times New Roman"/>
                <w:color w:val="000000"/>
              </w:rPr>
            </w:pPr>
            <w:r>
              <w:rPr>
                <w:rFonts w:eastAsia="Times New Roman"/>
                <w:color w:val="000000"/>
              </w:rPr>
              <w:t>9.3 A</w:t>
            </w:r>
          </w:p>
        </w:tc>
        <w:tc>
          <w:tcPr>
            <w:tcW w:w="3420" w:type="dxa"/>
          </w:tcPr>
          <w:p w14:paraId="6F8A362D" w14:textId="77777777" w:rsidR="007D2CCF" w:rsidRDefault="007D2CCF" w:rsidP="00FB685C">
            <w:pPr>
              <w:rPr>
                <w:rFonts w:eastAsia="Times New Roman"/>
                <w:color w:val="000000"/>
              </w:rPr>
            </w:pPr>
            <w:r>
              <w:rPr>
                <w:rFonts w:eastAsia="Times New Roman"/>
                <w:color w:val="000000"/>
              </w:rPr>
              <w:t>GLV Power to Right Side Control</w:t>
            </w:r>
          </w:p>
        </w:tc>
      </w:tr>
      <w:tr w:rsidR="007D2CCF" w14:paraId="232C8DB1" w14:textId="77777777" w:rsidTr="00FB685C">
        <w:trPr>
          <w:trHeight w:val="593"/>
        </w:trPr>
        <w:tc>
          <w:tcPr>
            <w:tcW w:w="918" w:type="dxa"/>
            <w:shd w:val="clear" w:color="auto" w:fill="auto"/>
          </w:tcPr>
          <w:p w14:paraId="462C673F"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3081B773"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7B678F44"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4EF01166"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6AD84CE5"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70ADB0A" w14:textId="77777777" w:rsidR="007D2CCF" w:rsidRDefault="007D2CCF" w:rsidP="00FB685C">
            <w:pPr>
              <w:rPr>
                <w:rFonts w:eastAsia="Times New Roman"/>
                <w:color w:val="000000"/>
              </w:rPr>
            </w:pPr>
            <w:r>
              <w:rPr>
                <w:rFonts w:eastAsia="Times New Roman"/>
                <w:color w:val="000000"/>
              </w:rPr>
              <w:t>-20 to 80</w:t>
            </w:r>
          </w:p>
        </w:tc>
        <w:tc>
          <w:tcPr>
            <w:tcW w:w="990" w:type="dxa"/>
          </w:tcPr>
          <w:p w14:paraId="4681CD33" w14:textId="77777777" w:rsidR="007D2CCF" w:rsidRDefault="007D2CCF" w:rsidP="00FB685C">
            <w:pPr>
              <w:rPr>
                <w:rFonts w:eastAsia="Times New Roman"/>
                <w:color w:val="000000"/>
              </w:rPr>
            </w:pPr>
            <w:r>
              <w:rPr>
                <w:rFonts w:eastAsia="Times New Roman"/>
                <w:color w:val="000000"/>
              </w:rPr>
              <w:t>9.3 A</w:t>
            </w:r>
          </w:p>
          <w:p w14:paraId="7CA9EAB3" w14:textId="77777777" w:rsidR="007D2CCF" w:rsidRPr="00B903BC" w:rsidRDefault="007D2CCF" w:rsidP="00FB685C">
            <w:pPr>
              <w:rPr>
                <w:rFonts w:eastAsia="Times New Roman"/>
              </w:rPr>
            </w:pPr>
          </w:p>
        </w:tc>
        <w:tc>
          <w:tcPr>
            <w:tcW w:w="810" w:type="dxa"/>
          </w:tcPr>
          <w:p w14:paraId="1D9DD8AE" w14:textId="77777777" w:rsidR="007D2CCF" w:rsidRDefault="007D2CCF" w:rsidP="00FB685C">
            <w:r>
              <w:t>-</w:t>
            </w:r>
          </w:p>
        </w:tc>
        <w:tc>
          <w:tcPr>
            <w:tcW w:w="900" w:type="dxa"/>
          </w:tcPr>
          <w:p w14:paraId="4B8E443B" w14:textId="77777777" w:rsidR="007D2CCF" w:rsidRDefault="007D2CCF" w:rsidP="00FB685C">
            <w:pPr>
              <w:rPr>
                <w:rFonts w:eastAsia="Times New Roman"/>
                <w:color w:val="000000"/>
              </w:rPr>
            </w:pPr>
            <w:r>
              <w:rPr>
                <w:rFonts w:eastAsia="Times New Roman"/>
                <w:color w:val="000000"/>
              </w:rPr>
              <w:t>-</w:t>
            </w:r>
          </w:p>
        </w:tc>
        <w:tc>
          <w:tcPr>
            <w:tcW w:w="1170" w:type="dxa"/>
          </w:tcPr>
          <w:p w14:paraId="2BDC6E0A" w14:textId="77777777" w:rsidR="007D2CCF" w:rsidRDefault="007D2CCF" w:rsidP="00FB685C">
            <w:pPr>
              <w:rPr>
                <w:rFonts w:eastAsia="Times New Roman"/>
                <w:color w:val="000000"/>
              </w:rPr>
            </w:pPr>
            <w:r>
              <w:rPr>
                <w:rFonts w:eastAsia="Times New Roman"/>
                <w:color w:val="000000"/>
              </w:rPr>
              <w:t>-</w:t>
            </w:r>
          </w:p>
        </w:tc>
        <w:tc>
          <w:tcPr>
            <w:tcW w:w="900" w:type="dxa"/>
          </w:tcPr>
          <w:p w14:paraId="427650F8" w14:textId="77777777" w:rsidR="007D2CCF" w:rsidRDefault="007D2CCF" w:rsidP="00FB685C">
            <w:pPr>
              <w:rPr>
                <w:rFonts w:eastAsia="Times New Roman"/>
                <w:color w:val="000000"/>
              </w:rPr>
            </w:pPr>
            <w:r>
              <w:rPr>
                <w:rFonts w:eastAsia="Times New Roman"/>
                <w:color w:val="000000"/>
              </w:rPr>
              <w:t>9.3 A</w:t>
            </w:r>
          </w:p>
        </w:tc>
        <w:tc>
          <w:tcPr>
            <w:tcW w:w="3420" w:type="dxa"/>
          </w:tcPr>
          <w:p w14:paraId="500D240B" w14:textId="77777777" w:rsidR="007D2CCF" w:rsidRDefault="007D2CCF" w:rsidP="00FB685C">
            <w:pPr>
              <w:rPr>
                <w:rFonts w:eastAsia="Times New Roman"/>
                <w:color w:val="000000"/>
              </w:rPr>
            </w:pPr>
            <w:r>
              <w:rPr>
                <w:rFonts w:eastAsia="Times New Roman"/>
                <w:color w:val="000000"/>
              </w:rPr>
              <w:t>GLV Power to Right Side Control</w:t>
            </w:r>
          </w:p>
        </w:tc>
      </w:tr>
      <w:tr w:rsidR="007D2CCF" w14:paraId="041F0BDB" w14:textId="77777777" w:rsidTr="00FB685C">
        <w:trPr>
          <w:trHeight w:val="593"/>
        </w:trPr>
        <w:tc>
          <w:tcPr>
            <w:tcW w:w="918" w:type="dxa"/>
            <w:shd w:val="clear" w:color="auto" w:fill="auto"/>
          </w:tcPr>
          <w:p w14:paraId="7F449504"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0515B2DE"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2C7B9E3B"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1D71FE06"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92AF5AF"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40201BAE" w14:textId="77777777" w:rsidR="007D2CCF" w:rsidRDefault="007D2CCF" w:rsidP="00FB685C">
            <w:pPr>
              <w:rPr>
                <w:rFonts w:eastAsia="Times New Roman"/>
                <w:color w:val="000000"/>
              </w:rPr>
            </w:pPr>
            <w:r>
              <w:rPr>
                <w:rFonts w:eastAsia="Times New Roman"/>
                <w:color w:val="000000"/>
              </w:rPr>
              <w:t>-20 to 80</w:t>
            </w:r>
          </w:p>
        </w:tc>
        <w:tc>
          <w:tcPr>
            <w:tcW w:w="990" w:type="dxa"/>
          </w:tcPr>
          <w:p w14:paraId="2AD2CBA3" w14:textId="77777777" w:rsidR="007D2CCF" w:rsidRDefault="007D2CCF" w:rsidP="00FB685C">
            <w:pPr>
              <w:rPr>
                <w:rFonts w:eastAsia="Times New Roman"/>
                <w:color w:val="000000"/>
              </w:rPr>
            </w:pPr>
            <w:r>
              <w:rPr>
                <w:rFonts w:eastAsia="Times New Roman"/>
                <w:color w:val="000000"/>
              </w:rPr>
              <w:t>9.3 A</w:t>
            </w:r>
          </w:p>
          <w:p w14:paraId="73DAF57E" w14:textId="77777777" w:rsidR="007D2CCF" w:rsidRDefault="007D2CCF" w:rsidP="00FB685C">
            <w:pPr>
              <w:rPr>
                <w:rFonts w:eastAsia="Times New Roman"/>
                <w:color w:val="000000"/>
              </w:rPr>
            </w:pPr>
          </w:p>
        </w:tc>
        <w:tc>
          <w:tcPr>
            <w:tcW w:w="810" w:type="dxa"/>
          </w:tcPr>
          <w:p w14:paraId="3208D557" w14:textId="77777777" w:rsidR="007D2CCF" w:rsidRDefault="007D2CCF" w:rsidP="00FB685C">
            <w:r>
              <w:t>-</w:t>
            </w:r>
          </w:p>
        </w:tc>
        <w:tc>
          <w:tcPr>
            <w:tcW w:w="900" w:type="dxa"/>
          </w:tcPr>
          <w:p w14:paraId="17ED3A1B" w14:textId="77777777" w:rsidR="007D2CCF" w:rsidRDefault="007D2CCF" w:rsidP="00FB685C">
            <w:pPr>
              <w:rPr>
                <w:rFonts w:eastAsia="Times New Roman"/>
                <w:color w:val="000000"/>
              </w:rPr>
            </w:pPr>
            <w:r>
              <w:rPr>
                <w:rFonts w:eastAsia="Times New Roman"/>
                <w:color w:val="000000"/>
              </w:rPr>
              <w:t>-</w:t>
            </w:r>
          </w:p>
        </w:tc>
        <w:tc>
          <w:tcPr>
            <w:tcW w:w="1170" w:type="dxa"/>
          </w:tcPr>
          <w:p w14:paraId="02DAECF0" w14:textId="77777777" w:rsidR="007D2CCF" w:rsidRDefault="007D2CCF" w:rsidP="00FB685C">
            <w:pPr>
              <w:rPr>
                <w:rFonts w:eastAsia="Times New Roman"/>
                <w:color w:val="000000"/>
              </w:rPr>
            </w:pPr>
            <w:r>
              <w:rPr>
                <w:rFonts w:eastAsia="Times New Roman"/>
                <w:color w:val="000000"/>
              </w:rPr>
              <w:t>-</w:t>
            </w:r>
          </w:p>
        </w:tc>
        <w:tc>
          <w:tcPr>
            <w:tcW w:w="900" w:type="dxa"/>
          </w:tcPr>
          <w:p w14:paraId="23C05F79" w14:textId="77777777" w:rsidR="007D2CCF" w:rsidRDefault="007D2CCF" w:rsidP="00FB685C">
            <w:pPr>
              <w:rPr>
                <w:rFonts w:eastAsia="Times New Roman"/>
                <w:color w:val="000000"/>
              </w:rPr>
            </w:pPr>
            <w:r>
              <w:rPr>
                <w:rFonts w:eastAsia="Times New Roman"/>
                <w:color w:val="000000"/>
              </w:rPr>
              <w:t>9.3 A</w:t>
            </w:r>
          </w:p>
        </w:tc>
        <w:tc>
          <w:tcPr>
            <w:tcW w:w="3420" w:type="dxa"/>
          </w:tcPr>
          <w:p w14:paraId="261B65D9" w14:textId="77777777" w:rsidR="007D2CCF" w:rsidRDefault="007D2CCF" w:rsidP="00FB685C">
            <w:pPr>
              <w:rPr>
                <w:rFonts w:eastAsia="Times New Roman"/>
                <w:color w:val="000000"/>
              </w:rPr>
            </w:pPr>
            <w:r>
              <w:rPr>
                <w:rFonts w:eastAsia="Times New Roman"/>
                <w:color w:val="000000"/>
              </w:rPr>
              <w:t>GLV Power to Left Side Control</w:t>
            </w:r>
          </w:p>
        </w:tc>
      </w:tr>
      <w:tr w:rsidR="007D2CCF" w14:paraId="56FC049F" w14:textId="77777777" w:rsidTr="00FB685C">
        <w:trPr>
          <w:trHeight w:val="593"/>
        </w:trPr>
        <w:tc>
          <w:tcPr>
            <w:tcW w:w="918" w:type="dxa"/>
            <w:shd w:val="clear" w:color="auto" w:fill="auto"/>
          </w:tcPr>
          <w:p w14:paraId="361671C1"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1616BE80"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0196EF9F"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1673664E"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6428730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ED113AA" w14:textId="77777777" w:rsidR="007D2CCF" w:rsidRDefault="007D2CCF" w:rsidP="00FB685C">
            <w:pPr>
              <w:rPr>
                <w:rFonts w:eastAsia="Times New Roman"/>
                <w:color w:val="000000"/>
              </w:rPr>
            </w:pPr>
            <w:r>
              <w:rPr>
                <w:rFonts w:eastAsia="Times New Roman"/>
                <w:color w:val="000000"/>
              </w:rPr>
              <w:t>-20 to 80</w:t>
            </w:r>
          </w:p>
        </w:tc>
        <w:tc>
          <w:tcPr>
            <w:tcW w:w="990" w:type="dxa"/>
          </w:tcPr>
          <w:p w14:paraId="35EC538D" w14:textId="77777777" w:rsidR="007D2CCF" w:rsidRDefault="007D2CCF" w:rsidP="00FB685C">
            <w:pPr>
              <w:rPr>
                <w:rFonts w:eastAsia="Times New Roman"/>
                <w:color w:val="000000"/>
              </w:rPr>
            </w:pPr>
            <w:r>
              <w:rPr>
                <w:rFonts w:eastAsia="Times New Roman"/>
                <w:color w:val="000000"/>
              </w:rPr>
              <w:t>9.3 A</w:t>
            </w:r>
          </w:p>
        </w:tc>
        <w:tc>
          <w:tcPr>
            <w:tcW w:w="810" w:type="dxa"/>
          </w:tcPr>
          <w:p w14:paraId="464E0630" w14:textId="77777777" w:rsidR="007D2CCF" w:rsidRDefault="007D2CCF" w:rsidP="00FB685C">
            <w:r>
              <w:t>-</w:t>
            </w:r>
          </w:p>
        </w:tc>
        <w:tc>
          <w:tcPr>
            <w:tcW w:w="900" w:type="dxa"/>
          </w:tcPr>
          <w:p w14:paraId="3A504198" w14:textId="77777777" w:rsidR="007D2CCF" w:rsidRDefault="007D2CCF" w:rsidP="00FB685C">
            <w:pPr>
              <w:rPr>
                <w:rFonts w:eastAsia="Times New Roman"/>
                <w:color w:val="000000"/>
              </w:rPr>
            </w:pPr>
            <w:r>
              <w:rPr>
                <w:rFonts w:eastAsia="Times New Roman"/>
                <w:color w:val="000000"/>
              </w:rPr>
              <w:t>-</w:t>
            </w:r>
          </w:p>
        </w:tc>
        <w:tc>
          <w:tcPr>
            <w:tcW w:w="1170" w:type="dxa"/>
          </w:tcPr>
          <w:p w14:paraId="33F13C1C" w14:textId="77777777" w:rsidR="007D2CCF" w:rsidRDefault="007D2CCF" w:rsidP="00FB685C">
            <w:pPr>
              <w:rPr>
                <w:rFonts w:eastAsia="Times New Roman"/>
                <w:color w:val="000000"/>
              </w:rPr>
            </w:pPr>
            <w:r>
              <w:rPr>
                <w:rFonts w:eastAsia="Times New Roman"/>
                <w:color w:val="000000"/>
              </w:rPr>
              <w:t>-</w:t>
            </w:r>
          </w:p>
        </w:tc>
        <w:tc>
          <w:tcPr>
            <w:tcW w:w="900" w:type="dxa"/>
          </w:tcPr>
          <w:p w14:paraId="489BDA7C" w14:textId="77777777" w:rsidR="007D2CCF" w:rsidRDefault="007D2CCF" w:rsidP="00FB685C">
            <w:pPr>
              <w:rPr>
                <w:rFonts w:eastAsia="Times New Roman"/>
                <w:color w:val="000000"/>
              </w:rPr>
            </w:pPr>
            <w:r>
              <w:rPr>
                <w:rFonts w:eastAsia="Times New Roman"/>
                <w:color w:val="000000"/>
              </w:rPr>
              <w:t>9.3 A</w:t>
            </w:r>
          </w:p>
        </w:tc>
        <w:tc>
          <w:tcPr>
            <w:tcW w:w="3420" w:type="dxa"/>
          </w:tcPr>
          <w:p w14:paraId="1E19987F" w14:textId="77777777" w:rsidR="007D2CCF" w:rsidRDefault="007D2CCF" w:rsidP="00FB685C">
            <w:pPr>
              <w:rPr>
                <w:rFonts w:eastAsia="Times New Roman"/>
                <w:color w:val="000000"/>
              </w:rPr>
            </w:pPr>
            <w:r>
              <w:rPr>
                <w:rFonts w:eastAsia="Times New Roman"/>
                <w:color w:val="000000"/>
              </w:rPr>
              <w:t>GLV/SCADA to Right Side Control</w:t>
            </w:r>
          </w:p>
        </w:tc>
      </w:tr>
      <w:tr w:rsidR="007D2CCF" w14:paraId="755E7E79" w14:textId="77777777" w:rsidTr="00FB685C">
        <w:trPr>
          <w:trHeight w:val="593"/>
        </w:trPr>
        <w:tc>
          <w:tcPr>
            <w:tcW w:w="918" w:type="dxa"/>
            <w:shd w:val="clear" w:color="auto" w:fill="auto"/>
          </w:tcPr>
          <w:p w14:paraId="1D4A225A"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4014A153"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727DC3B1" w14:textId="77777777" w:rsidR="007D2CCF" w:rsidRDefault="007D2CCF" w:rsidP="00FB685C">
            <w:pPr>
              <w:rPr>
                <w:rFonts w:eastAsia="Times New Roman"/>
                <w:color w:val="000000"/>
              </w:rPr>
            </w:pPr>
            <w:r>
              <w:rPr>
                <w:rFonts w:eastAsia="Times New Roman"/>
                <w:color w:val="000000"/>
              </w:rPr>
              <w:t>12</w:t>
            </w:r>
          </w:p>
          <w:p w14:paraId="5DC955A2" w14:textId="77777777" w:rsidR="007D2CCF" w:rsidRDefault="007D2CCF" w:rsidP="00FB685C">
            <w:pPr>
              <w:rPr>
                <w:rFonts w:eastAsia="Times New Roman"/>
              </w:rPr>
            </w:pPr>
          </w:p>
          <w:p w14:paraId="0FE71D44" w14:textId="77777777" w:rsidR="007D2CCF" w:rsidRPr="00B903BC" w:rsidRDefault="007D2CCF" w:rsidP="00FB685C">
            <w:pPr>
              <w:rPr>
                <w:rFonts w:eastAsia="Times New Roman"/>
              </w:rPr>
            </w:pPr>
          </w:p>
        </w:tc>
        <w:tc>
          <w:tcPr>
            <w:tcW w:w="900" w:type="dxa"/>
            <w:shd w:val="clear" w:color="auto" w:fill="auto"/>
          </w:tcPr>
          <w:p w14:paraId="305A8562"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1BBBC59D"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D98D6AE" w14:textId="77777777" w:rsidR="007D2CCF" w:rsidRDefault="007D2CCF" w:rsidP="00FB685C">
            <w:pPr>
              <w:rPr>
                <w:rFonts w:eastAsia="Times New Roman"/>
                <w:color w:val="000000"/>
              </w:rPr>
            </w:pPr>
            <w:r>
              <w:rPr>
                <w:rFonts w:eastAsia="Times New Roman"/>
                <w:color w:val="000000"/>
              </w:rPr>
              <w:t>-20 to 80</w:t>
            </w:r>
          </w:p>
        </w:tc>
        <w:tc>
          <w:tcPr>
            <w:tcW w:w="990" w:type="dxa"/>
          </w:tcPr>
          <w:p w14:paraId="3B707EFE" w14:textId="77777777" w:rsidR="007D2CCF" w:rsidRDefault="007D2CCF" w:rsidP="00FB685C">
            <w:pPr>
              <w:rPr>
                <w:rFonts w:eastAsia="Times New Roman"/>
                <w:color w:val="000000"/>
              </w:rPr>
            </w:pPr>
            <w:r>
              <w:rPr>
                <w:rFonts w:eastAsia="Times New Roman"/>
                <w:color w:val="000000"/>
              </w:rPr>
              <w:t>9.3 A</w:t>
            </w:r>
          </w:p>
        </w:tc>
        <w:tc>
          <w:tcPr>
            <w:tcW w:w="810" w:type="dxa"/>
          </w:tcPr>
          <w:p w14:paraId="65C4AF70" w14:textId="77777777" w:rsidR="007D2CCF" w:rsidRDefault="007D2CCF" w:rsidP="00FB685C">
            <w:r>
              <w:t>-</w:t>
            </w:r>
          </w:p>
        </w:tc>
        <w:tc>
          <w:tcPr>
            <w:tcW w:w="900" w:type="dxa"/>
          </w:tcPr>
          <w:p w14:paraId="458B3B5F" w14:textId="77777777" w:rsidR="007D2CCF" w:rsidRDefault="007D2CCF" w:rsidP="00FB685C">
            <w:pPr>
              <w:rPr>
                <w:rFonts w:eastAsia="Times New Roman"/>
                <w:color w:val="000000"/>
              </w:rPr>
            </w:pPr>
            <w:r>
              <w:rPr>
                <w:rFonts w:eastAsia="Times New Roman"/>
                <w:color w:val="000000"/>
              </w:rPr>
              <w:t>-</w:t>
            </w:r>
          </w:p>
          <w:p w14:paraId="097183A2" w14:textId="77777777" w:rsidR="007D2CCF" w:rsidRDefault="007D2CCF" w:rsidP="00FB685C">
            <w:pPr>
              <w:rPr>
                <w:rFonts w:eastAsia="Times New Roman"/>
              </w:rPr>
            </w:pPr>
          </w:p>
          <w:p w14:paraId="62D38257" w14:textId="77777777" w:rsidR="007D2CCF" w:rsidRPr="00B903BC" w:rsidRDefault="007D2CCF" w:rsidP="00FB685C">
            <w:pPr>
              <w:rPr>
                <w:rFonts w:eastAsia="Times New Roman"/>
              </w:rPr>
            </w:pPr>
          </w:p>
        </w:tc>
        <w:tc>
          <w:tcPr>
            <w:tcW w:w="1170" w:type="dxa"/>
          </w:tcPr>
          <w:p w14:paraId="673C2F0D" w14:textId="77777777" w:rsidR="007D2CCF" w:rsidRDefault="007D2CCF" w:rsidP="00FB685C">
            <w:pPr>
              <w:rPr>
                <w:rFonts w:eastAsia="Times New Roman"/>
                <w:color w:val="000000"/>
              </w:rPr>
            </w:pPr>
            <w:r>
              <w:rPr>
                <w:rFonts w:eastAsia="Times New Roman"/>
                <w:color w:val="000000"/>
              </w:rPr>
              <w:t>-</w:t>
            </w:r>
          </w:p>
        </w:tc>
        <w:tc>
          <w:tcPr>
            <w:tcW w:w="900" w:type="dxa"/>
          </w:tcPr>
          <w:p w14:paraId="0AE5F1B3" w14:textId="77777777" w:rsidR="007D2CCF" w:rsidRDefault="007D2CCF" w:rsidP="00FB685C">
            <w:pPr>
              <w:rPr>
                <w:rFonts w:eastAsia="Times New Roman"/>
                <w:color w:val="000000"/>
              </w:rPr>
            </w:pPr>
            <w:r>
              <w:rPr>
                <w:rFonts w:eastAsia="Times New Roman"/>
                <w:color w:val="000000"/>
              </w:rPr>
              <w:t>9.3 A</w:t>
            </w:r>
          </w:p>
        </w:tc>
        <w:tc>
          <w:tcPr>
            <w:tcW w:w="3420" w:type="dxa"/>
          </w:tcPr>
          <w:p w14:paraId="327609B0" w14:textId="77777777" w:rsidR="007D2CCF" w:rsidRDefault="007D2CCF" w:rsidP="00FB685C">
            <w:pPr>
              <w:rPr>
                <w:rFonts w:eastAsia="Times New Roman"/>
                <w:color w:val="000000"/>
              </w:rPr>
            </w:pPr>
            <w:r>
              <w:rPr>
                <w:rFonts w:eastAsia="Times New Roman"/>
                <w:color w:val="000000"/>
              </w:rPr>
              <w:t>GLV Power Supply</w:t>
            </w:r>
          </w:p>
        </w:tc>
      </w:tr>
      <w:tr w:rsidR="007D2CCF" w14:paraId="59A37D4C" w14:textId="77777777" w:rsidTr="00FB685C">
        <w:trPr>
          <w:trHeight w:val="593"/>
        </w:trPr>
        <w:tc>
          <w:tcPr>
            <w:tcW w:w="918" w:type="dxa"/>
            <w:shd w:val="clear" w:color="auto" w:fill="auto"/>
          </w:tcPr>
          <w:p w14:paraId="4526EA7B"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00FE5AB6"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38EAAC6B" w14:textId="77777777" w:rsidR="007D2CCF" w:rsidRDefault="007D2CCF" w:rsidP="00FB685C">
            <w:pPr>
              <w:rPr>
                <w:rFonts w:eastAsia="Times New Roman"/>
                <w:color w:val="000000"/>
              </w:rPr>
            </w:pPr>
            <w:r>
              <w:rPr>
                <w:rFonts w:eastAsia="Times New Roman"/>
                <w:color w:val="000000"/>
              </w:rPr>
              <w:t>12</w:t>
            </w:r>
          </w:p>
          <w:p w14:paraId="1DE55679" w14:textId="77777777" w:rsidR="007D2CCF" w:rsidRDefault="007D2CCF" w:rsidP="00FB685C">
            <w:pPr>
              <w:rPr>
                <w:rFonts w:eastAsia="Times New Roman"/>
              </w:rPr>
            </w:pPr>
          </w:p>
          <w:p w14:paraId="0233177C" w14:textId="77777777" w:rsidR="007D2CCF" w:rsidRDefault="007D2CCF" w:rsidP="00FB685C">
            <w:pPr>
              <w:rPr>
                <w:rFonts w:eastAsia="Times New Roman"/>
                <w:color w:val="000000"/>
              </w:rPr>
            </w:pPr>
          </w:p>
        </w:tc>
        <w:tc>
          <w:tcPr>
            <w:tcW w:w="900" w:type="dxa"/>
            <w:shd w:val="clear" w:color="auto" w:fill="auto"/>
          </w:tcPr>
          <w:p w14:paraId="7D189402"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2F31820"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32F156B9" w14:textId="77777777" w:rsidR="007D2CCF" w:rsidRDefault="007D2CCF" w:rsidP="00FB685C">
            <w:pPr>
              <w:rPr>
                <w:rFonts w:eastAsia="Times New Roman"/>
                <w:color w:val="000000"/>
              </w:rPr>
            </w:pPr>
            <w:r>
              <w:rPr>
                <w:rFonts w:eastAsia="Times New Roman"/>
                <w:color w:val="000000"/>
              </w:rPr>
              <w:t>-20 to 80</w:t>
            </w:r>
          </w:p>
        </w:tc>
        <w:tc>
          <w:tcPr>
            <w:tcW w:w="990" w:type="dxa"/>
          </w:tcPr>
          <w:p w14:paraId="6F98BB8A" w14:textId="77777777" w:rsidR="007D2CCF" w:rsidRDefault="007D2CCF" w:rsidP="00FB685C">
            <w:pPr>
              <w:rPr>
                <w:rFonts w:eastAsia="Times New Roman"/>
                <w:color w:val="000000"/>
              </w:rPr>
            </w:pPr>
            <w:r>
              <w:rPr>
                <w:rFonts w:eastAsia="Times New Roman"/>
                <w:color w:val="000000"/>
              </w:rPr>
              <w:t>9.3 A</w:t>
            </w:r>
          </w:p>
        </w:tc>
        <w:tc>
          <w:tcPr>
            <w:tcW w:w="810" w:type="dxa"/>
          </w:tcPr>
          <w:p w14:paraId="515F9026" w14:textId="77777777" w:rsidR="007D2CCF" w:rsidRDefault="007D2CCF" w:rsidP="00FB685C">
            <w:r>
              <w:t>-</w:t>
            </w:r>
          </w:p>
        </w:tc>
        <w:tc>
          <w:tcPr>
            <w:tcW w:w="900" w:type="dxa"/>
          </w:tcPr>
          <w:p w14:paraId="5A29D4C0" w14:textId="77777777" w:rsidR="007D2CCF" w:rsidRDefault="007D2CCF" w:rsidP="00FB685C">
            <w:pPr>
              <w:rPr>
                <w:rFonts w:eastAsia="Times New Roman"/>
                <w:color w:val="000000"/>
              </w:rPr>
            </w:pPr>
            <w:r>
              <w:rPr>
                <w:rFonts w:eastAsia="Times New Roman"/>
                <w:color w:val="000000"/>
              </w:rPr>
              <w:t>-</w:t>
            </w:r>
          </w:p>
          <w:p w14:paraId="11D3A684" w14:textId="77777777" w:rsidR="007D2CCF" w:rsidRDefault="007D2CCF" w:rsidP="00FB685C">
            <w:pPr>
              <w:rPr>
                <w:rFonts w:eastAsia="Times New Roman"/>
              </w:rPr>
            </w:pPr>
          </w:p>
          <w:p w14:paraId="7FA7C47B" w14:textId="77777777" w:rsidR="007D2CCF" w:rsidRDefault="007D2CCF" w:rsidP="00FB685C">
            <w:pPr>
              <w:rPr>
                <w:rFonts w:eastAsia="Times New Roman"/>
                <w:color w:val="000000"/>
              </w:rPr>
            </w:pPr>
          </w:p>
        </w:tc>
        <w:tc>
          <w:tcPr>
            <w:tcW w:w="1170" w:type="dxa"/>
          </w:tcPr>
          <w:p w14:paraId="62299B2B" w14:textId="77777777" w:rsidR="007D2CCF" w:rsidRDefault="007D2CCF" w:rsidP="00FB685C">
            <w:pPr>
              <w:rPr>
                <w:rFonts w:eastAsia="Times New Roman"/>
                <w:color w:val="000000"/>
              </w:rPr>
            </w:pPr>
            <w:r>
              <w:rPr>
                <w:rFonts w:eastAsia="Times New Roman"/>
                <w:color w:val="000000"/>
              </w:rPr>
              <w:t>-</w:t>
            </w:r>
          </w:p>
        </w:tc>
        <w:tc>
          <w:tcPr>
            <w:tcW w:w="900" w:type="dxa"/>
          </w:tcPr>
          <w:p w14:paraId="71329D74" w14:textId="77777777" w:rsidR="007D2CCF" w:rsidRDefault="007D2CCF" w:rsidP="00FB685C">
            <w:pPr>
              <w:rPr>
                <w:rFonts w:eastAsia="Times New Roman"/>
                <w:color w:val="000000"/>
              </w:rPr>
            </w:pPr>
            <w:r>
              <w:rPr>
                <w:rFonts w:eastAsia="Times New Roman"/>
                <w:color w:val="000000"/>
              </w:rPr>
              <w:t>9.3 A</w:t>
            </w:r>
          </w:p>
        </w:tc>
        <w:tc>
          <w:tcPr>
            <w:tcW w:w="3420" w:type="dxa"/>
          </w:tcPr>
          <w:p w14:paraId="3DCF6D5E" w14:textId="77777777" w:rsidR="007D2CCF" w:rsidRDefault="007D2CCF" w:rsidP="00FB685C">
            <w:pPr>
              <w:rPr>
                <w:rFonts w:eastAsia="Times New Roman"/>
                <w:color w:val="000000"/>
              </w:rPr>
            </w:pPr>
            <w:r>
              <w:rPr>
                <w:rFonts w:eastAsia="Times New Roman"/>
                <w:color w:val="000000"/>
              </w:rPr>
              <w:t>GLV Battery</w:t>
            </w:r>
          </w:p>
        </w:tc>
      </w:tr>
      <w:tr w:rsidR="007D2CCF" w14:paraId="0A0E1677" w14:textId="77777777" w:rsidTr="00FB685C">
        <w:trPr>
          <w:trHeight w:val="593"/>
        </w:trPr>
        <w:tc>
          <w:tcPr>
            <w:tcW w:w="918" w:type="dxa"/>
            <w:shd w:val="clear" w:color="auto" w:fill="auto"/>
          </w:tcPr>
          <w:p w14:paraId="700AB7C1" w14:textId="77777777" w:rsidR="007D2CCF" w:rsidRDefault="007D2CCF" w:rsidP="00FB685C">
            <w:pPr>
              <w:rPr>
                <w:rFonts w:eastAsia="Times New Roman"/>
                <w:color w:val="000000"/>
              </w:rPr>
            </w:pPr>
            <w:r>
              <w:rPr>
                <w:rFonts w:eastAsia="Times New Roman"/>
                <w:color w:val="000000"/>
              </w:rPr>
              <w:lastRenderedPageBreak/>
              <w:t>General Cable/Carol Brand</w:t>
            </w:r>
          </w:p>
        </w:tc>
        <w:tc>
          <w:tcPr>
            <w:tcW w:w="900" w:type="dxa"/>
            <w:shd w:val="clear" w:color="auto" w:fill="auto"/>
          </w:tcPr>
          <w:p w14:paraId="66385D93"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1B6AB0FD" w14:textId="77777777" w:rsidR="007D2CCF" w:rsidRDefault="007D2CCF" w:rsidP="00FB685C">
            <w:pPr>
              <w:rPr>
                <w:rFonts w:eastAsia="Times New Roman"/>
                <w:color w:val="000000"/>
              </w:rPr>
            </w:pPr>
            <w:r>
              <w:rPr>
                <w:rFonts w:eastAsia="Times New Roman"/>
                <w:color w:val="000000"/>
              </w:rPr>
              <w:t>12</w:t>
            </w:r>
          </w:p>
          <w:p w14:paraId="6714928E" w14:textId="77777777" w:rsidR="007D2CCF" w:rsidRDefault="007D2CCF" w:rsidP="00FB685C">
            <w:pPr>
              <w:rPr>
                <w:rFonts w:eastAsia="Times New Roman"/>
              </w:rPr>
            </w:pPr>
          </w:p>
          <w:p w14:paraId="1B4737B7" w14:textId="77777777" w:rsidR="007D2CCF" w:rsidRDefault="007D2CCF" w:rsidP="00FB685C">
            <w:pPr>
              <w:rPr>
                <w:rFonts w:eastAsia="Times New Roman"/>
                <w:color w:val="000000"/>
              </w:rPr>
            </w:pPr>
          </w:p>
        </w:tc>
        <w:tc>
          <w:tcPr>
            <w:tcW w:w="900" w:type="dxa"/>
            <w:shd w:val="clear" w:color="auto" w:fill="auto"/>
          </w:tcPr>
          <w:p w14:paraId="16313110"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833F48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C389DFB" w14:textId="77777777" w:rsidR="007D2CCF" w:rsidRDefault="007D2CCF" w:rsidP="00FB685C">
            <w:pPr>
              <w:rPr>
                <w:rFonts w:eastAsia="Times New Roman"/>
                <w:color w:val="000000"/>
              </w:rPr>
            </w:pPr>
            <w:r>
              <w:rPr>
                <w:rFonts w:eastAsia="Times New Roman"/>
                <w:color w:val="000000"/>
              </w:rPr>
              <w:t>-20 to 80</w:t>
            </w:r>
          </w:p>
        </w:tc>
        <w:tc>
          <w:tcPr>
            <w:tcW w:w="990" w:type="dxa"/>
          </w:tcPr>
          <w:p w14:paraId="23119634" w14:textId="77777777" w:rsidR="007D2CCF" w:rsidRDefault="007D2CCF" w:rsidP="00FB685C">
            <w:pPr>
              <w:rPr>
                <w:rFonts w:eastAsia="Times New Roman"/>
                <w:color w:val="000000"/>
              </w:rPr>
            </w:pPr>
            <w:r>
              <w:rPr>
                <w:rFonts w:eastAsia="Times New Roman"/>
                <w:color w:val="000000"/>
              </w:rPr>
              <w:t>9.3 A</w:t>
            </w:r>
          </w:p>
        </w:tc>
        <w:tc>
          <w:tcPr>
            <w:tcW w:w="810" w:type="dxa"/>
          </w:tcPr>
          <w:p w14:paraId="74BC11A5" w14:textId="77777777" w:rsidR="007D2CCF" w:rsidRDefault="007D2CCF" w:rsidP="00FB685C">
            <w:r>
              <w:t>-</w:t>
            </w:r>
          </w:p>
        </w:tc>
        <w:tc>
          <w:tcPr>
            <w:tcW w:w="900" w:type="dxa"/>
          </w:tcPr>
          <w:p w14:paraId="6DFDCF17" w14:textId="77777777" w:rsidR="007D2CCF" w:rsidRDefault="007D2CCF" w:rsidP="00FB685C">
            <w:pPr>
              <w:rPr>
                <w:rFonts w:eastAsia="Times New Roman"/>
                <w:color w:val="000000"/>
              </w:rPr>
            </w:pPr>
            <w:r>
              <w:rPr>
                <w:rFonts w:eastAsia="Times New Roman"/>
                <w:color w:val="000000"/>
              </w:rPr>
              <w:t>-</w:t>
            </w:r>
          </w:p>
          <w:p w14:paraId="3CFE91C7" w14:textId="77777777" w:rsidR="007D2CCF" w:rsidRDefault="007D2CCF" w:rsidP="00FB685C">
            <w:pPr>
              <w:rPr>
                <w:rFonts w:eastAsia="Times New Roman"/>
              </w:rPr>
            </w:pPr>
          </w:p>
          <w:p w14:paraId="0D2B52D7" w14:textId="77777777" w:rsidR="007D2CCF" w:rsidRDefault="007D2CCF" w:rsidP="00FB685C">
            <w:pPr>
              <w:rPr>
                <w:rFonts w:eastAsia="Times New Roman"/>
                <w:color w:val="000000"/>
              </w:rPr>
            </w:pPr>
          </w:p>
        </w:tc>
        <w:tc>
          <w:tcPr>
            <w:tcW w:w="1170" w:type="dxa"/>
          </w:tcPr>
          <w:p w14:paraId="5215C9E3" w14:textId="77777777" w:rsidR="007D2CCF" w:rsidRDefault="007D2CCF" w:rsidP="00FB685C">
            <w:pPr>
              <w:rPr>
                <w:rFonts w:eastAsia="Times New Roman"/>
                <w:color w:val="000000"/>
              </w:rPr>
            </w:pPr>
            <w:r>
              <w:rPr>
                <w:rFonts w:eastAsia="Times New Roman"/>
                <w:color w:val="000000"/>
              </w:rPr>
              <w:t>-</w:t>
            </w:r>
          </w:p>
        </w:tc>
        <w:tc>
          <w:tcPr>
            <w:tcW w:w="900" w:type="dxa"/>
          </w:tcPr>
          <w:p w14:paraId="28EEE3C1" w14:textId="77777777" w:rsidR="007D2CCF" w:rsidRDefault="007D2CCF" w:rsidP="00FB685C">
            <w:pPr>
              <w:rPr>
                <w:rFonts w:eastAsia="Times New Roman"/>
                <w:color w:val="000000"/>
              </w:rPr>
            </w:pPr>
            <w:r>
              <w:rPr>
                <w:rFonts w:eastAsia="Times New Roman"/>
                <w:color w:val="000000"/>
              </w:rPr>
              <w:t>9.3 A</w:t>
            </w:r>
          </w:p>
        </w:tc>
        <w:tc>
          <w:tcPr>
            <w:tcW w:w="3420" w:type="dxa"/>
          </w:tcPr>
          <w:p w14:paraId="6FA4383B" w14:textId="77777777" w:rsidR="007D2CCF" w:rsidRDefault="007D2CCF" w:rsidP="00FB685C">
            <w:pPr>
              <w:rPr>
                <w:rFonts w:eastAsia="Times New Roman"/>
                <w:color w:val="000000"/>
              </w:rPr>
            </w:pPr>
            <w:r>
              <w:rPr>
                <w:rFonts w:eastAsia="Times New Roman"/>
                <w:color w:val="000000"/>
              </w:rPr>
              <w:t>GLV Charger</w:t>
            </w:r>
          </w:p>
        </w:tc>
      </w:tr>
      <w:tr w:rsidR="007D2CCF" w14:paraId="1064C5FE" w14:textId="77777777" w:rsidTr="00FB685C">
        <w:trPr>
          <w:trHeight w:val="593"/>
        </w:trPr>
        <w:tc>
          <w:tcPr>
            <w:tcW w:w="918" w:type="dxa"/>
            <w:shd w:val="clear" w:color="auto" w:fill="auto"/>
          </w:tcPr>
          <w:p w14:paraId="59807D6A"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31582F77"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1F21A78C"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69256BFD"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BACC9B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EC32E2D" w14:textId="77777777" w:rsidR="007D2CCF" w:rsidRDefault="007D2CCF" w:rsidP="00FB685C">
            <w:pPr>
              <w:rPr>
                <w:rFonts w:eastAsia="Times New Roman"/>
                <w:color w:val="000000"/>
              </w:rPr>
            </w:pPr>
            <w:r>
              <w:rPr>
                <w:rFonts w:eastAsia="Times New Roman"/>
                <w:color w:val="000000"/>
              </w:rPr>
              <w:t>-20 to 80</w:t>
            </w:r>
          </w:p>
        </w:tc>
        <w:tc>
          <w:tcPr>
            <w:tcW w:w="990" w:type="dxa"/>
          </w:tcPr>
          <w:p w14:paraId="70CF2CC4" w14:textId="77777777" w:rsidR="007D2CCF" w:rsidRDefault="007D2CCF" w:rsidP="00FB685C">
            <w:pPr>
              <w:rPr>
                <w:rFonts w:eastAsia="Times New Roman"/>
                <w:color w:val="000000"/>
              </w:rPr>
            </w:pPr>
            <w:r>
              <w:rPr>
                <w:rFonts w:eastAsia="Times New Roman"/>
                <w:color w:val="000000"/>
              </w:rPr>
              <w:t>9.3 A</w:t>
            </w:r>
          </w:p>
        </w:tc>
        <w:tc>
          <w:tcPr>
            <w:tcW w:w="810" w:type="dxa"/>
          </w:tcPr>
          <w:p w14:paraId="56F552CA" w14:textId="77777777" w:rsidR="007D2CCF" w:rsidRDefault="007D2CCF" w:rsidP="00FB685C">
            <w:r>
              <w:t>-</w:t>
            </w:r>
          </w:p>
        </w:tc>
        <w:tc>
          <w:tcPr>
            <w:tcW w:w="900" w:type="dxa"/>
          </w:tcPr>
          <w:p w14:paraId="1C75E554" w14:textId="77777777" w:rsidR="007D2CCF" w:rsidRDefault="007D2CCF" w:rsidP="00FB685C">
            <w:pPr>
              <w:rPr>
                <w:rFonts w:eastAsia="Times New Roman"/>
                <w:color w:val="000000"/>
              </w:rPr>
            </w:pPr>
            <w:r>
              <w:rPr>
                <w:rFonts w:eastAsia="Times New Roman"/>
                <w:color w:val="000000"/>
              </w:rPr>
              <w:t>-</w:t>
            </w:r>
          </w:p>
        </w:tc>
        <w:tc>
          <w:tcPr>
            <w:tcW w:w="1170" w:type="dxa"/>
          </w:tcPr>
          <w:p w14:paraId="71EB881A" w14:textId="77777777" w:rsidR="007D2CCF" w:rsidRDefault="007D2CCF" w:rsidP="00FB685C">
            <w:pPr>
              <w:rPr>
                <w:rFonts w:eastAsia="Times New Roman"/>
                <w:color w:val="000000"/>
              </w:rPr>
            </w:pPr>
            <w:r>
              <w:rPr>
                <w:rFonts w:eastAsia="Times New Roman"/>
                <w:color w:val="000000"/>
              </w:rPr>
              <w:t>-</w:t>
            </w:r>
          </w:p>
        </w:tc>
        <w:tc>
          <w:tcPr>
            <w:tcW w:w="900" w:type="dxa"/>
          </w:tcPr>
          <w:p w14:paraId="73D13D4F" w14:textId="77777777" w:rsidR="007D2CCF" w:rsidRDefault="007D2CCF" w:rsidP="00FB685C">
            <w:pPr>
              <w:rPr>
                <w:rFonts w:eastAsia="Times New Roman"/>
                <w:color w:val="000000"/>
              </w:rPr>
            </w:pPr>
            <w:r>
              <w:rPr>
                <w:rFonts w:eastAsia="Times New Roman"/>
                <w:color w:val="000000"/>
              </w:rPr>
              <w:t>9.3 A</w:t>
            </w:r>
          </w:p>
        </w:tc>
        <w:tc>
          <w:tcPr>
            <w:tcW w:w="3420" w:type="dxa"/>
          </w:tcPr>
          <w:p w14:paraId="3D2A073F" w14:textId="77777777" w:rsidR="007D2CCF" w:rsidRDefault="007D2CCF" w:rsidP="00FB685C">
            <w:pPr>
              <w:rPr>
                <w:rFonts w:eastAsia="Times New Roman"/>
                <w:color w:val="000000"/>
              </w:rPr>
            </w:pPr>
            <w:r>
              <w:rPr>
                <w:rFonts w:eastAsia="Times New Roman"/>
                <w:color w:val="000000"/>
              </w:rPr>
              <w:t>GLV Power to GLV/SCADA</w:t>
            </w:r>
          </w:p>
        </w:tc>
      </w:tr>
      <w:tr w:rsidR="007D2CCF" w14:paraId="74C82118" w14:textId="77777777" w:rsidTr="00FB685C">
        <w:trPr>
          <w:trHeight w:val="593"/>
        </w:trPr>
        <w:tc>
          <w:tcPr>
            <w:tcW w:w="918" w:type="dxa"/>
            <w:shd w:val="clear" w:color="auto" w:fill="auto"/>
          </w:tcPr>
          <w:p w14:paraId="050C6D68"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48CDD0E0"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1AD2EDA8"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28F3F610"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23387D9"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DEF66F8" w14:textId="77777777" w:rsidR="007D2CCF" w:rsidRDefault="007D2CCF" w:rsidP="00FB685C">
            <w:pPr>
              <w:rPr>
                <w:rFonts w:eastAsia="Times New Roman"/>
                <w:color w:val="000000"/>
              </w:rPr>
            </w:pPr>
            <w:r>
              <w:rPr>
                <w:rFonts w:eastAsia="Times New Roman"/>
                <w:color w:val="000000"/>
              </w:rPr>
              <w:t>-20 to 80</w:t>
            </w:r>
          </w:p>
        </w:tc>
        <w:tc>
          <w:tcPr>
            <w:tcW w:w="990" w:type="dxa"/>
          </w:tcPr>
          <w:p w14:paraId="644E41CF" w14:textId="77777777" w:rsidR="007D2CCF" w:rsidRDefault="007D2CCF" w:rsidP="00FB685C">
            <w:pPr>
              <w:rPr>
                <w:rFonts w:eastAsia="Times New Roman"/>
                <w:color w:val="000000"/>
              </w:rPr>
            </w:pPr>
            <w:r>
              <w:rPr>
                <w:rFonts w:eastAsia="Times New Roman"/>
                <w:color w:val="000000"/>
              </w:rPr>
              <w:t>9.3 A</w:t>
            </w:r>
          </w:p>
        </w:tc>
        <w:tc>
          <w:tcPr>
            <w:tcW w:w="810" w:type="dxa"/>
          </w:tcPr>
          <w:p w14:paraId="293F9D02" w14:textId="77777777" w:rsidR="007D2CCF" w:rsidRDefault="007D2CCF" w:rsidP="00FB685C">
            <w:r>
              <w:t>-</w:t>
            </w:r>
          </w:p>
        </w:tc>
        <w:tc>
          <w:tcPr>
            <w:tcW w:w="900" w:type="dxa"/>
          </w:tcPr>
          <w:p w14:paraId="08772468" w14:textId="77777777" w:rsidR="007D2CCF" w:rsidRDefault="007D2CCF" w:rsidP="00FB685C">
            <w:pPr>
              <w:rPr>
                <w:rFonts w:eastAsia="Times New Roman"/>
                <w:color w:val="000000"/>
              </w:rPr>
            </w:pPr>
            <w:r>
              <w:rPr>
                <w:rFonts w:eastAsia="Times New Roman"/>
                <w:color w:val="000000"/>
              </w:rPr>
              <w:t>-</w:t>
            </w:r>
          </w:p>
        </w:tc>
        <w:tc>
          <w:tcPr>
            <w:tcW w:w="1170" w:type="dxa"/>
          </w:tcPr>
          <w:p w14:paraId="5DBC529E" w14:textId="77777777" w:rsidR="007D2CCF" w:rsidRDefault="007D2CCF" w:rsidP="00FB685C">
            <w:pPr>
              <w:rPr>
                <w:rFonts w:eastAsia="Times New Roman"/>
                <w:color w:val="000000"/>
              </w:rPr>
            </w:pPr>
            <w:r>
              <w:rPr>
                <w:rFonts w:eastAsia="Times New Roman"/>
                <w:color w:val="000000"/>
              </w:rPr>
              <w:t>-</w:t>
            </w:r>
          </w:p>
        </w:tc>
        <w:tc>
          <w:tcPr>
            <w:tcW w:w="900" w:type="dxa"/>
          </w:tcPr>
          <w:p w14:paraId="1CBA5104" w14:textId="77777777" w:rsidR="007D2CCF" w:rsidRDefault="007D2CCF" w:rsidP="00FB685C">
            <w:pPr>
              <w:rPr>
                <w:rFonts w:eastAsia="Times New Roman"/>
                <w:color w:val="000000"/>
              </w:rPr>
            </w:pPr>
            <w:r>
              <w:rPr>
                <w:rFonts w:eastAsia="Times New Roman"/>
                <w:color w:val="000000"/>
              </w:rPr>
              <w:t>9.3 A</w:t>
            </w:r>
          </w:p>
        </w:tc>
        <w:tc>
          <w:tcPr>
            <w:tcW w:w="3420" w:type="dxa"/>
          </w:tcPr>
          <w:p w14:paraId="32C2C339" w14:textId="77777777" w:rsidR="007D2CCF" w:rsidRDefault="007D2CCF" w:rsidP="00FB685C">
            <w:pPr>
              <w:rPr>
                <w:rFonts w:eastAsia="Times New Roman"/>
                <w:color w:val="000000"/>
              </w:rPr>
            </w:pPr>
            <w:r>
              <w:rPr>
                <w:rFonts w:eastAsia="Times New Roman"/>
                <w:color w:val="000000"/>
              </w:rPr>
              <w:t>GLV Power to Cooling Controller</w:t>
            </w:r>
          </w:p>
        </w:tc>
      </w:tr>
      <w:tr w:rsidR="007D2CCF" w14:paraId="3FE603A7" w14:textId="77777777" w:rsidTr="00FB685C">
        <w:trPr>
          <w:trHeight w:val="593"/>
        </w:trPr>
        <w:tc>
          <w:tcPr>
            <w:tcW w:w="918" w:type="dxa"/>
            <w:shd w:val="clear" w:color="auto" w:fill="auto"/>
          </w:tcPr>
          <w:p w14:paraId="3CAA892F"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755DA677" w14:textId="77777777" w:rsidR="007D2CCF" w:rsidRDefault="007D2CCF" w:rsidP="00FB685C">
            <w:pPr>
              <w:rPr>
                <w:rFonts w:eastAsia="Times New Roman"/>
                <w:color w:val="000000"/>
              </w:rPr>
            </w:pPr>
            <w:r>
              <w:rPr>
                <w:rFonts w:eastAsia="Times New Roman"/>
                <w:color w:val="000000"/>
              </w:rPr>
              <w:t>C2410A.41.10</w:t>
            </w:r>
          </w:p>
        </w:tc>
        <w:tc>
          <w:tcPr>
            <w:tcW w:w="810" w:type="dxa"/>
            <w:shd w:val="clear" w:color="auto" w:fill="auto"/>
          </w:tcPr>
          <w:p w14:paraId="24C80DA1" w14:textId="77777777" w:rsidR="007D2CCF" w:rsidRDefault="007D2CCF" w:rsidP="00FB685C">
            <w:pPr>
              <w:rPr>
                <w:rFonts w:eastAsia="Times New Roman"/>
                <w:color w:val="000000"/>
              </w:rPr>
            </w:pPr>
            <w:r>
              <w:rPr>
                <w:rFonts w:eastAsia="Times New Roman"/>
                <w:color w:val="000000"/>
              </w:rPr>
              <w:t>12</w:t>
            </w:r>
          </w:p>
        </w:tc>
        <w:tc>
          <w:tcPr>
            <w:tcW w:w="900" w:type="dxa"/>
            <w:shd w:val="clear" w:color="auto" w:fill="auto"/>
          </w:tcPr>
          <w:p w14:paraId="29BFB0A2"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9E7F3D8"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128279C4" w14:textId="77777777" w:rsidR="007D2CCF" w:rsidRDefault="007D2CCF" w:rsidP="00FB685C">
            <w:pPr>
              <w:rPr>
                <w:rFonts w:eastAsia="Times New Roman"/>
                <w:color w:val="000000"/>
              </w:rPr>
            </w:pPr>
            <w:r>
              <w:rPr>
                <w:rFonts w:eastAsia="Times New Roman"/>
                <w:color w:val="000000"/>
              </w:rPr>
              <w:t>-20 to 80</w:t>
            </w:r>
          </w:p>
        </w:tc>
        <w:tc>
          <w:tcPr>
            <w:tcW w:w="990" w:type="dxa"/>
          </w:tcPr>
          <w:p w14:paraId="328614F1" w14:textId="77777777" w:rsidR="007D2CCF" w:rsidRDefault="007D2CCF" w:rsidP="00FB685C">
            <w:pPr>
              <w:rPr>
                <w:rFonts w:eastAsia="Times New Roman"/>
                <w:color w:val="000000"/>
              </w:rPr>
            </w:pPr>
            <w:r>
              <w:rPr>
                <w:rFonts w:eastAsia="Times New Roman"/>
                <w:color w:val="000000"/>
              </w:rPr>
              <w:t>9.3 A</w:t>
            </w:r>
          </w:p>
        </w:tc>
        <w:tc>
          <w:tcPr>
            <w:tcW w:w="810" w:type="dxa"/>
          </w:tcPr>
          <w:p w14:paraId="5CDE38FE" w14:textId="77777777" w:rsidR="007D2CCF" w:rsidRDefault="007D2CCF" w:rsidP="00FB685C">
            <w:r>
              <w:t>-</w:t>
            </w:r>
          </w:p>
        </w:tc>
        <w:tc>
          <w:tcPr>
            <w:tcW w:w="900" w:type="dxa"/>
          </w:tcPr>
          <w:p w14:paraId="543D4123" w14:textId="77777777" w:rsidR="007D2CCF" w:rsidRDefault="007D2CCF" w:rsidP="00FB685C">
            <w:pPr>
              <w:rPr>
                <w:rFonts w:eastAsia="Times New Roman"/>
                <w:color w:val="000000"/>
              </w:rPr>
            </w:pPr>
            <w:r>
              <w:rPr>
                <w:rFonts w:eastAsia="Times New Roman"/>
                <w:color w:val="000000"/>
              </w:rPr>
              <w:t>-</w:t>
            </w:r>
          </w:p>
        </w:tc>
        <w:tc>
          <w:tcPr>
            <w:tcW w:w="1170" w:type="dxa"/>
          </w:tcPr>
          <w:p w14:paraId="4CF8C5E3" w14:textId="77777777" w:rsidR="007D2CCF" w:rsidRDefault="007D2CCF" w:rsidP="00FB685C">
            <w:pPr>
              <w:rPr>
                <w:rFonts w:eastAsia="Times New Roman"/>
                <w:color w:val="000000"/>
              </w:rPr>
            </w:pPr>
            <w:r>
              <w:rPr>
                <w:rFonts w:eastAsia="Times New Roman"/>
                <w:color w:val="000000"/>
              </w:rPr>
              <w:t>-</w:t>
            </w:r>
          </w:p>
        </w:tc>
        <w:tc>
          <w:tcPr>
            <w:tcW w:w="900" w:type="dxa"/>
          </w:tcPr>
          <w:p w14:paraId="7ECC7E10" w14:textId="77777777" w:rsidR="007D2CCF" w:rsidRDefault="007D2CCF" w:rsidP="00FB685C">
            <w:pPr>
              <w:rPr>
                <w:rFonts w:eastAsia="Times New Roman"/>
                <w:color w:val="000000"/>
              </w:rPr>
            </w:pPr>
            <w:r>
              <w:rPr>
                <w:rFonts w:eastAsia="Times New Roman"/>
                <w:color w:val="000000"/>
              </w:rPr>
              <w:t>9.3 A</w:t>
            </w:r>
          </w:p>
        </w:tc>
        <w:tc>
          <w:tcPr>
            <w:tcW w:w="3420" w:type="dxa"/>
          </w:tcPr>
          <w:p w14:paraId="060D1B89" w14:textId="77777777" w:rsidR="007D2CCF" w:rsidRDefault="007D2CCF" w:rsidP="00FB685C">
            <w:pPr>
              <w:rPr>
                <w:rFonts w:eastAsia="Times New Roman"/>
                <w:color w:val="000000"/>
              </w:rPr>
            </w:pPr>
            <w:r>
              <w:rPr>
                <w:rFonts w:eastAsia="Times New Roman"/>
                <w:color w:val="000000"/>
              </w:rPr>
              <w:t>TSI to GLV/SCADA</w:t>
            </w:r>
          </w:p>
        </w:tc>
      </w:tr>
      <w:tr w:rsidR="007D2CCF" w14:paraId="423EC061" w14:textId="77777777" w:rsidTr="00FB685C">
        <w:trPr>
          <w:trHeight w:val="593"/>
        </w:trPr>
        <w:tc>
          <w:tcPr>
            <w:tcW w:w="918" w:type="dxa"/>
            <w:shd w:val="clear" w:color="auto" w:fill="auto"/>
          </w:tcPr>
          <w:p w14:paraId="7626EFF0"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4ECFB4F6" w14:textId="77777777" w:rsidR="007D2CCF" w:rsidRDefault="007D2CCF" w:rsidP="00FB685C">
            <w:pPr>
              <w:rPr>
                <w:rFonts w:eastAsia="Times New Roman"/>
                <w:color w:val="000000"/>
              </w:rPr>
            </w:pPr>
            <w:r>
              <w:rPr>
                <w:rFonts w:eastAsia="Times New Roman"/>
                <w:color w:val="000000"/>
              </w:rPr>
              <w:t>C2405A.46.10</w:t>
            </w:r>
          </w:p>
        </w:tc>
        <w:tc>
          <w:tcPr>
            <w:tcW w:w="810" w:type="dxa"/>
            <w:shd w:val="clear" w:color="auto" w:fill="auto"/>
          </w:tcPr>
          <w:p w14:paraId="115E1511"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15ADC87"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5CB1F7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C827B03" w14:textId="77777777" w:rsidR="007D2CCF" w:rsidRDefault="007D2CCF" w:rsidP="00FB685C">
            <w:pPr>
              <w:rPr>
                <w:rFonts w:eastAsia="Times New Roman"/>
                <w:color w:val="000000"/>
              </w:rPr>
            </w:pPr>
            <w:r>
              <w:rPr>
                <w:rFonts w:eastAsia="Times New Roman"/>
                <w:color w:val="000000"/>
              </w:rPr>
              <w:t>-20 to 90</w:t>
            </w:r>
          </w:p>
        </w:tc>
        <w:tc>
          <w:tcPr>
            <w:tcW w:w="990" w:type="dxa"/>
          </w:tcPr>
          <w:p w14:paraId="04B5DBDD" w14:textId="77777777" w:rsidR="007D2CCF" w:rsidRDefault="007D2CCF" w:rsidP="00FB685C">
            <w:pPr>
              <w:rPr>
                <w:rFonts w:eastAsia="Times New Roman"/>
                <w:color w:val="000000"/>
              </w:rPr>
            </w:pPr>
            <w:r>
              <w:rPr>
                <w:rFonts w:eastAsia="Times New Roman"/>
                <w:color w:val="000000"/>
              </w:rPr>
              <w:t>3.7 A</w:t>
            </w:r>
          </w:p>
        </w:tc>
        <w:tc>
          <w:tcPr>
            <w:tcW w:w="810" w:type="dxa"/>
          </w:tcPr>
          <w:p w14:paraId="4FC0627C" w14:textId="77777777" w:rsidR="007D2CCF" w:rsidRDefault="007D2CCF" w:rsidP="00FB685C">
            <w:r>
              <w:t>-</w:t>
            </w:r>
          </w:p>
        </w:tc>
        <w:tc>
          <w:tcPr>
            <w:tcW w:w="900" w:type="dxa"/>
          </w:tcPr>
          <w:p w14:paraId="228F078A" w14:textId="77777777" w:rsidR="007D2CCF" w:rsidRDefault="007D2CCF" w:rsidP="00FB685C">
            <w:pPr>
              <w:rPr>
                <w:rFonts w:eastAsia="Times New Roman"/>
                <w:color w:val="000000"/>
              </w:rPr>
            </w:pPr>
            <w:r>
              <w:rPr>
                <w:rFonts w:eastAsia="Times New Roman"/>
                <w:color w:val="000000"/>
              </w:rPr>
              <w:t>-</w:t>
            </w:r>
          </w:p>
        </w:tc>
        <w:tc>
          <w:tcPr>
            <w:tcW w:w="1170" w:type="dxa"/>
          </w:tcPr>
          <w:p w14:paraId="64210076" w14:textId="77777777" w:rsidR="007D2CCF" w:rsidRDefault="007D2CCF" w:rsidP="00FB685C">
            <w:pPr>
              <w:rPr>
                <w:rFonts w:eastAsia="Times New Roman"/>
                <w:color w:val="000000"/>
              </w:rPr>
            </w:pPr>
            <w:r>
              <w:rPr>
                <w:rFonts w:eastAsia="Times New Roman"/>
                <w:color w:val="000000"/>
              </w:rPr>
              <w:t>-</w:t>
            </w:r>
          </w:p>
        </w:tc>
        <w:tc>
          <w:tcPr>
            <w:tcW w:w="900" w:type="dxa"/>
          </w:tcPr>
          <w:p w14:paraId="611BAC12" w14:textId="77777777" w:rsidR="007D2CCF" w:rsidRDefault="007D2CCF" w:rsidP="00FB685C">
            <w:pPr>
              <w:rPr>
                <w:rFonts w:eastAsia="Times New Roman"/>
                <w:color w:val="000000"/>
              </w:rPr>
            </w:pPr>
            <w:r>
              <w:rPr>
                <w:rFonts w:eastAsia="Times New Roman"/>
                <w:color w:val="000000"/>
              </w:rPr>
              <w:t>3.7 A</w:t>
            </w:r>
          </w:p>
        </w:tc>
        <w:tc>
          <w:tcPr>
            <w:tcW w:w="3420" w:type="dxa"/>
          </w:tcPr>
          <w:p w14:paraId="7DA51C61" w14:textId="77777777" w:rsidR="007D2CCF" w:rsidRDefault="007D2CCF" w:rsidP="00FB685C">
            <w:pPr>
              <w:rPr>
                <w:rFonts w:eastAsia="Times New Roman"/>
                <w:color w:val="000000"/>
              </w:rPr>
            </w:pPr>
            <w:r>
              <w:rPr>
                <w:rFonts w:eastAsia="Times New Roman"/>
                <w:color w:val="000000"/>
              </w:rPr>
              <w:t>GLV/SCADA to Right Side Control</w:t>
            </w:r>
          </w:p>
        </w:tc>
      </w:tr>
      <w:tr w:rsidR="007D2CCF" w14:paraId="658045EA" w14:textId="77777777" w:rsidTr="00FB685C">
        <w:trPr>
          <w:trHeight w:val="593"/>
        </w:trPr>
        <w:tc>
          <w:tcPr>
            <w:tcW w:w="918" w:type="dxa"/>
            <w:shd w:val="clear" w:color="auto" w:fill="auto"/>
          </w:tcPr>
          <w:p w14:paraId="7C672EEA"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1D7FB382" w14:textId="77777777" w:rsidR="007D2CCF" w:rsidRDefault="007D2CCF" w:rsidP="00FB685C">
            <w:pPr>
              <w:rPr>
                <w:rFonts w:eastAsia="Times New Roman"/>
                <w:color w:val="000000"/>
              </w:rPr>
            </w:pPr>
            <w:r>
              <w:rPr>
                <w:rFonts w:eastAsia="Times New Roman"/>
                <w:color w:val="000000"/>
              </w:rPr>
              <w:t>C2405A.46.10</w:t>
            </w:r>
          </w:p>
        </w:tc>
        <w:tc>
          <w:tcPr>
            <w:tcW w:w="810" w:type="dxa"/>
            <w:shd w:val="clear" w:color="auto" w:fill="auto"/>
          </w:tcPr>
          <w:p w14:paraId="4716364D"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A2E0B07"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1369EA55"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614F69BC" w14:textId="77777777" w:rsidR="007D2CCF" w:rsidRDefault="007D2CCF" w:rsidP="00FB685C">
            <w:pPr>
              <w:rPr>
                <w:rFonts w:eastAsia="Times New Roman"/>
                <w:color w:val="000000"/>
              </w:rPr>
            </w:pPr>
            <w:r>
              <w:rPr>
                <w:rFonts w:eastAsia="Times New Roman"/>
                <w:color w:val="000000"/>
              </w:rPr>
              <w:t>-20 to 90</w:t>
            </w:r>
          </w:p>
        </w:tc>
        <w:tc>
          <w:tcPr>
            <w:tcW w:w="990" w:type="dxa"/>
          </w:tcPr>
          <w:p w14:paraId="3E984D9A" w14:textId="77777777" w:rsidR="007D2CCF" w:rsidRDefault="007D2CCF" w:rsidP="00FB685C">
            <w:pPr>
              <w:rPr>
                <w:rFonts w:eastAsia="Times New Roman"/>
                <w:color w:val="000000"/>
              </w:rPr>
            </w:pPr>
            <w:r>
              <w:rPr>
                <w:rFonts w:eastAsia="Times New Roman"/>
                <w:color w:val="000000"/>
              </w:rPr>
              <w:t>3.7 A</w:t>
            </w:r>
          </w:p>
        </w:tc>
        <w:tc>
          <w:tcPr>
            <w:tcW w:w="810" w:type="dxa"/>
          </w:tcPr>
          <w:p w14:paraId="73E5F3E5" w14:textId="77777777" w:rsidR="007D2CCF" w:rsidRDefault="007D2CCF" w:rsidP="00FB685C">
            <w:r>
              <w:t>-</w:t>
            </w:r>
          </w:p>
        </w:tc>
        <w:tc>
          <w:tcPr>
            <w:tcW w:w="900" w:type="dxa"/>
          </w:tcPr>
          <w:p w14:paraId="57CA880F" w14:textId="77777777" w:rsidR="007D2CCF" w:rsidRDefault="007D2CCF" w:rsidP="00FB685C">
            <w:pPr>
              <w:rPr>
                <w:rFonts w:eastAsia="Times New Roman"/>
                <w:color w:val="000000"/>
              </w:rPr>
            </w:pPr>
            <w:r>
              <w:rPr>
                <w:rFonts w:eastAsia="Times New Roman"/>
                <w:color w:val="000000"/>
              </w:rPr>
              <w:t>-</w:t>
            </w:r>
          </w:p>
        </w:tc>
        <w:tc>
          <w:tcPr>
            <w:tcW w:w="1170" w:type="dxa"/>
          </w:tcPr>
          <w:p w14:paraId="0FD288A2" w14:textId="77777777" w:rsidR="007D2CCF" w:rsidRDefault="007D2CCF" w:rsidP="00FB685C">
            <w:pPr>
              <w:rPr>
                <w:rFonts w:eastAsia="Times New Roman"/>
                <w:color w:val="000000"/>
              </w:rPr>
            </w:pPr>
            <w:r>
              <w:rPr>
                <w:rFonts w:eastAsia="Times New Roman"/>
                <w:color w:val="000000"/>
              </w:rPr>
              <w:t>-</w:t>
            </w:r>
          </w:p>
        </w:tc>
        <w:tc>
          <w:tcPr>
            <w:tcW w:w="900" w:type="dxa"/>
          </w:tcPr>
          <w:p w14:paraId="1AD078E2" w14:textId="77777777" w:rsidR="007D2CCF" w:rsidRDefault="007D2CCF" w:rsidP="00FB685C">
            <w:pPr>
              <w:rPr>
                <w:rFonts w:eastAsia="Times New Roman"/>
                <w:color w:val="000000"/>
              </w:rPr>
            </w:pPr>
            <w:r>
              <w:rPr>
                <w:rFonts w:eastAsia="Times New Roman"/>
                <w:color w:val="000000"/>
              </w:rPr>
              <w:t>3.7 A</w:t>
            </w:r>
          </w:p>
        </w:tc>
        <w:tc>
          <w:tcPr>
            <w:tcW w:w="3420" w:type="dxa"/>
          </w:tcPr>
          <w:p w14:paraId="4ABA3B43" w14:textId="77777777" w:rsidR="007D2CCF" w:rsidRDefault="007D2CCF" w:rsidP="00FB685C">
            <w:pPr>
              <w:rPr>
                <w:rFonts w:eastAsia="Times New Roman"/>
                <w:color w:val="000000"/>
              </w:rPr>
            </w:pPr>
            <w:r>
              <w:rPr>
                <w:rFonts w:eastAsia="Times New Roman"/>
                <w:color w:val="000000"/>
              </w:rPr>
              <w:t>TSI to Right Side Control</w:t>
            </w:r>
          </w:p>
        </w:tc>
      </w:tr>
      <w:tr w:rsidR="007D2CCF" w14:paraId="3E7420B6" w14:textId="77777777" w:rsidTr="007D2CCF">
        <w:trPr>
          <w:trHeight w:val="689"/>
        </w:trPr>
        <w:tc>
          <w:tcPr>
            <w:tcW w:w="918" w:type="dxa"/>
            <w:shd w:val="clear" w:color="auto" w:fill="auto"/>
          </w:tcPr>
          <w:p w14:paraId="05071447" w14:textId="77777777" w:rsidR="007D2CCF" w:rsidRDefault="007D2CCF" w:rsidP="00FB685C">
            <w:pPr>
              <w:rPr>
                <w:rFonts w:eastAsia="Times New Roman"/>
                <w:color w:val="000000"/>
              </w:rPr>
            </w:pPr>
            <w:r>
              <w:rPr>
                <w:rFonts w:eastAsia="Times New Roman"/>
                <w:color w:val="000000"/>
              </w:rPr>
              <w:lastRenderedPageBreak/>
              <w:t>CCC</w:t>
            </w:r>
          </w:p>
        </w:tc>
        <w:tc>
          <w:tcPr>
            <w:tcW w:w="900" w:type="dxa"/>
            <w:shd w:val="clear" w:color="auto" w:fill="auto"/>
          </w:tcPr>
          <w:p w14:paraId="7BA19B57" w14:textId="77777777" w:rsidR="007D2CCF" w:rsidRPr="00B32D96" w:rsidRDefault="007D2CCF" w:rsidP="007D2CCF">
            <w:pPr>
              <w:keepNext/>
              <w:keepLines/>
              <w:numPr>
                <w:ilvl w:val="7"/>
                <w:numId w:val="8"/>
              </w:numPr>
              <w:spacing w:before="200"/>
              <w:outlineLvl w:val="7"/>
              <w:rPr>
                <w:rFonts w:eastAsia="Times New Roman"/>
                <w:color w:val="000000"/>
              </w:rPr>
            </w:pPr>
            <w:r w:rsidRPr="00B903BC">
              <w:rPr>
                <w:color w:val="000000"/>
                <w:shd w:val="clear" w:color="auto" w:fill="FFFFFF"/>
              </w:rPr>
              <w:t>HD-HD-100PROBLK</w:t>
            </w:r>
          </w:p>
        </w:tc>
        <w:tc>
          <w:tcPr>
            <w:tcW w:w="810" w:type="dxa"/>
            <w:shd w:val="clear" w:color="auto" w:fill="auto"/>
          </w:tcPr>
          <w:p w14:paraId="01D1579D" w14:textId="77777777" w:rsidR="007D2CCF" w:rsidRDefault="007D2CCF" w:rsidP="00FB685C">
            <w:pPr>
              <w:rPr>
                <w:rFonts w:eastAsia="Times New Roman"/>
                <w:color w:val="000000"/>
              </w:rPr>
            </w:pPr>
            <w:r>
              <w:rPr>
                <w:rFonts w:eastAsia="Times New Roman"/>
                <w:color w:val="000000"/>
              </w:rPr>
              <w:t>26</w:t>
            </w:r>
          </w:p>
        </w:tc>
        <w:tc>
          <w:tcPr>
            <w:tcW w:w="900" w:type="dxa"/>
            <w:shd w:val="clear" w:color="auto" w:fill="auto"/>
          </w:tcPr>
          <w:p w14:paraId="571AD10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3AD15C06" w14:textId="77777777" w:rsidR="007D2CCF" w:rsidRDefault="007D2CCF" w:rsidP="00FB685C">
            <w:pPr>
              <w:rPr>
                <w:rFonts w:eastAsia="Times New Roman"/>
                <w:color w:val="000000"/>
              </w:rPr>
            </w:pPr>
            <w:r>
              <w:rPr>
                <w:rFonts w:eastAsia="Times New Roman"/>
                <w:color w:val="000000"/>
              </w:rPr>
              <w:t>30 V</w:t>
            </w:r>
          </w:p>
        </w:tc>
        <w:tc>
          <w:tcPr>
            <w:tcW w:w="810" w:type="dxa"/>
            <w:shd w:val="clear" w:color="auto" w:fill="auto"/>
          </w:tcPr>
          <w:p w14:paraId="0CC42D4C" w14:textId="77777777" w:rsidR="007D2CCF" w:rsidRDefault="007D2CCF" w:rsidP="00FB685C">
            <w:pPr>
              <w:rPr>
                <w:rFonts w:eastAsia="Times New Roman"/>
                <w:color w:val="000000"/>
              </w:rPr>
            </w:pPr>
            <w:r>
              <w:rPr>
                <w:rFonts w:eastAsia="Times New Roman"/>
                <w:color w:val="000000"/>
              </w:rPr>
              <w:t>&lt;70</w:t>
            </w:r>
          </w:p>
        </w:tc>
        <w:tc>
          <w:tcPr>
            <w:tcW w:w="990" w:type="dxa"/>
          </w:tcPr>
          <w:p w14:paraId="5D0A6B4A" w14:textId="77777777" w:rsidR="007D2CCF" w:rsidRDefault="007D2CCF" w:rsidP="00FB685C">
            <w:pPr>
              <w:rPr>
                <w:rFonts w:eastAsia="Times New Roman"/>
                <w:color w:val="000000"/>
              </w:rPr>
            </w:pPr>
            <w:r>
              <w:rPr>
                <w:rFonts w:eastAsia="Times New Roman"/>
                <w:color w:val="000000"/>
              </w:rPr>
              <w:t>0.361 A</w:t>
            </w:r>
          </w:p>
        </w:tc>
        <w:tc>
          <w:tcPr>
            <w:tcW w:w="810" w:type="dxa"/>
          </w:tcPr>
          <w:p w14:paraId="73C2D5F0" w14:textId="77777777" w:rsidR="007D2CCF" w:rsidRDefault="007D2CCF" w:rsidP="00FB685C">
            <w:r>
              <w:t>-</w:t>
            </w:r>
          </w:p>
        </w:tc>
        <w:tc>
          <w:tcPr>
            <w:tcW w:w="900" w:type="dxa"/>
          </w:tcPr>
          <w:p w14:paraId="14965326" w14:textId="77777777" w:rsidR="007D2CCF" w:rsidRDefault="007D2CCF" w:rsidP="00FB685C">
            <w:pPr>
              <w:rPr>
                <w:rFonts w:eastAsia="Times New Roman"/>
                <w:color w:val="000000"/>
              </w:rPr>
            </w:pPr>
            <w:r>
              <w:rPr>
                <w:rFonts w:eastAsia="Times New Roman"/>
                <w:color w:val="000000"/>
              </w:rPr>
              <w:t>-</w:t>
            </w:r>
          </w:p>
        </w:tc>
        <w:tc>
          <w:tcPr>
            <w:tcW w:w="1170" w:type="dxa"/>
          </w:tcPr>
          <w:p w14:paraId="66008F20" w14:textId="77777777" w:rsidR="007D2CCF" w:rsidRDefault="007D2CCF" w:rsidP="00FB685C">
            <w:pPr>
              <w:rPr>
                <w:rFonts w:eastAsia="Times New Roman"/>
                <w:color w:val="000000"/>
              </w:rPr>
            </w:pPr>
            <w:r>
              <w:rPr>
                <w:rFonts w:eastAsia="Times New Roman"/>
                <w:color w:val="000000"/>
              </w:rPr>
              <w:t>-</w:t>
            </w:r>
          </w:p>
        </w:tc>
        <w:tc>
          <w:tcPr>
            <w:tcW w:w="900" w:type="dxa"/>
          </w:tcPr>
          <w:p w14:paraId="3E7FB2EA" w14:textId="77777777" w:rsidR="007D2CCF" w:rsidRDefault="007D2CCF" w:rsidP="00FB685C">
            <w:pPr>
              <w:rPr>
                <w:rFonts w:eastAsia="Times New Roman"/>
                <w:color w:val="000000"/>
              </w:rPr>
            </w:pPr>
            <w:r>
              <w:rPr>
                <w:rFonts w:eastAsia="Times New Roman"/>
                <w:color w:val="000000"/>
              </w:rPr>
              <w:t>0.361 A</w:t>
            </w:r>
          </w:p>
        </w:tc>
        <w:tc>
          <w:tcPr>
            <w:tcW w:w="3420" w:type="dxa"/>
          </w:tcPr>
          <w:p w14:paraId="43FF9140" w14:textId="77777777" w:rsidR="007D2CCF" w:rsidRDefault="007D2CCF" w:rsidP="00FB685C">
            <w:pPr>
              <w:rPr>
                <w:rFonts w:eastAsia="Times New Roman"/>
                <w:color w:val="000000"/>
              </w:rPr>
            </w:pPr>
            <w:r>
              <w:rPr>
                <w:rFonts w:eastAsia="Times New Roman"/>
                <w:color w:val="000000"/>
              </w:rPr>
              <w:t>GLV/SCADA to Cockpit</w:t>
            </w:r>
          </w:p>
        </w:tc>
      </w:tr>
      <w:tr w:rsidR="007D2CCF" w14:paraId="7BD63841" w14:textId="77777777" w:rsidTr="00FB685C">
        <w:trPr>
          <w:trHeight w:val="593"/>
        </w:trPr>
        <w:tc>
          <w:tcPr>
            <w:tcW w:w="918" w:type="dxa"/>
            <w:shd w:val="clear" w:color="auto" w:fill="auto"/>
          </w:tcPr>
          <w:p w14:paraId="0817C581"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1300A21C" w14:textId="77777777" w:rsidR="007D2CCF" w:rsidRDefault="007D2CCF" w:rsidP="00FB685C">
            <w:pPr>
              <w:rPr>
                <w:rFonts w:eastAsia="Times New Roman"/>
                <w:color w:val="000000"/>
              </w:rPr>
            </w:pPr>
            <w:r>
              <w:rPr>
                <w:rFonts w:eastAsia="Times New Roman"/>
                <w:color w:val="000000"/>
              </w:rPr>
              <w:t>5178C SL001</w:t>
            </w:r>
          </w:p>
        </w:tc>
        <w:tc>
          <w:tcPr>
            <w:tcW w:w="810" w:type="dxa"/>
            <w:shd w:val="clear" w:color="auto" w:fill="auto"/>
          </w:tcPr>
          <w:p w14:paraId="1A57C126"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399926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2591DA0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6765EDE5" w14:textId="77777777" w:rsidR="007D2CCF" w:rsidRDefault="007D2CCF" w:rsidP="00FB685C">
            <w:pPr>
              <w:rPr>
                <w:rFonts w:eastAsia="Times New Roman"/>
                <w:color w:val="000000"/>
              </w:rPr>
            </w:pPr>
            <w:r>
              <w:rPr>
                <w:rFonts w:eastAsia="Times New Roman"/>
                <w:color w:val="000000"/>
              </w:rPr>
              <w:t>-35 to 105</w:t>
            </w:r>
          </w:p>
        </w:tc>
        <w:tc>
          <w:tcPr>
            <w:tcW w:w="990" w:type="dxa"/>
          </w:tcPr>
          <w:p w14:paraId="4C64629A" w14:textId="77777777" w:rsidR="007D2CCF" w:rsidRDefault="007D2CCF" w:rsidP="00FB685C">
            <w:pPr>
              <w:rPr>
                <w:rFonts w:eastAsia="Times New Roman"/>
                <w:color w:val="000000"/>
              </w:rPr>
            </w:pPr>
            <w:r>
              <w:rPr>
                <w:rFonts w:eastAsia="Times New Roman"/>
                <w:color w:val="000000"/>
              </w:rPr>
              <w:t>3.7 A</w:t>
            </w:r>
          </w:p>
        </w:tc>
        <w:tc>
          <w:tcPr>
            <w:tcW w:w="810" w:type="dxa"/>
          </w:tcPr>
          <w:p w14:paraId="422783D0" w14:textId="77777777" w:rsidR="007D2CCF" w:rsidRDefault="007D2CCF" w:rsidP="00FB685C">
            <w:r>
              <w:t>-</w:t>
            </w:r>
          </w:p>
        </w:tc>
        <w:tc>
          <w:tcPr>
            <w:tcW w:w="900" w:type="dxa"/>
          </w:tcPr>
          <w:p w14:paraId="00F8A28D" w14:textId="77777777" w:rsidR="007D2CCF" w:rsidRDefault="007D2CCF" w:rsidP="00FB685C">
            <w:pPr>
              <w:rPr>
                <w:rFonts w:eastAsia="Times New Roman"/>
                <w:color w:val="000000"/>
              </w:rPr>
            </w:pPr>
            <w:r>
              <w:rPr>
                <w:rFonts w:eastAsia="Times New Roman"/>
                <w:color w:val="000000"/>
              </w:rPr>
              <w:t>-</w:t>
            </w:r>
          </w:p>
        </w:tc>
        <w:tc>
          <w:tcPr>
            <w:tcW w:w="1170" w:type="dxa"/>
          </w:tcPr>
          <w:p w14:paraId="5D80A27C" w14:textId="77777777" w:rsidR="007D2CCF" w:rsidRDefault="007D2CCF" w:rsidP="00FB685C">
            <w:pPr>
              <w:rPr>
                <w:rFonts w:eastAsia="Times New Roman"/>
                <w:color w:val="000000"/>
              </w:rPr>
            </w:pPr>
            <w:r>
              <w:rPr>
                <w:rFonts w:eastAsia="Times New Roman"/>
                <w:color w:val="000000"/>
              </w:rPr>
              <w:t>-</w:t>
            </w:r>
          </w:p>
        </w:tc>
        <w:tc>
          <w:tcPr>
            <w:tcW w:w="900" w:type="dxa"/>
          </w:tcPr>
          <w:p w14:paraId="2AE64FC8" w14:textId="77777777" w:rsidR="007D2CCF" w:rsidRDefault="007D2CCF" w:rsidP="00FB685C">
            <w:pPr>
              <w:rPr>
                <w:rFonts w:eastAsia="Times New Roman"/>
                <w:color w:val="000000"/>
              </w:rPr>
            </w:pPr>
            <w:r>
              <w:rPr>
                <w:rFonts w:eastAsia="Times New Roman"/>
                <w:color w:val="000000"/>
              </w:rPr>
              <w:t>3.7 A</w:t>
            </w:r>
          </w:p>
        </w:tc>
        <w:tc>
          <w:tcPr>
            <w:tcW w:w="3420" w:type="dxa"/>
          </w:tcPr>
          <w:p w14:paraId="608F7DB3" w14:textId="77777777" w:rsidR="007D2CCF" w:rsidRDefault="007D2CCF" w:rsidP="00FB685C">
            <w:pPr>
              <w:rPr>
                <w:rFonts w:eastAsia="Times New Roman"/>
                <w:color w:val="000000"/>
              </w:rPr>
            </w:pPr>
            <w:r>
              <w:rPr>
                <w:rFonts w:eastAsia="Times New Roman"/>
                <w:color w:val="000000"/>
              </w:rPr>
              <w:t>TSI to Motor Controller</w:t>
            </w:r>
          </w:p>
        </w:tc>
      </w:tr>
      <w:tr w:rsidR="007D2CCF" w14:paraId="3C6299DB" w14:textId="77777777" w:rsidTr="00FB685C">
        <w:trPr>
          <w:trHeight w:val="593"/>
        </w:trPr>
        <w:tc>
          <w:tcPr>
            <w:tcW w:w="918" w:type="dxa"/>
            <w:shd w:val="clear" w:color="auto" w:fill="auto"/>
          </w:tcPr>
          <w:p w14:paraId="64391BF5"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7DF27A10" w14:textId="77777777" w:rsidR="007D2CCF" w:rsidRDefault="007D2CCF" w:rsidP="00FB685C">
            <w:pPr>
              <w:rPr>
                <w:rFonts w:eastAsia="Times New Roman"/>
                <w:color w:val="000000"/>
              </w:rPr>
            </w:pPr>
            <w:r>
              <w:rPr>
                <w:rFonts w:eastAsia="Times New Roman"/>
                <w:color w:val="000000"/>
              </w:rPr>
              <w:t>5178C SL001</w:t>
            </w:r>
          </w:p>
        </w:tc>
        <w:tc>
          <w:tcPr>
            <w:tcW w:w="810" w:type="dxa"/>
            <w:shd w:val="clear" w:color="auto" w:fill="auto"/>
          </w:tcPr>
          <w:p w14:paraId="5A41C5E0"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28510B3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82781C9"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2EAAE931" w14:textId="77777777" w:rsidR="007D2CCF" w:rsidRDefault="007D2CCF" w:rsidP="00FB685C">
            <w:pPr>
              <w:rPr>
                <w:rFonts w:eastAsia="Times New Roman"/>
                <w:color w:val="000000"/>
              </w:rPr>
            </w:pPr>
            <w:r>
              <w:rPr>
                <w:rFonts w:eastAsia="Times New Roman"/>
                <w:color w:val="000000"/>
              </w:rPr>
              <w:t>-35 to 105</w:t>
            </w:r>
          </w:p>
        </w:tc>
        <w:tc>
          <w:tcPr>
            <w:tcW w:w="990" w:type="dxa"/>
          </w:tcPr>
          <w:p w14:paraId="6DC0C93A" w14:textId="77777777" w:rsidR="007D2CCF" w:rsidRDefault="007D2CCF" w:rsidP="00FB685C">
            <w:pPr>
              <w:rPr>
                <w:rFonts w:eastAsia="Times New Roman"/>
                <w:color w:val="000000"/>
              </w:rPr>
            </w:pPr>
            <w:r>
              <w:rPr>
                <w:rFonts w:eastAsia="Times New Roman"/>
                <w:color w:val="000000"/>
              </w:rPr>
              <w:t>3.7 A</w:t>
            </w:r>
          </w:p>
        </w:tc>
        <w:tc>
          <w:tcPr>
            <w:tcW w:w="810" w:type="dxa"/>
          </w:tcPr>
          <w:p w14:paraId="17F49A67" w14:textId="77777777" w:rsidR="007D2CCF" w:rsidRDefault="007D2CCF" w:rsidP="00FB685C">
            <w:r>
              <w:t>-</w:t>
            </w:r>
          </w:p>
        </w:tc>
        <w:tc>
          <w:tcPr>
            <w:tcW w:w="900" w:type="dxa"/>
          </w:tcPr>
          <w:p w14:paraId="1DD41D4A" w14:textId="77777777" w:rsidR="007D2CCF" w:rsidRDefault="007D2CCF" w:rsidP="00FB685C">
            <w:pPr>
              <w:rPr>
                <w:rFonts w:eastAsia="Times New Roman"/>
                <w:color w:val="000000"/>
              </w:rPr>
            </w:pPr>
            <w:r>
              <w:rPr>
                <w:rFonts w:eastAsia="Times New Roman"/>
                <w:color w:val="000000"/>
              </w:rPr>
              <w:t>-</w:t>
            </w:r>
          </w:p>
        </w:tc>
        <w:tc>
          <w:tcPr>
            <w:tcW w:w="1170" w:type="dxa"/>
          </w:tcPr>
          <w:p w14:paraId="6D745860" w14:textId="77777777" w:rsidR="007D2CCF" w:rsidRDefault="007D2CCF" w:rsidP="00FB685C">
            <w:pPr>
              <w:rPr>
                <w:rFonts w:eastAsia="Times New Roman"/>
                <w:color w:val="000000"/>
              </w:rPr>
            </w:pPr>
            <w:r>
              <w:rPr>
                <w:rFonts w:eastAsia="Times New Roman"/>
                <w:color w:val="000000"/>
              </w:rPr>
              <w:t>-</w:t>
            </w:r>
          </w:p>
        </w:tc>
        <w:tc>
          <w:tcPr>
            <w:tcW w:w="900" w:type="dxa"/>
          </w:tcPr>
          <w:p w14:paraId="236F596E" w14:textId="77777777" w:rsidR="007D2CCF" w:rsidRDefault="007D2CCF" w:rsidP="00FB685C">
            <w:pPr>
              <w:rPr>
                <w:rFonts w:eastAsia="Times New Roman"/>
                <w:color w:val="000000"/>
              </w:rPr>
            </w:pPr>
            <w:r>
              <w:rPr>
                <w:rFonts w:eastAsia="Times New Roman"/>
                <w:color w:val="000000"/>
              </w:rPr>
              <w:t>3.7 A</w:t>
            </w:r>
          </w:p>
        </w:tc>
        <w:tc>
          <w:tcPr>
            <w:tcW w:w="3420" w:type="dxa"/>
          </w:tcPr>
          <w:p w14:paraId="01C6A2DD" w14:textId="77777777" w:rsidR="007D2CCF" w:rsidRDefault="007D2CCF" w:rsidP="00FB685C">
            <w:pPr>
              <w:rPr>
                <w:rFonts w:eastAsia="Times New Roman"/>
                <w:color w:val="000000"/>
              </w:rPr>
            </w:pPr>
            <w:r>
              <w:rPr>
                <w:rFonts w:eastAsia="Times New Roman"/>
                <w:color w:val="000000"/>
              </w:rPr>
              <w:t>TSI to Foot Pedals</w:t>
            </w:r>
          </w:p>
        </w:tc>
      </w:tr>
      <w:tr w:rsidR="007D2CCF" w14:paraId="5F3F149C" w14:textId="77777777" w:rsidTr="00FB685C">
        <w:trPr>
          <w:trHeight w:val="593"/>
        </w:trPr>
        <w:tc>
          <w:tcPr>
            <w:tcW w:w="918" w:type="dxa"/>
            <w:shd w:val="clear" w:color="auto" w:fill="auto"/>
          </w:tcPr>
          <w:p w14:paraId="2DB5286D"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19DC9B1E" w14:textId="77777777" w:rsidR="007D2CCF" w:rsidRDefault="007D2CCF" w:rsidP="00FB685C">
            <w:pPr>
              <w:rPr>
                <w:rFonts w:eastAsia="Times New Roman"/>
                <w:color w:val="000000"/>
              </w:rPr>
            </w:pPr>
            <w:r>
              <w:rPr>
                <w:rFonts w:eastAsia="Times New Roman"/>
                <w:color w:val="000000"/>
              </w:rPr>
              <w:t>5178C SL001</w:t>
            </w:r>
          </w:p>
        </w:tc>
        <w:tc>
          <w:tcPr>
            <w:tcW w:w="810" w:type="dxa"/>
            <w:shd w:val="clear" w:color="auto" w:fill="auto"/>
          </w:tcPr>
          <w:p w14:paraId="3F37863F"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5025E924"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96DE424"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67D61FA7" w14:textId="77777777" w:rsidR="007D2CCF" w:rsidRDefault="007D2CCF" w:rsidP="00FB685C">
            <w:pPr>
              <w:rPr>
                <w:rFonts w:eastAsia="Times New Roman"/>
                <w:color w:val="000000"/>
              </w:rPr>
            </w:pPr>
            <w:r>
              <w:rPr>
                <w:rFonts w:eastAsia="Times New Roman"/>
                <w:color w:val="000000"/>
              </w:rPr>
              <w:t>-35 to 105</w:t>
            </w:r>
          </w:p>
        </w:tc>
        <w:tc>
          <w:tcPr>
            <w:tcW w:w="990" w:type="dxa"/>
          </w:tcPr>
          <w:p w14:paraId="1C893D0F" w14:textId="77777777" w:rsidR="007D2CCF" w:rsidRDefault="007D2CCF" w:rsidP="00FB685C">
            <w:pPr>
              <w:rPr>
                <w:rFonts w:eastAsia="Times New Roman"/>
                <w:color w:val="000000"/>
              </w:rPr>
            </w:pPr>
            <w:r>
              <w:rPr>
                <w:rFonts w:eastAsia="Times New Roman"/>
                <w:color w:val="000000"/>
              </w:rPr>
              <w:t>3.7 A</w:t>
            </w:r>
          </w:p>
        </w:tc>
        <w:tc>
          <w:tcPr>
            <w:tcW w:w="810" w:type="dxa"/>
          </w:tcPr>
          <w:p w14:paraId="57F837CC" w14:textId="77777777" w:rsidR="007D2CCF" w:rsidRDefault="007D2CCF" w:rsidP="00FB685C">
            <w:r>
              <w:t>-</w:t>
            </w:r>
          </w:p>
        </w:tc>
        <w:tc>
          <w:tcPr>
            <w:tcW w:w="900" w:type="dxa"/>
          </w:tcPr>
          <w:p w14:paraId="688174A8" w14:textId="77777777" w:rsidR="007D2CCF" w:rsidRDefault="007D2CCF" w:rsidP="00FB685C">
            <w:pPr>
              <w:rPr>
                <w:rFonts w:eastAsia="Times New Roman"/>
                <w:color w:val="000000"/>
              </w:rPr>
            </w:pPr>
            <w:r>
              <w:rPr>
                <w:rFonts w:eastAsia="Times New Roman"/>
                <w:color w:val="000000"/>
              </w:rPr>
              <w:t>-</w:t>
            </w:r>
          </w:p>
        </w:tc>
        <w:tc>
          <w:tcPr>
            <w:tcW w:w="1170" w:type="dxa"/>
          </w:tcPr>
          <w:p w14:paraId="49655248" w14:textId="77777777" w:rsidR="007D2CCF" w:rsidRDefault="007D2CCF" w:rsidP="00FB685C">
            <w:pPr>
              <w:rPr>
                <w:rFonts w:eastAsia="Times New Roman"/>
                <w:color w:val="000000"/>
              </w:rPr>
            </w:pPr>
            <w:r>
              <w:rPr>
                <w:rFonts w:eastAsia="Times New Roman"/>
                <w:color w:val="000000"/>
              </w:rPr>
              <w:t>-</w:t>
            </w:r>
          </w:p>
        </w:tc>
        <w:tc>
          <w:tcPr>
            <w:tcW w:w="900" w:type="dxa"/>
          </w:tcPr>
          <w:p w14:paraId="4F127AA8" w14:textId="77777777" w:rsidR="007D2CCF" w:rsidRDefault="007D2CCF" w:rsidP="00FB685C">
            <w:pPr>
              <w:rPr>
                <w:rFonts w:eastAsia="Times New Roman"/>
                <w:color w:val="000000"/>
              </w:rPr>
            </w:pPr>
            <w:r>
              <w:rPr>
                <w:rFonts w:eastAsia="Times New Roman"/>
                <w:color w:val="000000"/>
              </w:rPr>
              <w:t>3.7 A</w:t>
            </w:r>
          </w:p>
        </w:tc>
        <w:tc>
          <w:tcPr>
            <w:tcW w:w="3420" w:type="dxa"/>
          </w:tcPr>
          <w:p w14:paraId="12F86B75" w14:textId="77777777" w:rsidR="007D2CCF" w:rsidRDefault="007D2CCF" w:rsidP="00FB685C">
            <w:pPr>
              <w:rPr>
                <w:rFonts w:eastAsia="Times New Roman"/>
                <w:color w:val="000000"/>
              </w:rPr>
            </w:pPr>
            <w:r>
              <w:rPr>
                <w:rFonts w:eastAsia="Times New Roman"/>
                <w:color w:val="000000"/>
              </w:rPr>
              <w:t>TSI to Cockpit</w:t>
            </w:r>
          </w:p>
        </w:tc>
      </w:tr>
      <w:tr w:rsidR="007D2CCF" w14:paraId="4B722E7C" w14:textId="77777777" w:rsidTr="00FB685C">
        <w:trPr>
          <w:trHeight w:val="593"/>
        </w:trPr>
        <w:tc>
          <w:tcPr>
            <w:tcW w:w="918" w:type="dxa"/>
            <w:shd w:val="clear" w:color="auto" w:fill="auto"/>
          </w:tcPr>
          <w:p w14:paraId="12068BDA"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202FE23E" w14:textId="77777777" w:rsidR="007D2CCF" w:rsidRDefault="007D2CCF" w:rsidP="00FB685C">
            <w:pPr>
              <w:rPr>
                <w:rFonts w:eastAsia="Times New Roman"/>
                <w:color w:val="000000"/>
              </w:rPr>
            </w:pPr>
            <w:r>
              <w:rPr>
                <w:rFonts w:eastAsia="Times New Roman"/>
                <w:color w:val="000000"/>
              </w:rPr>
              <w:t>5440/12 SL002</w:t>
            </w:r>
          </w:p>
        </w:tc>
        <w:tc>
          <w:tcPr>
            <w:tcW w:w="810" w:type="dxa"/>
            <w:shd w:val="clear" w:color="auto" w:fill="auto"/>
          </w:tcPr>
          <w:p w14:paraId="68073944"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782CD040"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6A3E0C53" w14:textId="77777777" w:rsidR="007D2CCF" w:rsidRDefault="007D2CCF" w:rsidP="00FB685C">
            <w:pPr>
              <w:rPr>
                <w:rFonts w:eastAsia="Times New Roman"/>
                <w:color w:val="000000"/>
              </w:rPr>
            </w:pPr>
            <w:r>
              <w:rPr>
                <w:rFonts w:eastAsia="Times New Roman"/>
                <w:color w:val="000000"/>
              </w:rPr>
              <w:t>600 V</w:t>
            </w:r>
          </w:p>
        </w:tc>
        <w:tc>
          <w:tcPr>
            <w:tcW w:w="810" w:type="dxa"/>
            <w:shd w:val="clear" w:color="auto" w:fill="auto"/>
          </w:tcPr>
          <w:p w14:paraId="696BCDB3" w14:textId="77777777" w:rsidR="007D2CCF" w:rsidRDefault="007D2CCF" w:rsidP="00FB685C">
            <w:pPr>
              <w:rPr>
                <w:rFonts w:eastAsia="Times New Roman"/>
                <w:color w:val="000000"/>
              </w:rPr>
            </w:pPr>
            <w:r>
              <w:rPr>
                <w:rFonts w:eastAsia="Times New Roman"/>
                <w:color w:val="000000"/>
              </w:rPr>
              <w:t>-30 to 105</w:t>
            </w:r>
          </w:p>
        </w:tc>
        <w:tc>
          <w:tcPr>
            <w:tcW w:w="990" w:type="dxa"/>
          </w:tcPr>
          <w:p w14:paraId="67BF4E67" w14:textId="77777777" w:rsidR="007D2CCF" w:rsidRDefault="007D2CCF" w:rsidP="00FB685C">
            <w:pPr>
              <w:rPr>
                <w:rFonts w:eastAsia="Times New Roman"/>
                <w:color w:val="000000"/>
              </w:rPr>
            </w:pPr>
            <w:r>
              <w:rPr>
                <w:rFonts w:eastAsia="Times New Roman"/>
                <w:color w:val="000000"/>
              </w:rPr>
              <w:t>3.7 A</w:t>
            </w:r>
          </w:p>
        </w:tc>
        <w:tc>
          <w:tcPr>
            <w:tcW w:w="810" w:type="dxa"/>
          </w:tcPr>
          <w:p w14:paraId="312FA15B" w14:textId="77777777" w:rsidR="007D2CCF" w:rsidRDefault="007D2CCF" w:rsidP="00FB685C">
            <w:r>
              <w:t>-</w:t>
            </w:r>
          </w:p>
        </w:tc>
        <w:tc>
          <w:tcPr>
            <w:tcW w:w="900" w:type="dxa"/>
          </w:tcPr>
          <w:p w14:paraId="0B4DF508" w14:textId="77777777" w:rsidR="007D2CCF" w:rsidRDefault="007D2CCF" w:rsidP="00FB685C">
            <w:pPr>
              <w:rPr>
                <w:rFonts w:eastAsia="Times New Roman"/>
                <w:color w:val="000000"/>
              </w:rPr>
            </w:pPr>
            <w:r>
              <w:rPr>
                <w:rFonts w:eastAsia="Times New Roman"/>
                <w:color w:val="000000"/>
              </w:rPr>
              <w:t>-</w:t>
            </w:r>
          </w:p>
        </w:tc>
        <w:tc>
          <w:tcPr>
            <w:tcW w:w="1170" w:type="dxa"/>
          </w:tcPr>
          <w:p w14:paraId="48BDE6A2" w14:textId="77777777" w:rsidR="007D2CCF" w:rsidRDefault="007D2CCF" w:rsidP="00FB685C">
            <w:pPr>
              <w:rPr>
                <w:rFonts w:eastAsia="Times New Roman"/>
                <w:color w:val="000000"/>
              </w:rPr>
            </w:pPr>
            <w:r>
              <w:rPr>
                <w:rFonts w:eastAsia="Times New Roman"/>
                <w:color w:val="000000"/>
              </w:rPr>
              <w:t>-</w:t>
            </w:r>
          </w:p>
        </w:tc>
        <w:tc>
          <w:tcPr>
            <w:tcW w:w="900" w:type="dxa"/>
          </w:tcPr>
          <w:p w14:paraId="3845AD91" w14:textId="77777777" w:rsidR="007D2CCF" w:rsidRDefault="007D2CCF" w:rsidP="00FB685C">
            <w:pPr>
              <w:rPr>
                <w:rFonts w:eastAsia="Times New Roman"/>
                <w:color w:val="000000"/>
              </w:rPr>
            </w:pPr>
            <w:r>
              <w:rPr>
                <w:rFonts w:eastAsia="Times New Roman"/>
                <w:color w:val="000000"/>
              </w:rPr>
              <w:t>3.7 A</w:t>
            </w:r>
          </w:p>
        </w:tc>
        <w:tc>
          <w:tcPr>
            <w:tcW w:w="3420" w:type="dxa"/>
          </w:tcPr>
          <w:p w14:paraId="64206FE9" w14:textId="77777777" w:rsidR="007D2CCF" w:rsidRDefault="007D2CCF" w:rsidP="00FB685C">
            <w:pPr>
              <w:rPr>
                <w:rFonts w:eastAsia="Times New Roman"/>
                <w:color w:val="000000"/>
              </w:rPr>
            </w:pPr>
            <w:r>
              <w:rPr>
                <w:rFonts w:eastAsia="Times New Roman"/>
                <w:color w:val="000000"/>
              </w:rPr>
              <w:t>GLV/SCADA to Cockpit</w:t>
            </w:r>
          </w:p>
        </w:tc>
      </w:tr>
      <w:tr w:rsidR="007D2CCF" w14:paraId="4C779B40" w14:textId="77777777" w:rsidTr="00FB685C">
        <w:trPr>
          <w:trHeight w:val="593"/>
        </w:trPr>
        <w:tc>
          <w:tcPr>
            <w:tcW w:w="918" w:type="dxa"/>
            <w:shd w:val="clear" w:color="auto" w:fill="auto"/>
          </w:tcPr>
          <w:p w14:paraId="766E3A03"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7DB485AA"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1178BF46"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04EA54A"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427DEF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48A0ECAA" w14:textId="77777777" w:rsidR="007D2CCF" w:rsidRDefault="007D2CCF" w:rsidP="00FB685C">
            <w:pPr>
              <w:rPr>
                <w:rFonts w:eastAsia="Times New Roman"/>
                <w:color w:val="000000"/>
              </w:rPr>
            </w:pPr>
            <w:r>
              <w:rPr>
                <w:rFonts w:eastAsia="Times New Roman"/>
                <w:color w:val="000000"/>
              </w:rPr>
              <w:t>-35 to 105</w:t>
            </w:r>
          </w:p>
        </w:tc>
        <w:tc>
          <w:tcPr>
            <w:tcW w:w="990" w:type="dxa"/>
          </w:tcPr>
          <w:p w14:paraId="60A40E2C" w14:textId="77777777" w:rsidR="007D2CCF" w:rsidRDefault="007D2CCF" w:rsidP="00FB685C">
            <w:pPr>
              <w:rPr>
                <w:rFonts w:eastAsia="Times New Roman"/>
                <w:color w:val="000000"/>
              </w:rPr>
            </w:pPr>
            <w:r>
              <w:rPr>
                <w:rFonts w:eastAsia="Times New Roman"/>
                <w:color w:val="000000"/>
              </w:rPr>
              <w:t>3.7 A</w:t>
            </w:r>
          </w:p>
        </w:tc>
        <w:tc>
          <w:tcPr>
            <w:tcW w:w="810" w:type="dxa"/>
          </w:tcPr>
          <w:p w14:paraId="10C094B7" w14:textId="77777777" w:rsidR="007D2CCF" w:rsidRDefault="007D2CCF" w:rsidP="00FB685C">
            <w:r>
              <w:t>-</w:t>
            </w:r>
          </w:p>
        </w:tc>
        <w:tc>
          <w:tcPr>
            <w:tcW w:w="900" w:type="dxa"/>
          </w:tcPr>
          <w:p w14:paraId="4715E514" w14:textId="77777777" w:rsidR="007D2CCF" w:rsidRDefault="007D2CCF" w:rsidP="00FB685C">
            <w:pPr>
              <w:rPr>
                <w:rFonts w:eastAsia="Times New Roman"/>
                <w:color w:val="000000"/>
              </w:rPr>
            </w:pPr>
            <w:r>
              <w:rPr>
                <w:rFonts w:eastAsia="Times New Roman"/>
                <w:color w:val="000000"/>
              </w:rPr>
              <w:t>-</w:t>
            </w:r>
          </w:p>
        </w:tc>
        <w:tc>
          <w:tcPr>
            <w:tcW w:w="1170" w:type="dxa"/>
          </w:tcPr>
          <w:p w14:paraId="2E021DBD" w14:textId="77777777" w:rsidR="007D2CCF" w:rsidRDefault="007D2CCF" w:rsidP="00FB685C">
            <w:pPr>
              <w:rPr>
                <w:rFonts w:eastAsia="Times New Roman"/>
                <w:color w:val="000000"/>
              </w:rPr>
            </w:pPr>
            <w:r>
              <w:rPr>
                <w:rFonts w:eastAsia="Times New Roman"/>
                <w:color w:val="000000"/>
              </w:rPr>
              <w:t>-</w:t>
            </w:r>
          </w:p>
        </w:tc>
        <w:tc>
          <w:tcPr>
            <w:tcW w:w="900" w:type="dxa"/>
          </w:tcPr>
          <w:p w14:paraId="223B9D99" w14:textId="77777777" w:rsidR="007D2CCF" w:rsidRDefault="007D2CCF" w:rsidP="00FB685C">
            <w:pPr>
              <w:rPr>
                <w:rFonts w:eastAsia="Times New Roman"/>
                <w:color w:val="000000"/>
              </w:rPr>
            </w:pPr>
            <w:r>
              <w:rPr>
                <w:rFonts w:eastAsia="Times New Roman"/>
                <w:color w:val="000000"/>
              </w:rPr>
              <w:t>3.7 A</w:t>
            </w:r>
          </w:p>
        </w:tc>
        <w:tc>
          <w:tcPr>
            <w:tcW w:w="3420" w:type="dxa"/>
          </w:tcPr>
          <w:p w14:paraId="6419CA6D" w14:textId="77777777" w:rsidR="007D2CCF" w:rsidRDefault="007D2CCF" w:rsidP="00FB685C">
            <w:pPr>
              <w:rPr>
                <w:rFonts w:eastAsia="Times New Roman"/>
                <w:color w:val="000000"/>
              </w:rPr>
            </w:pPr>
            <w:r>
              <w:rPr>
                <w:rFonts w:eastAsia="Times New Roman"/>
                <w:color w:val="000000"/>
              </w:rPr>
              <w:t>TSI to TSAL Left</w:t>
            </w:r>
          </w:p>
        </w:tc>
      </w:tr>
      <w:tr w:rsidR="007D2CCF" w14:paraId="3A721458" w14:textId="77777777" w:rsidTr="00FB685C">
        <w:trPr>
          <w:trHeight w:val="593"/>
        </w:trPr>
        <w:tc>
          <w:tcPr>
            <w:tcW w:w="918" w:type="dxa"/>
            <w:shd w:val="clear" w:color="auto" w:fill="auto"/>
          </w:tcPr>
          <w:p w14:paraId="238BD66B"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46AD9D7D"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0D7F9D5A"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73C45079"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4D50166F"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1479907F" w14:textId="77777777" w:rsidR="007D2CCF" w:rsidRDefault="007D2CCF" w:rsidP="00FB685C">
            <w:pPr>
              <w:rPr>
                <w:rFonts w:eastAsia="Times New Roman"/>
                <w:color w:val="000000"/>
              </w:rPr>
            </w:pPr>
            <w:r>
              <w:rPr>
                <w:rFonts w:eastAsia="Times New Roman"/>
                <w:color w:val="000000"/>
              </w:rPr>
              <w:t>-35 to 105</w:t>
            </w:r>
          </w:p>
        </w:tc>
        <w:tc>
          <w:tcPr>
            <w:tcW w:w="990" w:type="dxa"/>
          </w:tcPr>
          <w:p w14:paraId="16A90865" w14:textId="77777777" w:rsidR="007D2CCF" w:rsidRDefault="007D2CCF" w:rsidP="00FB685C">
            <w:pPr>
              <w:rPr>
                <w:rFonts w:eastAsia="Times New Roman"/>
                <w:color w:val="000000"/>
              </w:rPr>
            </w:pPr>
            <w:r>
              <w:rPr>
                <w:rFonts w:eastAsia="Times New Roman"/>
                <w:color w:val="000000"/>
              </w:rPr>
              <w:t>3.7 A</w:t>
            </w:r>
          </w:p>
        </w:tc>
        <w:tc>
          <w:tcPr>
            <w:tcW w:w="810" w:type="dxa"/>
          </w:tcPr>
          <w:p w14:paraId="6DB3BD44" w14:textId="77777777" w:rsidR="007D2CCF" w:rsidRDefault="007D2CCF" w:rsidP="00FB685C">
            <w:r>
              <w:t>-</w:t>
            </w:r>
          </w:p>
        </w:tc>
        <w:tc>
          <w:tcPr>
            <w:tcW w:w="900" w:type="dxa"/>
          </w:tcPr>
          <w:p w14:paraId="2370CAD9" w14:textId="77777777" w:rsidR="007D2CCF" w:rsidRDefault="007D2CCF" w:rsidP="00FB685C">
            <w:pPr>
              <w:rPr>
                <w:rFonts w:eastAsia="Times New Roman"/>
                <w:color w:val="000000"/>
              </w:rPr>
            </w:pPr>
            <w:r>
              <w:rPr>
                <w:rFonts w:eastAsia="Times New Roman"/>
                <w:color w:val="000000"/>
              </w:rPr>
              <w:t>-</w:t>
            </w:r>
          </w:p>
        </w:tc>
        <w:tc>
          <w:tcPr>
            <w:tcW w:w="1170" w:type="dxa"/>
          </w:tcPr>
          <w:p w14:paraId="3922A519" w14:textId="77777777" w:rsidR="007D2CCF" w:rsidRDefault="007D2CCF" w:rsidP="00FB685C">
            <w:pPr>
              <w:rPr>
                <w:rFonts w:eastAsia="Times New Roman"/>
                <w:color w:val="000000"/>
              </w:rPr>
            </w:pPr>
            <w:r>
              <w:rPr>
                <w:rFonts w:eastAsia="Times New Roman"/>
                <w:color w:val="000000"/>
              </w:rPr>
              <w:t>-</w:t>
            </w:r>
          </w:p>
        </w:tc>
        <w:tc>
          <w:tcPr>
            <w:tcW w:w="900" w:type="dxa"/>
          </w:tcPr>
          <w:p w14:paraId="012487C1" w14:textId="77777777" w:rsidR="007D2CCF" w:rsidRDefault="007D2CCF" w:rsidP="00FB685C">
            <w:pPr>
              <w:rPr>
                <w:rFonts w:eastAsia="Times New Roman"/>
                <w:color w:val="000000"/>
              </w:rPr>
            </w:pPr>
            <w:r>
              <w:rPr>
                <w:rFonts w:eastAsia="Times New Roman"/>
                <w:color w:val="000000"/>
              </w:rPr>
              <w:t>3.7 A</w:t>
            </w:r>
          </w:p>
        </w:tc>
        <w:tc>
          <w:tcPr>
            <w:tcW w:w="3420" w:type="dxa"/>
          </w:tcPr>
          <w:p w14:paraId="71789827" w14:textId="77777777" w:rsidR="007D2CCF" w:rsidRDefault="007D2CCF" w:rsidP="00FB685C">
            <w:pPr>
              <w:rPr>
                <w:rFonts w:eastAsia="Times New Roman"/>
                <w:color w:val="000000"/>
              </w:rPr>
            </w:pPr>
            <w:r>
              <w:rPr>
                <w:rFonts w:eastAsia="Times New Roman"/>
                <w:color w:val="000000"/>
              </w:rPr>
              <w:t>TSI to Brake Light</w:t>
            </w:r>
          </w:p>
        </w:tc>
      </w:tr>
      <w:tr w:rsidR="007D2CCF" w14:paraId="2DB478C1" w14:textId="77777777" w:rsidTr="00FB685C">
        <w:trPr>
          <w:trHeight w:val="593"/>
        </w:trPr>
        <w:tc>
          <w:tcPr>
            <w:tcW w:w="918" w:type="dxa"/>
            <w:shd w:val="clear" w:color="auto" w:fill="auto"/>
          </w:tcPr>
          <w:p w14:paraId="458342DE" w14:textId="77777777" w:rsidR="007D2CCF" w:rsidRDefault="007D2CCF" w:rsidP="00FB685C">
            <w:pPr>
              <w:rPr>
                <w:rFonts w:eastAsia="Times New Roman"/>
                <w:color w:val="000000"/>
              </w:rPr>
            </w:pPr>
            <w:r>
              <w:rPr>
                <w:rFonts w:eastAsia="Times New Roman"/>
                <w:color w:val="000000"/>
              </w:rPr>
              <w:t>Alpha Wire</w:t>
            </w:r>
          </w:p>
        </w:tc>
        <w:tc>
          <w:tcPr>
            <w:tcW w:w="900" w:type="dxa"/>
            <w:shd w:val="clear" w:color="auto" w:fill="auto"/>
          </w:tcPr>
          <w:p w14:paraId="57A922C0"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0EA7135E"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3A9EBB0A"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767A49D1"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4C6ED94D" w14:textId="77777777" w:rsidR="007D2CCF" w:rsidRDefault="007D2CCF" w:rsidP="00FB685C">
            <w:pPr>
              <w:rPr>
                <w:rFonts w:eastAsia="Times New Roman"/>
                <w:color w:val="000000"/>
              </w:rPr>
            </w:pPr>
            <w:r>
              <w:rPr>
                <w:rFonts w:eastAsia="Times New Roman"/>
                <w:color w:val="000000"/>
              </w:rPr>
              <w:t>-35 to 105</w:t>
            </w:r>
          </w:p>
        </w:tc>
        <w:tc>
          <w:tcPr>
            <w:tcW w:w="990" w:type="dxa"/>
          </w:tcPr>
          <w:p w14:paraId="53933AE9" w14:textId="77777777" w:rsidR="007D2CCF" w:rsidRDefault="007D2CCF" w:rsidP="00FB685C">
            <w:pPr>
              <w:rPr>
                <w:rFonts w:eastAsia="Times New Roman"/>
                <w:color w:val="000000"/>
              </w:rPr>
            </w:pPr>
            <w:r>
              <w:rPr>
                <w:rFonts w:eastAsia="Times New Roman"/>
                <w:color w:val="000000"/>
              </w:rPr>
              <w:t>3.7 A</w:t>
            </w:r>
          </w:p>
        </w:tc>
        <w:tc>
          <w:tcPr>
            <w:tcW w:w="810" w:type="dxa"/>
          </w:tcPr>
          <w:p w14:paraId="5247D19D" w14:textId="77777777" w:rsidR="007D2CCF" w:rsidRDefault="007D2CCF" w:rsidP="00FB685C">
            <w:r>
              <w:t>-</w:t>
            </w:r>
          </w:p>
        </w:tc>
        <w:tc>
          <w:tcPr>
            <w:tcW w:w="900" w:type="dxa"/>
          </w:tcPr>
          <w:p w14:paraId="28414D20" w14:textId="77777777" w:rsidR="007D2CCF" w:rsidRDefault="007D2CCF" w:rsidP="00FB685C">
            <w:pPr>
              <w:rPr>
                <w:rFonts w:eastAsia="Times New Roman"/>
                <w:color w:val="000000"/>
              </w:rPr>
            </w:pPr>
            <w:r>
              <w:rPr>
                <w:rFonts w:eastAsia="Times New Roman"/>
                <w:color w:val="000000"/>
              </w:rPr>
              <w:t>-</w:t>
            </w:r>
          </w:p>
        </w:tc>
        <w:tc>
          <w:tcPr>
            <w:tcW w:w="1170" w:type="dxa"/>
          </w:tcPr>
          <w:p w14:paraId="6C389D56" w14:textId="77777777" w:rsidR="007D2CCF" w:rsidRDefault="007D2CCF" w:rsidP="00FB685C">
            <w:pPr>
              <w:rPr>
                <w:rFonts w:eastAsia="Times New Roman"/>
                <w:color w:val="000000"/>
              </w:rPr>
            </w:pPr>
            <w:r>
              <w:rPr>
                <w:rFonts w:eastAsia="Times New Roman"/>
                <w:color w:val="000000"/>
              </w:rPr>
              <w:t>-</w:t>
            </w:r>
          </w:p>
        </w:tc>
        <w:tc>
          <w:tcPr>
            <w:tcW w:w="900" w:type="dxa"/>
          </w:tcPr>
          <w:p w14:paraId="52F8EED7" w14:textId="77777777" w:rsidR="007D2CCF" w:rsidRDefault="007D2CCF" w:rsidP="00FB685C">
            <w:pPr>
              <w:rPr>
                <w:rFonts w:eastAsia="Times New Roman"/>
                <w:color w:val="000000"/>
              </w:rPr>
            </w:pPr>
            <w:r>
              <w:rPr>
                <w:rFonts w:eastAsia="Times New Roman"/>
                <w:color w:val="000000"/>
              </w:rPr>
              <w:t>3.7 A</w:t>
            </w:r>
          </w:p>
        </w:tc>
        <w:tc>
          <w:tcPr>
            <w:tcW w:w="3420" w:type="dxa"/>
          </w:tcPr>
          <w:p w14:paraId="32EF9F06" w14:textId="77777777" w:rsidR="007D2CCF" w:rsidRDefault="007D2CCF" w:rsidP="00FB685C">
            <w:pPr>
              <w:rPr>
                <w:rFonts w:eastAsia="Times New Roman"/>
                <w:color w:val="000000"/>
              </w:rPr>
            </w:pPr>
            <w:r>
              <w:rPr>
                <w:rFonts w:eastAsia="Times New Roman"/>
                <w:color w:val="000000"/>
              </w:rPr>
              <w:t>TSI to TSAL Right</w:t>
            </w:r>
          </w:p>
        </w:tc>
      </w:tr>
      <w:tr w:rsidR="007D2CCF" w14:paraId="7E0566F7" w14:textId="77777777" w:rsidTr="00FB685C">
        <w:trPr>
          <w:trHeight w:val="593"/>
        </w:trPr>
        <w:tc>
          <w:tcPr>
            <w:tcW w:w="918" w:type="dxa"/>
            <w:shd w:val="clear" w:color="auto" w:fill="auto"/>
          </w:tcPr>
          <w:p w14:paraId="7F895A34" w14:textId="77777777" w:rsidR="007D2CCF" w:rsidRDefault="007D2CCF" w:rsidP="00FB685C">
            <w:pPr>
              <w:rPr>
                <w:rFonts w:eastAsia="Times New Roman"/>
                <w:color w:val="000000"/>
              </w:rPr>
            </w:pPr>
            <w:r>
              <w:rPr>
                <w:rFonts w:eastAsia="Times New Roman"/>
                <w:color w:val="000000"/>
              </w:rPr>
              <w:lastRenderedPageBreak/>
              <w:t>Alpha Wire</w:t>
            </w:r>
          </w:p>
        </w:tc>
        <w:tc>
          <w:tcPr>
            <w:tcW w:w="900" w:type="dxa"/>
            <w:shd w:val="clear" w:color="auto" w:fill="auto"/>
          </w:tcPr>
          <w:p w14:paraId="535671C7" w14:textId="77777777" w:rsidR="007D2CCF" w:rsidRDefault="007D2CCF" w:rsidP="00FB685C">
            <w:pPr>
              <w:rPr>
                <w:rFonts w:eastAsia="Times New Roman"/>
                <w:color w:val="000000"/>
              </w:rPr>
            </w:pPr>
            <w:r>
              <w:rPr>
                <w:rFonts w:eastAsia="Times New Roman"/>
                <w:color w:val="000000"/>
              </w:rPr>
              <w:t>5176C SL005</w:t>
            </w:r>
          </w:p>
        </w:tc>
        <w:tc>
          <w:tcPr>
            <w:tcW w:w="810" w:type="dxa"/>
            <w:shd w:val="clear" w:color="auto" w:fill="auto"/>
          </w:tcPr>
          <w:p w14:paraId="3657C6EB" w14:textId="77777777" w:rsidR="007D2CCF" w:rsidRDefault="007D2CCF" w:rsidP="00FB685C">
            <w:pPr>
              <w:rPr>
                <w:rFonts w:eastAsia="Times New Roman"/>
                <w:color w:val="000000"/>
              </w:rPr>
            </w:pPr>
            <w:r>
              <w:rPr>
                <w:rFonts w:eastAsia="Times New Roman"/>
                <w:color w:val="000000"/>
              </w:rPr>
              <w:t>16</w:t>
            </w:r>
          </w:p>
        </w:tc>
        <w:tc>
          <w:tcPr>
            <w:tcW w:w="900" w:type="dxa"/>
            <w:shd w:val="clear" w:color="auto" w:fill="auto"/>
          </w:tcPr>
          <w:p w14:paraId="6077073A"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515D1E73"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7C660E92" w14:textId="77777777" w:rsidR="007D2CCF" w:rsidRDefault="007D2CCF" w:rsidP="00FB685C">
            <w:pPr>
              <w:rPr>
                <w:rFonts w:eastAsia="Times New Roman"/>
                <w:color w:val="000000"/>
              </w:rPr>
            </w:pPr>
            <w:r>
              <w:rPr>
                <w:rFonts w:eastAsia="Times New Roman"/>
                <w:color w:val="000000"/>
              </w:rPr>
              <w:t>-35 to 105</w:t>
            </w:r>
          </w:p>
        </w:tc>
        <w:tc>
          <w:tcPr>
            <w:tcW w:w="990" w:type="dxa"/>
          </w:tcPr>
          <w:p w14:paraId="7249ED59" w14:textId="77777777" w:rsidR="007D2CCF" w:rsidRDefault="007D2CCF" w:rsidP="00FB685C">
            <w:pPr>
              <w:rPr>
                <w:rFonts w:eastAsia="Times New Roman"/>
                <w:color w:val="000000"/>
              </w:rPr>
            </w:pPr>
            <w:r>
              <w:rPr>
                <w:rFonts w:eastAsia="Times New Roman"/>
                <w:color w:val="000000"/>
              </w:rPr>
              <w:t>3.7 A</w:t>
            </w:r>
          </w:p>
        </w:tc>
        <w:tc>
          <w:tcPr>
            <w:tcW w:w="810" w:type="dxa"/>
          </w:tcPr>
          <w:p w14:paraId="19236858" w14:textId="77777777" w:rsidR="007D2CCF" w:rsidRDefault="007D2CCF" w:rsidP="00FB685C">
            <w:r>
              <w:t>-</w:t>
            </w:r>
          </w:p>
        </w:tc>
        <w:tc>
          <w:tcPr>
            <w:tcW w:w="900" w:type="dxa"/>
          </w:tcPr>
          <w:p w14:paraId="7E66B8EE" w14:textId="77777777" w:rsidR="007D2CCF" w:rsidRDefault="007D2CCF" w:rsidP="00FB685C">
            <w:pPr>
              <w:rPr>
                <w:rFonts w:eastAsia="Times New Roman"/>
                <w:color w:val="000000"/>
              </w:rPr>
            </w:pPr>
            <w:r>
              <w:rPr>
                <w:rFonts w:eastAsia="Times New Roman"/>
                <w:color w:val="000000"/>
              </w:rPr>
              <w:t>-</w:t>
            </w:r>
          </w:p>
        </w:tc>
        <w:tc>
          <w:tcPr>
            <w:tcW w:w="1170" w:type="dxa"/>
          </w:tcPr>
          <w:p w14:paraId="45D16ECF" w14:textId="77777777" w:rsidR="007D2CCF" w:rsidRDefault="007D2CCF" w:rsidP="00FB685C">
            <w:pPr>
              <w:rPr>
                <w:rFonts w:eastAsia="Times New Roman"/>
                <w:color w:val="000000"/>
              </w:rPr>
            </w:pPr>
            <w:r>
              <w:rPr>
                <w:rFonts w:eastAsia="Times New Roman"/>
                <w:color w:val="000000"/>
              </w:rPr>
              <w:t>-</w:t>
            </w:r>
          </w:p>
        </w:tc>
        <w:tc>
          <w:tcPr>
            <w:tcW w:w="900" w:type="dxa"/>
          </w:tcPr>
          <w:p w14:paraId="0E94C7DB" w14:textId="77777777" w:rsidR="007D2CCF" w:rsidRDefault="007D2CCF" w:rsidP="00FB685C">
            <w:pPr>
              <w:rPr>
                <w:rFonts w:eastAsia="Times New Roman"/>
                <w:color w:val="000000"/>
              </w:rPr>
            </w:pPr>
            <w:r>
              <w:rPr>
                <w:rFonts w:eastAsia="Times New Roman"/>
                <w:color w:val="000000"/>
              </w:rPr>
              <w:t>3.7 A</w:t>
            </w:r>
          </w:p>
        </w:tc>
        <w:tc>
          <w:tcPr>
            <w:tcW w:w="3420" w:type="dxa"/>
          </w:tcPr>
          <w:p w14:paraId="7CC3C910" w14:textId="77777777" w:rsidR="007D2CCF" w:rsidRDefault="007D2CCF" w:rsidP="00FB685C">
            <w:pPr>
              <w:rPr>
                <w:rFonts w:eastAsia="Times New Roman"/>
                <w:color w:val="000000"/>
              </w:rPr>
            </w:pPr>
            <w:r>
              <w:rPr>
                <w:rFonts w:eastAsia="Times New Roman"/>
                <w:color w:val="000000"/>
              </w:rPr>
              <w:t>GLV/SCADA to TS Energized Light</w:t>
            </w:r>
          </w:p>
        </w:tc>
      </w:tr>
      <w:tr w:rsidR="007D2CCF" w14:paraId="3A432610" w14:textId="77777777" w:rsidTr="00FB685C">
        <w:trPr>
          <w:trHeight w:val="593"/>
        </w:trPr>
        <w:tc>
          <w:tcPr>
            <w:tcW w:w="918" w:type="dxa"/>
            <w:shd w:val="clear" w:color="auto" w:fill="auto"/>
          </w:tcPr>
          <w:p w14:paraId="304C112F" w14:textId="77777777" w:rsidR="007D2CCF" w:rsidRDefault="007D2CCF" w:rsidP="00FB685C">
            <w:pPr>
              <w:rPr>
                <w:rFonts w:eastAsia="Times New Roman"/>
                <w:color w:val="000000"/>
              </w:rPr>
            </w:pPr>
            <w:r>
              <w:rPr>
                <w:rFonts w:eastAsia="Times New Roman"/>
                <w:color w:val="000000"/>
              </w:rPr>
              <w:t>General Cable/Carol Brand</w:t>
            </w:r>
          </w:p>
        </w:tc>
        <w:tc>
          <w:tcPr>
            <w:tcW w:w="900" w:type="dxa"/>
            <w:shd w:val="clear" w:color="auto" w:fill="auto"/>
          </w:tcPr>
          <w:p w14:paraId="713C10DD" w14:textId="77777777" w:rsidR="007D2CCF" w:rsidRDefault="007D2CCF" w:rsidP="00FB685C">
            <w:pPr>
              <w:rPr>
                <w:rFonts w:eastAsia="Times New Roman"/>
                <w:color w:val="000000"/>
              </w:rPr>
            </w:pPr>
            <w:r>
              <w:rPr>
                <w:rFonts w:eastAsia="Times New Roman"/>
                <w:color w:val="000000"/>
              </w:rPr>
              <w:t>C4066A.12.10</w:t>
            </w:r>
          </w:p>
        </w:tc>
        <w:tc>
          <w:tcPr>
            <w:tcW w:w="810" w:type="dxa"/>
            <w:shd w:val="clear" w:color="auto" w:fill="auto"/>
          </w:tcPr>
          <w:p w14:paraId="285FD17E" w14:textId="77777777" w:rsidR="007D2CCF" w:rsidRDefault="007D2CCF" w:rsidP="00FB685C">
            <w:pPr>
              <w:rPr>
                <w:rFonts w:eastAsia="Times New Roman"/>
                <w:color w:val="000000"/>
              </w:rPr>
            </w:pPr>
            <w:r>
              <w:rPr>
                <w:rFonts w:eastAsia="Times New Roman"/>
                <w:color w:val="000000"/>
              </w:rPr>
              <w:t>22</w:t>
            </w:r>
          </w:p>
        </w:tc>
        <w:tc>
          <w:tcPr>
            <w:tcW w:w="900" w:type="dxa"/>
            <w:shd w:val="clear" w:color="auto" w:fill="auto"/>
          </w:tcPr>
          <w:p w14:paraId="7EF49521" w14:textId="77777777" w:rsidR="007D2CCF" w:rsidRDefault="007D2CCF" w:rsidP="00FB685C">
            <w:pPr>
              <w:rPr>
                <w:rFonts w:eastAsia="Times New Roman"/>
                <w:color w:val="000000"/>
              </w:rPr>
            </w:pPr>
            <w:r>
              <w:rPr>
                <w:rFonts w:eastAsia="Times New Roman"/>
                <w:color w:val="000000"/>
              </w:rPr>
              <w:t>PVC</w:t>
            </w:r>
          </w:p>
        </w:tc>
        <w:tc>
          <w:tcPr>
            <w:tcW w:w="810" w:type="dxa"/>
            <w:shd w:val="clear" w:color="auto" w:fill="auto"/>
          </w:tcPr>
          <w:p w14:paraId="080A0256" w14:textId="77777777" w:rsidR="007D2CCF" w:rsidRDefault="007D2CCF" w:rsidP="00FB685C">
            <w:pPr>
              <w:rPr>
                <w:rFonts w:eastAsia="Times New Roman"/>
                <w:color w:val="000000"/>
              </w:rPr>
            </w:pPr>
            <w:r>
              <w:rPr>
                <w:rFonts w:eastAsia="Times New Roman"/>
                <w:color w:val="000000"/>
              </w:rPr>
              <w:t>300 V</w:t>
            </w:r>
          </w:p>
        </w:tc>
        <w:tc>
          <w:tcPr>
            <w:tcW w:w="810" w:type="dxa"/>
            <w:shd w:val="clear" w:color="auto" w:fill="auto"/>
          </w:tcPr>
          <w:p w14:paraId="03084DBA" w14:textId="77777777" w:rsidR="007D2CCF" w:rsidRDefault="007D2CCF" w:rsidP="00FB685C">
            <w:pPr>
              <w:rPr>
                <w:rFonts w:eastAsia="Times New Roman"/>
                <w:color w:val="000000"/>
              </w:rPr>
            </w:pPr>
            <w:r>
              <w:rPr>
                <w:rFonts w:eastAsia="Times New Roman"/>
                <w:color w:val="000000"/>
              </w:rPr>
              <w:t>-20 to 80</w:t>
            </w:r>
          </w:p>
        </w:tc>
        <w:tc>
          <w:tcPr>
            <w:tcW w:w="990" w:type="dxa"/>
          </w:tcPr>
          <w:p w14:paraId="709A79B0" w14:textId="77777777" w:rsidR="007D2CCF" w:rsidRDefault="007D2CCF" w:rsidP="00FB685C">
            <w:pPr>
              <w:rPr>
                <w:rFonts w:eastAsia="Times New Roman"/>
                <w:color w:val="000000"/>
              </w:rPr>
            </w:pPr>
            <w:r>
              <w:rPr>
                <w:rFonts w:eastAsia="Times New Roman"/>
                <w:color w:val="000000"/>
              </w:rPr>
              <w:t>0.92 A</w:t>
            </w:r>
          </w:p>
        </w:tc>
        <w:tc>
          <w:tcPr>
            <w:tcW w:w="810" w:type="dxa"/>
          </w:tcPr>
          <w:p w14:paraId="713B39B7" w14:textId="77777777" w:rsidR="007D2CCF" w:rsidRDefault="007D2CCF" w:rsidP="00FB685C">
            <w:r>
              <w:t>-</w:t>
            </w:r>
          </w:p>
        </w:tc>
        <w:tc>
          <w:tcPr>
            <w:tcW w:w="900" w:type="dxa"/>
          </w:tcPr>
          <w:p w14:paraId="08221E17" w14:textId="77777777" w:rsidR="007D2CCF" w:rsidRDefault="007D2CCF" w:rsidP="00FB685C">
            <w:pPr>
              <w:rPr>
                <w:rFonts w:eastAsia="Times New Roman"/>
                <w:color w:val="000000"/>
              </w:rPr>
            </w:pPr>
            <w:r>
              <w:rPr>
                <w:rFonts w:eastAsia="Times New Roman"/>
                <w:color w:val="000000"/>
              </w:rPr>
              <w:t>-</w:t>
            </w:r>
          </w:p>
        </w:tc>
        <w:tc>
          <w:tcPr>
            <w:tcW w:w="1170" w:type="dxa"/>
          </w:tcPr>
          <w:p w14:paraId="1FE90E88" w14:textId="77777777" w:rsidR="007D2CCF" w:rsidRDefault="007D2CCF" w:rsidP="00FB685C">
            <w:pPr>
              <w:rPr>
                <w:rFonts w:eastAsia="Times New Roman"/>
                <w:color w:val="000000"/>
              </w:rPr>
            </w:pPr>
            <w:r>
              <w:rPr>
                <w:rFonts w:eastAsia="Times New Roman"/>
                <w:color w:val="000000"/>
              </w:rPr>
              <w:t>-</w:t>
            </w:r>
          </w:p>
        </w:tc>
        <w:tc>
          <w:tcPr>
            <w:tcW w:w="900" w:type="dxa"/>
          </w:tcPr>
          <w:p w14:paraId="4ADF3765" w14:textId="77777777" w:rsidR="007D2CCF" w:rsidRDefault="007D2CCF" w:rsidP="00FB685C">
            <w:pPr>
              <w:rPr>
                <w:rFonts w:eastAsia="Times New Roman"/>
                <w:color w:val="000000"/>
              </w:rPr>
            </w:pPr>
            <w:r>
              <w:rPr>
                <w:rFonts w:eastAsia="Times New Roman"/>
                <w:color w:val="000000"/>
              </w:rPr>
              <w:t>0.92 A</w:t>
            </w:r>
          </w:p>
        </w:tc>
        <w:tc>
          <w:tcPr>
            <w:tcW w:w="3420" w:type="dxa"/>
          </w:tcPr>
          <w:p w14:paraId="705CFC2C" w14:textId="77777777" w:rsidR="007D2CCF" w:rsidRDefault="007D2CCF" w:rsidP="00FB685C">
            <w:pPr>
              <w:rPr>
                <w:rFonts w:eastAsia="Times New Roman"/>
                <w:color w:val="000000"/>
              </w:rPr>
            </w:pPr>
            <w:r>
              <w:rPr>
                <w:rFonts w:eastAsia="Times New Roman"/>
                <w:color w:val="000000"/>
              </w:rPr>
              <w:t>Motor Controller to Motor</w:t>
            </w:r>
          </w:p>
        </w:tc>
      </w:tr>
    </w:tbl>
    <w:p w14:paraId="2B9DD75E" w14:textId="77777777" w:rsidR="007D2CCF" w:rsidRDefault="007D2CCF" w:rsidP="00777197"/>
    <w:p w14:paraId="5D70DDB6" w14:textId="77777777" w:rsidR="00777197" w:rsidRDefault="00777197" w:rsidP="00777197">
      <w:pPr>
        <w:pStyle w:val="Caption"/>
      </w:pPr>
      <w:bookmarkStart w:id="30" w:name="_Ref412570283"/>
      <w:bookmarkStart w:id="31"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30"/>
      <w:r>
        <w:t xml:space="preserve"> </w:t>
      </w:r>
      <w:r w:rsidR="007F357F">
        <w:t xml:space="preserve">- </w:t>
      </w:r>
      <w:r>
        <w:t>System Wire Table</w:t>
      </w:r>
      <w:bookmarkEnd w:id="31"/>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32" w:name="_Toc442209101"/>
      <w:r>
        <w:t xml:space="preserve">Grounding </w:t>
      </w:r>
      <w:r w:rsidR="00F0197D">
        <w:t>System</w:t>
      </w:r>
      <w:bookmarkEnd w:id="32"/>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04493053" w:rsidR="00714A9C" w:rsidRDefault="00714A9C" w:rsidP="00DA4742">
      <w:pPr>
        <w:pStyle w:val="Normal1"/>
        <w:spacing w:after="0"/>
      </w:pPr>
      <w:r>
        <w:t xml:space="preserve">To ensure that we will have proper grounding to the chassis, we will be using 12AWG wire for </w:t>
      </w:r>
      <w:r w:rsidR="00DA4742">
        <w:t>distributing the chassis ground</w:t>
      </w:r>
      <w:r>
        <w:t>.</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33" w:name="_Toc442209102"/>
      <w:r>
        <w:t>Conductive Panel Grounding</w:t>
      </w:r>
      <w:bookmarkEnd w:id="33"/>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34" w:name="_Toc442209103"/>
      <w:r>
        <w:rPr>
          <w:rFonts w:eastAsia="Arial"/>
        </w:rPr>
        <w:lastRenderedPageBreak/>
        <w:t>Isolation</w:t>
      </w:r>
      <w:r w:rsidR="00450834">
        <w:rPr>
          <w:rFonts w:eastAsia="Arial"/>
        </w:rPr>
        <w:t xml:space="preserve"> &amp; Insulation</w:t>
      </w:r>
      <w:bookmarkEnd w:id="34"/>
    </w:p>
    <w:p w14:paraId="7500B2AA" w14:textId="77777777" w:rsidR="00D0591D" w:rsidRPr="00C1229B" w:rsidRDefault="00D0591D" w:rsidP="00D0591D">
      <w:r>
        <w:t>Person primarily responsible for this section:</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184D79CD" w:rsidR="00D0591D" w:rsidRPr="00451073" w:rsidRDefault="00251976" w:rsidP="00D0591D">
            <w:pPr>
              <w:pStyle w:val="TableContents"/>
            </w:pPr>
            <w:r>
              <w:t>Greg Flynn</w:t>
            </w: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6F4661C5" w:rsidR="00D0591D" w:rsidRPr="00451073" w:rsidRDefault="00251976" w:rsidP="00D0591D">
            <w:pPr>
              <w:pStyle w:val="TableContents"/>
            </w:pPr>
            <w:r>
              <w:t>flynng@lafayette.edu</w:t>
            </w:r>
          </w:p>
        </w:tc>
      </w:tr>
    </w:tbl>
    <w:p w14:paraId="3867221A" w14:textId="77777777" w:rsidR="00450834" w:rsidRDefault="00450834" w:rsidP="00F36550">
      <w:pPr>
        <w:pStyle w:val="Heading2"/>
        <w:spacing w:after="0"/>
      </w:pPr>
      <w:bookmarkStart w:id="35" w:name="_Toc442209104"/>
      <w:r w:rsidRPr="00450834">
        <w:t>Separation of Tractive System and Grounded Low Voltage System</w:t>
      </w:r>
      <w:bookmarkEnd w:id="35"/>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36"/>
      <w:commentRangeStart w:id="37"/>
      <w:r>
        <w:rPr>
          <w:rFonts w:eastAsia="Arial"/>
          <w:noProof/>
          <w:lang w:eastAsia="en-US"/>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36"/>
      <w:r w:rsidR="00FF692B">
        <w:rPr>
          <w:rStyle w:val="CommentReference"/>
        </w:rPr>
        <w:commentReference w:id="36"/>
      </w:r>
      <w:commentRangeEnd w:id="37"/>
      <w:r w:rsidR="000D31A3">
        <w:rPr>
          <w:rStyle w:val="CommentReference"/>
        </w:rPr>
        <w:commentReference w:id="37"/>
      </w:r>
    </w:p>
    <w:p w14:paraId="65B26C17" w14:textId="77777777" w:rsidR="00FB6611" w:rsidRDefault="00753253" w:rsidP="00753253">
      <w:pPr>
        <w:pStyle w:val="Caption"/>
      </w:pPr>
      <w:bookmarkStart w:id="38" w:name="_Toc442209146"/>
      <w:r>
        <w:t xml:space="preserve">Figure </w:t>
      </w:r>
      <w:r>
        <w:fldChar w:fldCharType="begin"/>
      </w:r>
      <w:r>
        <w:instrText xml:space="preserve"> SEQ Figure \* ARABIC </w:instrText>
      </w:r>
      <w:r>
        <w:fldChar w:fldCharType="separate"/>
      </w:r>
      <w:r w:rsidR="002804C7">
        <w:t>5</w:t>
      </w:r>
      <w:r>
        <w:fldChar w:fldCharType="end"/>
      </w:r>
      <w:r w:rsidR="0087079E">
        <w:t xml:space="preserve"> - </w:t>
      </w:r>
      <w:r>
        <w:t>TS and GLV separation</w:t>
      </w:r>
      <w:bookmarkEnd w:id="38"/>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59BA0A83" w:rsidR="0028137B" w:rsidRDefault="000B2F6D" w:rsidP="00D76797">
            <w:pPr>
              <w:keepNext/>
              <w:keepLines/>
            </w:pPr>
            <w:r>
              <w:t>TSI-PCB-HV-LV</w:t>
            </w:r>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39"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39"/>
    </w:p>
    <w:p w14:paraId="64B55788" w14:textId="77777777" w:rsidR="008D3DED" w:rsidRDefault="008D3DED" w:rsidP="00753253">
      <w:pPr>
        <w:pStyle w:val="Caption"/>
        <w:rPr>
          <w:rFonts w:cs="Arial"/>
          <w:i w:val="0"/>
          <w:iCs w:val="0"/>
          <w:noProof w:val="0"/>
          <w:sz w:val="22"/>
          <w:szCs w:val="22"/>
        </w:rPr>
      </w:pPr>
    </w:p>
    <w:p w14:paraId="063A3666" w14:textId="77777777" w:rsidR="000D31A3" w:rsidRDefault="000D31A3" w:rsidP="00753253">
      <w:pPr>
        <w:pStyle w:val="Caption"/>
        <w:rPr>
          <w:rFonts w:cs="Arial"/>
          <w:i w:val="0"/>
          <w:iCs w:val="0"/>
          <w:noProof w:val="0"/>
          <w:sz w:val="22"/>
          <w:szCs w:val="22"/>
        </w:rPr>
      </w:pPr>
    </w:p>
    <w:p w14:paraId="02459EF5" w14:textId="77777777" w:rsidR="000D31A3" w:rsidRDefault="000D31A3" w:rsidP="00753253">
      <w:pPr>
        <w:pStyle w:val="Caption"/>
        <w:rPr>
          <w:rFonts w:cs="Arial"/>
          <w:i w:val="0"/>
          <w:iCs w:val="0"/>
          <w:noProof w:val="0"/>
          <w:sz w:val="22"/>
          <w:szCs w:val="22"/>
        </w:rPr>
      </w:pPr>
    </w:p>
    <w:p w14:paraId="43EFBD73" w14:textId="77777777" w:rsidR="000D31A3" w:rsidRDefault="000D31A3" w:rsidP="00753253">
      <w:pPr>
        <w:pStyle w:val="Caption"/>
        <w:rPr>
          <w:rFonts w:cs="Arial"/>
          <w:i w:val="0"/>
          <w:iCs w:val="0"/>
          <w:noProof w:val="0"/>
          <w:sz w:val="22"/>
          <w:szCs w:val="22"/>
        </w:rPr>
      </w:pPr>
    </w:p>
    <w:p w14:paraId="5F43B134" w14:textId="77777777" w:rsidR="000D31A3" w:rsidRDefault="000D31A3" w:rsidP="00753253">
      <w:pPr>
        <w:pStyle w:val="Caption"/>
        <w:rPr>
          <w:rFonts w:cs="Arial"/>
          <w:i w:val="0"/>
          <w:iCs w:val="0"/>
          <w:noProof w:val="0"/>
          <w:sz w:val="22"/>
          <w:szCs w:val="22"/>
        </w:rPr>
      </w:pPr>
    </w:p>
    <w:p w14:paraId="42F21339" w14:textId="77777777" w:rsidR="000D31A3" w:rsidRDefault="000D31A3" w:rsidP="00753253">
      <w:pPr>
        <w:pStyle w:val="Caption"/>
        <w:rPr>
          <w:rFonts w:cs="Arial"/>
          <w:i w:val="0"/>
          <w:iCs w:val="0"/>
          <w:noProof w:val="0"/>
          <w:sz w:val="22"/>
          <w:szCs w:val="22"/>
        </w:rPr>
      </w:pPr>
    </w:p>
    <w:p w14:paraId="5BD84ACC" w14:textId="77777777" w:rsidR="000D31A3" w:rsidRDefault="000D31A3" w:rsidP="00753253">
      <w:pPr>
        <w:pStyle w:val="Caption"/>
        <w:rPr>
          <w:rFonts w:cs="Arial"/>
          <w:i w:val="0"/>
          <w:iCs w:val="0"/>
          <w:noProof w:val="0"/>
          <w:sz w:val="22"/>
          <w:szCs w:val="22"/>
        </w:rPr>
      </w:pPr>
    </w:p>
    <w:p w14:paraId="13BA4CD4" w14:textId="77777777" w:rsidR="000D31A3" w:rsidRDefault="000D31A3" w:rsidP="00753253">
      <w:pPr>
        <w:pStyle w:val="Caption"/>
        <w:rPr>
          <w:rFonts w:cs="Arial"/>
          <w:i w:val="0"/>
          <w:iCs w:val="0"/>
          <w:noProof w:val="0"/>
          <w:sz w:val="22"/>
          <w:szCs w:val="22"/>
        </w:rPr>
      </w:pPr>
    </w:p>
    <w:p w14:paraId="6D2216E3" w14:textId="77777777" w:rsidR="000D31A3" w:rsidRDefault="000D31A3" w:rsidP="00753253">
      <w:pPr>
        <w:pStyle w:val="Caption"/>
        <w:rPr>
          <w:rFonts w:cs="Arial"/>
          <w:i w:val="0"/>
          <w:iCs w:val="0"/>
          <w:noProof w:val="0"/>
          <w:sz w:val="22"/>
          <w:szCs w:val="22"/>
        </w:rPr>
      </w:pPr>
    </w:p>
    <w:p w14:paraId="4FD4F34E" w14:textId="77777777" w:rsidR="000D31A3" w:rsidRDefault="000D31A3" w:rsidP="00753253">
      <w:pPr>
        <w:pStyle w:val="Caption"/>
      </w:pPr>
    </w:p>
    <w:p w14:paraId="1BEBDE7D" w14:textId="77777777" w:rsidR="008D3DED" w:rsidRDefault="008D3DED" w:rsidP="008D3DED">
      <w:pPr>
        <w:rPr>
          <w:i/>
        </w:rPr>
      </w:pPr>
      <w:r w:rsidRPr="000929F7">
        <w:rPr>
          <w:i/>
        </w:rPr>
        <w:t>List all purchased components with both TS and GLV connections (at min motor controller and AMS)</w:t>
      </w:r>
    </w:p>
    <w:p w14:paraId="0A2A70C0" w14:textId="24A7D80F" w:rsidR="00DD05B8" w:rsidRPr="00DD05B8" w:rsidRDefault="00DD05B8" w:rsidP="008D3DED">
      <w:pPr>
        <w:rPr>
          <w:iCs/>
        </w:rPr>
      </w:pPr>
      <w:r>
        <w:rPr>
          <w:iCs/>
        </w:rPr>
        <w:t>Our AMS boards are powered from the TSV system so they do not have a GLV connection.  To ensure isolation there is a DC to DC converter between the cell and the AMS board</w:t>
      </w:r>
      <w:r w:rsidR="007256A4">
        <w:rPr>
          <w:i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BB1600" w:rsidP="00117AD4">
            <w:pPr>
              <w:pStyle w:val="Normal1"/>
              <w:keepNext/>
              <w:keepLines/>
              <w:spacing w:after="0"/>
            </w:pPr>
            <w:hyperlink r:id="rId45">
              <w:r w:rsidR="00A46A3F">
                <w:rPr>
                  <w:color w:val="0000FF"/>
                  <w:sz w:val="20"/>
                  <w:szCs w:val="20"/>
                  <w:u w:val="single"/>
                </w:rPr>
                <w:t>http://www.bender-es.com/fileadmin/products/doc/IR155-32xx-V004_D00115_D_XXEN.pdf</w:t>
              </w:r>
            </w:hyperlink>
            <w:hyperlink r:id="rId46">
              <w:r w:rsidR="00A46A3F" w:rsidRPr="00A46A3F">
                <w:rPr>
                  <w:rStyle w:val="Hyperlink"/>
                  <w:rFonts w:eastAsia="Calibri"/>
                  <w:lang w:eastAsia="zh-CN"/>
                </w:rPr>
                <w:t>http://www.bender-es.com/fileadmin/products/doc/IR155-32xx-V004_D00115_D_XXEN.pdf</w:t>
              </w:r>
            </w:hyperlink>
          </w:p>
          <w:p w14:paraId="0EF367CF" w14:textId="7462A2C8" w:rsidR="00A46A3F" w:rsidRDefault="00BB1600" w:rsidP="00EC6ABB">
            <w:pPr>
              <w:keepNext/>
              <w:keepLines/>
            </w:pPr>
            <w:hyperlink r:id="rId47">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6D3D36" w14:paraId="5C4EF95D" w14:textId="77777777" w:rsidTr="00A46A3F">
        <w:tc>
          <w:tcPr>
            <w:tcW w:w="1384" w:type="dxa"/>
            <w:shd w:val="clear" w:color="auto" w:fill="auto"/>
            <w:vAlign w:val="center"/>
          </w:tcPr>
          <w:p w14:paraId="4515F85B" w14:textId="7569329D" w:rsidR="006D3D36" w:rsidRDefault="006D3D36" w:rsidP="00EC6ABB">
            <w:pPr>
              <w:keepNext/>
              <w:keepLines/>
            </w:pPr>
            <w:r>
              <w:t>Curtis 1238 Motor Controller</w:t>
            </w:r>
          </w:p>
        </w:tc>
        <w:tc>
          <w:tcPr>
            <w:tcW w:w="1134" w:type="dxa"/>
            <w:shd w:val="clear" w:color="auto" w:fill="auto"/>
            <w:vAlign w:val="center"/>
          </w:tcPr>
          <w:p w14:paraId="76E596D8" w14:textId="5FC79B35" w:rsidR="006D3D36" w:rsidRDefault="006D3D36" w:rsidP="00EC6ABB">
            <w:pPr>
              <w:keepNext/>
              <w:keepLines/>
            </w:pPr>
            <w:r>
              <w:t>Only High Voltage</w:t>
            </w:r>
          </w:p>
        </w:tc>
        <w:tc>
          <w:tcPr>
            <w:tcW w:w="5387" w:type="dxa"/>
          </w:tcPr>
          <w:p w14:paraId="60D8C9DD" w14:textId="079A28EF" w:rsidR="006D3D36" w:rsidRDefault="006D3D36" w:rsidP="00EC6ABB">
            <w:pPr>
              <w:keepNext/>
              <w:keepLines/>
            </w:pPr>
            <w:hyperlink r:id="rId48" w:history="1">
              <w:r w:rsidRPr="008661A9">
                <w:rPr>
                  <w:rStyle w:val="Hyperlink"/>
                </w:rPr>
                <w:t>http://www.thunderstruck-ev.com/Manuals/1234_36_38%20Manual%20Rev%20Feb%2009.pdf</w:t>
              </w:r>
            </w:hyperlink>
            <w:r>
              <w:t xml:space="preserve"> </w:t>
            </w:r>
          </w:p>
        </w:tc>
        <w:tc>
          <w:tcPr>
            <w:tcW w:w="2013" w:type="dxa"/>
            <w:shd w:val="clear" w:color="auto" w:fill="auto"/>
            <w:vAlign w:val="center"/>
          </w:tcPr>
          <w:p w14:paraId="77C5049D" w14:textId="77777777" w:rsidR="006D3D36" w:rsidRDefault="006D3D36" w:rsidP="00EC6ABB">
            <w:pPr>
              <w:keepNext/>
              <w:keepLines/>
            </w:pPr>
          </w:p>
        </w:tc>
      </w:tr>
      <w:tr w:rsidR="006D3D36" w14:paraId="0EB95E6E" w14:textId="77777777" w:rsidTr="00A46A3F">
        <w:tc>
          <w:tcPr>
            <w:tcW w:w="1384" w:type="dxa"/>
            <w:shd w:val="clear" w:color="auto" w:fill="auto"/>
            <w:vAlign w:val="center"/>
          </w:tcPr>
          <w:p w14:paraId="5CC14837" w14:textId="77777777" w:rsidR="006D3D36" w:rsidRDefault="006D3D36" w:rsidP="00EC6ABB">
            <w:pPr>
              <w:keepNext/>
              <w:keepLines/>
            </w:pPr>
          </w:p>
        </w:tc>
        <w:tc>
          <w:tcPr>
            <w:tcW w:w="1134" w:type="dxa"/>
            <w:shd w:val="clear" w:color="auto" w:fill="auto"/>
            <w:vAlign w:val="center"/>
          </w:tcPr>
          <w:p w14:paraId="7DFC413D" w14:textId="77777777" w:rsidR="006D3D36" w:rsidRDefault="006D3D36" w:rsidP="00EC6ABB">
            <w:pPr>
              <w:keepNext/>
              <w:keepLines/>
            </w:pPr>
          </w:p>
        </w:tc>
        <w:tc>
          <w:tcPr>
            <w:tcW w:w="5387" w:type="dxa"/>
          </w:tcPr>
          <w:p w14:paraId="515FCA81" w14:textId="77777777" w:rsidR="006D3D36" w:rsidRDefault="006D3D36" w:rsidP="00EC6ABB">
            <w:pPr>
              <w:keepNext/>
              <w:keepLines/>
            </w:pPr>
          </w:p>
        </w:tc>
        <w:tc>
          <w:tcPr>
            <w:tcW w:w="2013" w:type="dxa"/>
            <w:shd w:val="clear" w:color="auto" w:fill="auto"/>
            <w:vAlign w:val="center"/>
          </w:tcPr>
          <w:p w14:paraId="62E88EC1" w14:textId="77777777" w:rsidR="006D3D36" w:rsidRDefault="006D3D36" w:rsidP="00EC6ABB">
            <w:pPr>
              <w:keepNext/>
              <w:keepLines/>
            </w:pPr>
          </w:p>
        </w:tc>
      </w:tr>
      <w:tr w:rsidR="006D3D36" w14:paraId="4410B997" w14:textId="77777777" w:rsidTr="00A46A3F">
        <w:tc>
          <w:tcPr>
            <w:tcW w:w="1384" w:type="dxa"/>
            <w:shd w:val="clear" w:color="auto" w:fill="auto"/>
            <w:vAlign w:val="center"/>
          </w:tcPr>
          <w:p w14:paraId="78684D0B" w14:textId="77777777" w:rsidR="006D3D36" w:rsidRDefault="006D3D36" w:rsidP="00EC6ABB">
            <w:pPr>
              <w:keepNext/>
              <w:keepLines/>
            </w:pPr>
          </w:p>
        </w:tc>
        <w:tc>
          <w:tcPr>
            <w:tcW w:w="1134" w:type="dxa"/>
            <w:shd w:val="clear" w:color="auto" w:fill="auto"/>
            <w:vAlign w:val="center"/>
          </w:tcPr>
          <w:p w14:paraId="546089D8" w14:textId="77777777" w:rsidR="006D3D36" w:rsidRDefault="006D3D36" w:rsidP="00EC6ABB">
            <w:pPr>
              <w:keepNext/>
              <w:keepLines/>
            </w:pPr>
          </w:p>
        </w:tc>
        <w:tc>
          <w:tcPr>
            <w:tcW w:w="5387" w:type="dxa"/>
          </w:tcPr>
          <w:p w14:paraId="1694FE36" w14:textId="77777777" w:rsidR="006D3D36" w:rsidRDefault="006D3D36" w:rsidP="00EC6ABB">
            <w:pPr>
              <w:keepNext/>
              <w:keepLines/>
            </w:pPr>
          </w:p>
        </w:tc>
        <w:tc>
          <w:tcPr>
            <w:tcW w:w="2013" w:type="dxa"/>
            <w:shd w:val="clear" w:color="auto" w:fill="auto"/>
            <w:vAlign w:val="center"/>
          </w:tcPr>
          <w:p w14:paraId="6CE90FD1" w14:textId="77777777" w:rsidR="006D3D36" w:rsidRDefault="006D3D36" w:rsidP="00EC6ABB">
            <w:pPr>
              <w:keepNext/>
              <w:keepLines/>
            </w:pPr>
          </w:p>
        </w:tc>
      </w:tr>
      <w:tr w:rsidR="006D3D36" w14:paraId="08314856" w14:textId="77777777" w:rsidTr="00A46A3F">
        <w:tc>
          <w:tcPr>
            <w:tcW w:w="1384" w:type="dxa"/>
            <w:shd w:val="clear" w:color="auto" w:fill="auto"/>
            <w:vAlign w:val="center"/>
          </w:tcPr>
          <w:p w14:paraId="50ACA8A7" w14:textId="77777777" w:rsidR="006D3D36" w:rsidRDefault="006D3D36" w:rsidP="00EC6ABB">
            <w:pPr>
              <w:keepNext/>
              <w:keepLines/>
            </w:pPr>
          </w:p>
        </w:tc>
        <w:tc>
          <w:tcPr>
            <w:tcW w:w="1134" w:type="dxa"/>
            <w:shd w:val="clear" w:color="auto" w:fill="auto"/>
            <w:vAlign w:val="center"/>
          </w:tcPr>
          <w:p w14:paraId="0ACEDD7F" w14:textId="77777777" w:rsidR="006D3D36" w:rsidRDefault="006D3D36" w:rsidP="00EC6ABB">
            <w:pPr>
              <w:keepNext/>
              <w:keepLines/>
            </w:pPr>
          </w:p>
        </w:tc>
        <w:tc>
          <w:tcPr>
            <w:tcW w:w="5387" w:type="dxa"/>
          </w:tcPr>
          <w:p w14:paraId="3D1407E9" w14:textId="77777777" w:rsidR="006D3D36" w:rsidRDefault="006D3D36" w:rsidP="00EC6ABB">
            <w:pPr>
              <w:keepNext/>
              <w:keepLines/>
            </w:pPr>
          </w:p>
        </w:tc>
        <w:tc>
          <w:tcPr>
            <w:tcW w:w="2013" w:type="dxa"/>
            <w:shd w:val="clear" w:color="auto" w:fill="auto"/>
            <w:vAlign w:val="center"/>
          </w:tcPr>
          <w:p w14:paraId="44804704" w14:textId="77777777" w:rsidR="006D3D36" w:rsidRDefault="006D3D36" w:rsidP="00EC6ABB">
            <w:pPr>
              <w:keepNext/>
              <w:keepLines/>
            </w:pPr>
          </w:p>
        </w:tc>
      </w:tr>
      <w:tr w:rsidR="006D3D36" w14:paraId="6432B9E6" w14:textId="77777777" w:rsidTr="00A46A3F">
        <w:tc>
          <w:tcPr>
            <w:tcW w:w="1384" w:type="dxa"/>
            <w:shd w:val="clear" w:color="auto" w:fill="auto"/>
            <w:vAlign w:val="center"/>
          </w:tcPr>
          <w:p w14:paraId="65B0C396" w14:textId="77777777" w:rsidR="006D3D36" w:rsidRDefault="006D3D36" w:rsidP="00EC6ABB">
            <w:pPr>
              <w:keepNext/>
              <w:keepLines/>
            </w:pPr>
          </w:p>
        </w:tc>
        <w:tc>
          <w:tcPr>
            <w:tcW w:w="1134" w:type="dxa"/>
            <w:shd w:val="clear" w:color="auto" w:fill="auto"/>
            <w:vAlign w:val="center"/>
          </w:tcPr>
          <w:p w14:paraId="494C421C" w14:textId="77777777" w:rsidR="006D3D36" w:rsidRDefault="006D3D36" w:rsidP="00EC6ABB">
            <w:pPr>
              <w:keepNext/>
              <w:keepLines/>
            </w:pPr>
          </w:p>
        </w:tc>
        <w:tc>
          <w:tcPr>
            <w:tcW w:w="5387" w:type="dxa"/>
          </w:tcPr>
          <w:p w14:paraId="0D91063D" w14:textId="77777777" w:rsidR="006D3D36" w:rsidRDefault="006D3D36" w:rsidP="00EC6ABB">
            <w:pPr>
              <w:keepNext/>
              <w:keepLines/>
            </w:pPr>
          </w:p>
        </w:tc>
        <w:tc>
          <w:tcPr>
            <w:tcW w:w="2013" w:type="dxa"/>
            <w:shd w:val="clear" w:color="auto" w:fill="auto"/>
            <w:vAlign w:val="center"/>
          </w:tcPr>
          <w:p w14:paraId="0FA91261" w14:textId="77777777" w:rsidR="006D3D36" w:rsidRDefault="006D3D36" w:rsidP="00EC6ABB">
            <w:pPr>
              <w:keepNext/>
              <w:keepLines/>
            </w:pPr>
          </w:p>
        </w:tc>
      </w:tr>
      <w:tr w:rsidR="006D3D36" w14:paraId="155F9F6D" w14:textId="77777777" w:rsidTr="00A46A3F">
        <w:tc>
          <w:tcPr>
            <w:tcW w:w="1384" w:type="dxa"/>
            <w:shd w:val="clear" w:color="auto" w:fill="auto"/>
            <w:vAlign w:val="center"/>
          </w:tcPr>
          <w:p w14:paraId="0912A245" w14:textId="77777777" w:rsidR="006D3D36" w:rsidRDefault="006D3D36" w:rsidP="00EC6ABB">
            <w:pPr>
              <w:keepNext/>
              <w:keepLines/>
            </w:pPr>
          </w:p>
        </w:tc>
        <w:tc>
          <w:tcPr>
            <w:tcW w:w="1134" w:type="dxa"/>
            <w:shd w:val="clear" w:color="auto" w:fill="auto"/>
            <w:vAlign w:val="center"/>
          </w:tcPr>
          <w:p w14:paraId="2AE7F241" w14:textId="77777777" w:rsidR="006D3D36" w:rsidRDefault="006D3D36" w:rsidP="00EC6ABB">
            <w:pPr>
              <w:keepNext/>
              <w:keepLines/>
            </w:pPr>
          </w:p>
        </w:tc>
        <w:tc>
          <w:tcPr>
            <w:tcW w:w="5387" w:type="dxa"/>
          </w:tcPr>
          <w:p w14:paraId="1F458281" w14:textId="77777777" w:rsidR="006D3D36" w:rsidRDefault="006D3D36" w:rsidP="00EC6ABB">
            <w:pPr>
              <w:keepNext/>
              <w:keepLines/>
            </w:pPr>
          </w:p>
        </w:tc>
        <w:tc>
          <w:tcPr>
            <w:tcW w:w="2013" w:type="dxa"/>
            <w:shd w:val="clear" w:color="auto" w:fill="auto"/>
            <w:vAlign w:val="center"/>
          </w:tcPr>
          <w:p w14:paraId="48AC4F00" w14:textId="77777777" w:rsidR="006D3D36" w:rsidRDefault="006D3D36"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40" w:name="_Toc442209105"/>
      <w:r>
        <w:t>Isolation &amp; Insulation</w:t>
      </w:r>
      <w:bookmarkEnd w:id="40"/>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41"/>
            <w:r>
              <w:t>?</w:t>
            </w:r>
            <w:commentRangeEnd w:id="41"/>
            <w:r w:rsidR="00E96184">
              <w:rPr>
                <w:rStyle w:val="CommentReference"/>
              </w:rPr>
              <w:commentReference w:id="41"/>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r w:rsidRPr="00E93CB9">
              <w:rPr>
                <w:rFonts w:eastAsia="Times New Roman"/>
                <w:color w:val="000000"/>
              </w:rPr>
              <w:t xml:space="preserve">Can bus isolation description. </w:t>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CCE72F0" w:rsidR="005F13CF" w:rsidRDefault="005424E4" w:rsidP="005F13CF">
            <w:pPr>
              <w:keepNext/>
              <w:keepLines/>
            </w:pPr>
            <w:r>
              <w:t>N/A</w:t>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 xml:space="preserve">Safety Loop Isolation, </w:t>
            </w:r>
            <w:proofErr w:type="spellStart"/>
            <w:r w:rsidRPr="00E93CB9">
              <w:rPr>
                <w:rFonts w:eastAsia="Times New Roman"/>
                <w:color w:val="000000"/>
              </w:rPr>
              <w:t>Galvanically</w:t>
            </w:r>
            <w:proofErr w:type="spellEnd"/>
            <w:r w:rsidRPr="00E93CB9">
              <w:rPr>
                <w:rFonts w:eastAsia="Times New Roman"/>
                <w:color w:val="000000"/>
              </w:rPr>
              <w:t xml:space="preserve">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42"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42"/>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 xml:space="preserve">UL </w:t>
            </w:r>
            <w:proofErr w:type="spellStart"/>
            <w:r>
              <w:t>Recog-nized</w:t>
            </w:r>
            <w:proofErr w:type="spellEnd"/>
            <w:r>
              <w:t xml:space="preserve"> ?</w:t>
            </w:r>
          </w:p>
        </w:tc>
        <w:tc>
          <w:tcPr>
            <w:tcW w:w="1260" w:type="dxa"/>
            <w:shd w:val="clear" w:color="auto" w:fill="auto"/>
            <w:vAlign w:val="bottom"/>
          </w:tcPr>
          <w:p w14:paraId="3F50C822" w14:textId="77777777" w:rsidR="00033272" w:rsidRPr="00C124D2" w:rsidRDefault="00033272" w:rsidP="00FE5554">
            <w:pPr>
              <w:pStyle w:val="TableHeading"/>
            </w:pPr>
            <w:r>
              <w:t>Rated Temper-</w:t>
            </w:r>
            <w:proofErr w:type="spellStart"/>
            <w:r>
              <w:t>ature</w:t>
            </w:r>
            <w:proofErr w:type="spellEnd"/>
            <w:r>
              <w:t xml:space="preserv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43" w:name="_Ref433034964"/>
      <w:bookmarkStart w:id="44" w:name="_Ref433034959"/>
      <w:bookmarkStart w:id="45"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43"/>
      <w:r>
        <w:t>- Insulating Materials</w:t>
      </w:r>
      <w:bookmarkEnd w:id="44"/>
      <w:bookmarkEnd w:id="45"/>
    </w:p>
    <w:p w14:paraId="57C1EE50" w14:textId="77777777" w:rsidR="00FE1402" w:rsidRPr="00FE1402" w:rsidRDefault="00450834" w:rsidP="00F36550">
      <w:pPr>
        <w:pStyle w:val="Heading2"/>
        <w:spacing w:after="0"/>
      </w:pPr>
      <w:bookmarkStart w:id="46" w:name="_Toc442209106"/>
      <w:commentRangeStart w:id="47"/>
      <w:r>
        <w:lastRenderedPageBreak/>
        <w:t>Conduit</w:t>
      </w:r>
      <w:bookmarkEnd w:id="46"/>
      <w:commentRangeEnd w:id="47"/>
      <w:r w:rsidR="00D130F9">
        <w:rPr>
          <w:rStyle w:val="CommentReference"/>
          <w:rFonts w:eastAsia="Calibri" w:cs="Arial"/>
          <w:b w:val="0"/>
          <w:bCs w:val="0"/>
          <w:color w:val="auto"/>
        </w:rPr>
        <w:commentReference w:id="47"/>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48"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48"/>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49" w:name="_Toc442209107"/>
      <w:r w:rsidRPr="000134F4">
        <w:t>Shielded dual-insulated cable</w:t>
      </w:r>
      <w:bookmarkEnd w:id="49"/>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50"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50"/>
    </w:p>
    <w:p w14:paraId="67C03114" w14:textId="77777777" w:rsidR="00F36550" w:rsidRDefault="00450834" w:rsidP="00F36550">
      <w:pPr>
        <w:pStyle w:val="Heading2"/>
        <w:spacing w:after="0"/>
      </w:pPr>
      <w:bookmarkStart w:id="51" w:name="_Toc442209108"/>
      <w:commentRangeStart w:id="52"/>
      <w:r>
        <w:t>Firewall(s)</w:t>
      </w:r>
      <w:bookmarkEnd w:id="51"/>
      <w:commentRangeEnd w:id="52"/>
      <w:r w:rsidR="009B2AB7">
        <w:rPr>
          <w:rStyle w:val="CommentReference"/>
          <w:rFonts w:eastAsia="Calibri" w:cs="Arial"/>
          <w:b w:val="0"/>
          <w:bCs w:val="0"/>
          <w:color w:val="auto"/>
        </w:rPr>
        <w:commentReference w:id="52"/>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53" w:name="_Toc442209109"/>
      <w:r>
        <w:lastRenderedPageBreak/>
        <w:t xml:space="preserve">Electric </w:t>
      </w:r>
      <w:r w:rsidR="006A04F7">
        <w:t>Tractive System</w:t>
      </w:r>
      <w:bookmarkEnd w:id="53"/>
      <w:r w:rsidR="00C95CE5">
        <w:rPr>
          <w:rFonts w:eastAsia="Arial" w:cs="Arial"/>
        </w:rPr>
        <w:t xml:space="preserve"> </w:t>
      </w:r>
    </w:p>
    <w:p w14:paraId="53766355"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A21BA86" w:rsidR="00C1229B" w:rsidRPr="00451073" w:rsidRDefault="00251976" w:rsidP="00D35706">
            <w:pPr>
              <w:pStyle w:val="TableContents"/>
            </w:pPr>
            <w:r>
              <w:t>Greg Flynn</w:t>
            </w: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36DAA3FB" w:rsidR="00C1229B" w:rsidRPr="00451073" w:rsidRDefault="00251976" w:rsidP="00251976">
            <w:pPr>
              <w:pStyle w:val="TableContents"/>
            </w:pPr>
            <w:r>
              <w:t>flynng@lafayette.edu</w:t>
            </w: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54" w:name="_Toc442209110"/>
      <w:r>
        <w:t>Motor</w:t>
      </w:r>
      <w:r w:rsidR="007E3A4E">
        <w:rPr>
          <w:rFonts w:eastAsia="Arial" w:cs="Arial"/>
        </w:rPr>
        <w:t>(s)</w:t>
      </w:r>
      <w:bookmarkEnd w:id="54"/>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940833" w14:paraId="5533A4ED" w14:textId="77777777" w:rsidTr="00656123">
        <w:tc>
          <w:tcPr>
            <w:tcW w:w="4536" w:type="dxa"/>
            <w:shd w:val="clear" w:color="auto" w:fill="auto"/>
            <w:vAlign w:val="center"/>
          </w:tcPr>
          <w:p w14:paraId="02FE824F" w14:textId="73C3BAEA" w:rsidR="00940833" w:rsidRPr="00656123" w:rsidRDefault="00940833" w:rsidP="00656123">
            <w:pPr>
              <w:pStyle w:val="TableContents"/>
            </w:pPr>
            <w:r w:rsidRPr="00656123">
              <w:t>Manufacturer and Model:</w:t>
            </w:r>
          </w:p>
        </w:tc>
        <w:tc>
          <w:tcPr>
            <w:tcW w:w="4536" w:type="dxa"/>
            <w:shd w:val="clear" w:color="auto" w:fill="auto"/>
            <w:vAlign w:val="center"/>
          </w:tcPr>
          <w:p w14:paraId="78D9C3A6" w14:textId="36E68876" w:rsidR="00940833" w:rsidRDefault="00940833" w:rsidP="00034976">
            <w:pPr>
              <w:pStyle w:val="TableContents"/>
            </w:pPr>
            <w:r>
              <w:t>HPEVS AC 50</w:t>
            </w:r>
          </w:p>
        </w:tc>
      </w:tr>
      <w:tr w:rsidR="00940833" w14:paraId="4C36AB49" w14:textId="77777777" w:rsidTr="00656123">
        <w:tc>
          <w:tcPr>
            <w:tcW w:w="4536" w:type="dxa"/>
            <w:shd w:val="clear" w:color="auto" w:fill="auto"/>
            <w:vAlign w:val="center"/>
          </w:tcPr>
          <w:p w14:paraId="394AFEFA" w14:textId="4287A50C" w:rsidR="00940833" w:rsidRPr="00656123" w:rsidRDefault="00940833" w:rsidP="00656123">
            <w:pPr>
              <w:pStyle w:val="TableContents"/>
            </w:pPr>
            <w:r w:rsidRPr="00656123">
              <w:t>Motor type (PM, Induction, DC Brush)</w:t>
            </w:r>
          </w:p>
        </w:tc>
        <w:tc>
          <w:tcPr>
            <w:tcW w:w="4536" w:type="dxa"/>
            <w:shd w:val="clear" w:color="auto" w:fill="auto"/>
            <w:vAlign w:val="center"/>
          </w:tcPr>
          <w:p w14:paraId="0D247F5C" w14:textId="68D3970C" w:rsidR="00940833" w:rsidRDefault="00940833" w:rsidP="001C147E">
            <w:pPr>
              <w:pStyle w:val="TableContents"/>
            </w:pPr>
            <w:r>
              <w:t>Induction</w:t>
            </w:r>
          </w:p>
        </w:tc>
      </w:tr>
      <w:tr w:rsidR="00940833" w14:paraId="080BA9EB" w14:textId="77777777" w:rsidTr="00656123">
        <w:tc>
          <w:tcPr>
            <w:tcW w:w="4536" w:type="dxa"/>
            <w:shd w:val="clear" w:color="auto" w:fill="auto"/>
            <w:vAlign w:val="center"/>
          </w:tcPr>
          <w:p w14:paraId="6855F891" w14:textId="4C171723" w:rsidR="00940833" w:rsidRPr="00656123" w:rsidRDefault="00940833" w:rsidP="00656123">
            <w:pPr>
              <w:pStyle w:val="TableContents"/>
            </w:pPr>
            <w:r w:rsidRPr="00656123">
              <w:t>Number of motors of this type used</w:t>
            </w:r>
          </w:p>
        </w:tc>
        <w:tc>
          <w:tcPr>
            <w:tcW w:w="4536" w:type="dxa"/>
            <w:shd w:val="clear" w:color="auto" w:fill="auto"/>
            <w:vAlign w:val="center"/>
          </w:tcPr>
          <w:p w14:paraId="452DC5D7" w14:textId="2CDF6731" w:rsidR="00940833" w:rsidRDefault="00940833" w:rsidP="00034976">
            <w:pPr>
              <w:pStyle w:val="TableContents"/>
            </w:pPr>
            <w:r>
              <w:t>1</w:t>
            </w:r>
          </w:p>
        </w:tc>
      </w:tr>
      <w:tr w:rsidR="00940833" w14:paraId="6DE39D2E" w14:textId="77777777" w:rsidTr="00656123">
        <w:tc>
          <w:tcPr>
            <w:tcW w:w="4536" w:type="dxa"/>
            <w:shd w:val="clear" w:color="auto" w:fill="auto"/>
            <w:vAlign w:val="center"/>
          </w:tcPr>
          <w:p w14:paraId="4282438F" w14:textId="7325DD67" w:rsidR="00940833" w:rsidRPr="00656123" w:rsidRDefault="00940833" w:rsidP="00656123">
            <w:pPr>
              <w:pStyle w:val="TableContents"/>
            </w:pPr>
            <w:r w:rsidRPr="00656123">
              <w:t>Nominal motor voltage (</w:t>
            </w:r>
            <w:proofErr w:type="spellStart"/>
            <w:r w:rsidRPr="00656123">
              <w:t>Vrms</w:t>
            </w:r>
            <w:proofErr w:type="spellEnd"/>
            <w:r w:rsidRPr="00656123">
              <w:t xml:space="preserve"> l-l or </w:t>
            </w:r>
            <w:proofErr w:type="spellStart"/>
            <w:r w:rsidRPr="00656123">
              <w:t>Vdc</w:t>
            </w:r>
            <w:proofErr w:type="spellEnd"/>
            <w:r w:rsidRPr="00656123">
              <w:t>)</w:t>
            </w:r>
          </w:p>
        </w:tc>
        <w:tc>
          <w:tcPr>
            <w:tcW w:w="4536" w:type="dxa"/>
            <w:shd w:val="clear" w:color="auto" w:fill="auto"/>
            <w:vAlign w:val="center"/>
          </w:tcPr>
          <w:p w14:paraId="1A669EB7" w14:textId="0EABBBEC" w:rsidR="00940833" w:rsidRDefault="00940833" w:rsidP="00034976">
            <w:pPr>
              <w:pStyle w:val="TableContents"/>
            </w:pPr>
            <w:r>
              <w:t>96V</w:t>
            </w:r>
          </w:p>
        </w:tc>
      </w:tr>
      <w:tr w:rsidR="00940833" w14:paraId="1F9E603F" w14:textId="77777777" w:rsidTr="00656123">
        <w:tc>
          <w:tcPr>
            <w:tcW w:w="4536" w:type="dxa"/>
            <w:shd w:val="clear" w:color="auto" w:fill="auto"/>
            <w:vAlign w:val="center"/>
          </w:tcPr>
          <w:p w14:paraId="5011F196" w14:textId="6FB3F7C5" w:rsidR="00940833" w:rsidRPr="00656123" w:rsidRDefault="00940833" w:rsidP="00656123">
            <w:pPr>
              <w:pStyle w:val="TableContents"/>
            </w:pPr>
            <w:r w:rsidRPr="00656123">
              <w:t>Nominal / Peak motor current (A or A/phase)</w:t>
            </w:r>
          </w:p>
        </w:tc>
        <w:tc>
          <w:tcPr>
            <w:tcW w:w="4536" w:type="dxa"/>
            <w:shd w:val="clear" w:color="auto" w:fill="auto"/>
            <w:vAlign w:val="center"/>
          </w:tcPr>
          <w:p w14:paraId="5B6DD557" w14:textId="242515C3" w:rsidR="00940833" w:rsidRPr="00656123" w:rsidRDefault="00940833" w:rsidP="00656123">
            <w:pPr>
              <w:pStyle w:val="TableContents"/>
            </w:pPr>
            <w:r w:rsidRPr="00656123">
              <w:t xml:space="preserve"> Nom:</w:t>
            </w:r>
            <w:r>
              <w:t xml:space="preserve"> 200A</w:t>
            </w:r>
            <w:r w:rsidRPr="00656123">
              <w:t xml:space="preserve">                    / Peak:</w:t>
            </w:r>
            <w:r>
              <w:t xml:space="preserve"> 600A</w:t>
            </w:r>
          </w:p>
        </w:tc>
      </w:tr>
      <w:tr w:rsidR="00940833" w14:paraId="234BDD0E" w14:textId="77777777" w:rsidTr="00656123">
        <w:tc>
          <w:tcPr>
            <w:tcW w:w="4536" w:type="dxa"/>
            <w:shd w:val="clear" w:color="auto" w:fill="auto"/>
            <w:vAlign w:val="center"/>
          </w:tcPr>
          <w:p w14:paraId="19DF0B1C" w14:textId="240A93C6" w:rsidR="00940833" w:rsidRPr="00656123" w:rsidRDefault="00940833" w:rsidP="00656123">
            <w:pPr>
              <w:pStyle w:val="TableContents"/>
            </w:pPr>
            <w:r w:rsidRPr="00656123">
              <w:t>Nominal / Peak motor power</w:t>
            </w:r>
          </w:p>
        </w:tc>
        <w:tc>
          <w:tcPr>
            <w:tcW w:w="4536" w:type="dxa"/>
            <w:shd w:val="clear" w:color="auto" w:fill="auto"/>
            <w:vAlign w:val="center"/>
          </w:tcPr>
          <w:p w14:paraId="1CB9E9D2" w14:textId="0E8B91A2" w:rsidR="00940833" w:rsidRPr="00656123" w:rsidRDefault="00940833" w:rsidP="00656123">
            <w:pPr>
              <w:pStyle w:val="TableContents"/>
            </w:pPr>
            <w:r w:rsidRPr="00656123">
              <w:t xml:space="preserve"> Nom:</w:t>
            </w:r>
            <w:r>
              <w:t xml:space="preserve"> 18HP</w:t>
            </w:r>
            <w:r w:rsidRPr="00656123">
              <w:t xml:space="preserve">                   / Peak:</w:t>
            </w:r>
            <w:r>
              <w:t xml:space="preserve"> 71 HP</w:t>
            </w:r>
          </w:p>
        </w:tc>
      </w:tr>
      <w:tr w:rsidR="00940833" w14:paraId="2030D0AF" w14:textId="77777777" w:rsidTr="00656123">
        <w:tc>
          <w:tcPr>
            <w:tcW w:w="4536" w:type="dxa"/>
            <w:shd w:val="clear" w:color="auto" w:fill="auto"/>
            <w:vAlign w:val="center"/>
          </w:tcPr>
          <w:p w14:paraId="306C2BAB" w14:textId="1A9C23CD" w:rsidR="00940833" w:rsidRPr="00656123" w:rsidRDefault="00940833" w:rsidP="00656123">
            <w:pPr>
              <w:pStyle w:val="TableContents"/>
            </w:pPr>
            <w:r w:rsidRPr="00656123">
              <w:t>Motor wiring – conductor size and type</w:t>
            </w:r>
          </w:p>
        </w:tc>
        <w:tc>
          <w:tcPr>
            <w:tcW w:w="4536" w:type="dxa"/>
            <w:shd w:val="clear" w:color="auto" w:fill="auto"/>
            <w:vAlign w:val="center"/>
          </w:tcPr>
          <w:p w14:paraId="40D400D5" w14:textId="0424A211" w:rsidR="00940833" w:rsidRDefault="009453EB" w:rsidP="00034976">
            <w:pPr>
              <w:pStyle w:val="TableContents"/>
            </w:pPr>
            <w:r>
              <w:t xml:space="preserve"> 3/8” Ring Connectors w/ 00</w:t>
            </w:r>
            <w:r w:rsidR="00940833">
              <w:t xml:space="preserve"> Gauge Copper Wire</w:t>
            </w:r>
          </w:p>
        </w:tc>
      </w:tr>
    </w:tbl>
    <w:p w14:paraId="0BC2933B" w14:textId="77777777" w:rsidR="00C95CE5" w:rsidRDefault="00C95CE5" w:rsidP="00753253">
      <w:pPr>
        <w:pStyle w:val="Table"/>
      </w:pPr>
      <w:bookmarkStart w:id="55"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55"/>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56" w:name="_Toc442209111"/>
      <w:bookmarkStart w:id="57" w:name="_Toc371591206"/>
      <w:bookmarkEnd w:id="12"/>
      <w:r w:rsidRPr="00C56F40">
        <w:t>Motor</w:t>
      </w:r>
      <w:r w:rsidRPr="00C56F40">
        <w:rPr>
          <w:rFonts w:eastAsia="Arial" w:cs="Arial"/>
        </w:rPr>
        <w:t xml:space="preserve"> </w:t>
      </w:r>
      <w:r>
        <w:t>C</w:t>
      </w:r>
      <w:r w:rsidRPr="00C56F40">
        <w:t>ontroller</w:t>
      </w:r>
      <w:bookmarkEnd w:id="56"/>
    </w:p>
    <w:p w14:paraId="0485A68A" w14:textId="77777777" w:rsidR="00457658" w:rsidRDefault="00457658"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p w14:paraId="32B5142E" w14:textId="77777777" w:rsidR="00096596" w:rsidRPr="00D30C71" w:rsidRDefault="00096596" w:rsidP="00096596">
      <w:pPr>
        <w:spacing w:after="0"/>
        <w:rPr>
          <w:iCs/>
          <w:u w:val="single"/>
        </w:rPr>
      </w:pPr>
      <w:r>
        <w:rPr>
          <w:iCs/>
        </w:rPr>
        <w:t>We are using the Curtis 1238 due to its voltage rating allowing for 96V input and 24V isolation as 24V is used for our GLV power.</w:t>
      </w:r>
    </w:p>
    <w:p w14:paraId="584A3A8D" w14:textId="77777777" w:rsidR="00096596" w:rsidRPr="00096596" w:rsidRDefault="00096596" w:rsidP="00F36550">
      <w:pPr>
        <w:spacing w:after="0"/>
        <w:rPr>
          <w:u w:val="single"/>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141363" w14:paraId="3CD471DF" w14:textId="77777777" w:rsidTr="00656123">
        <w:tc>
          <w:tcPr>
            <w:tcW w:w="4536" w:type="dxa"/>
            <w:shd w:val="clear" w:color="auto" w:fill="auto"/>
            <w:vAlign w:val="center"/>
          </w:tcPr>
          <w:p w14:paraId="1652A25A" w14:textId="43ABB506" w:rsidR="00141363" w:rsidRDefault="00141363" w:rsidP="00656123">
            <w:pPr>
              <w:pStyle w:val="TableContents"/>
            </w:pPr>
            <w:r>
              <w:t>Manufacturer and Model:</w:t>
            </w:r>
          </w:p>
        </w:tc>
        <w:tc>
          <w:tcPr>
            <w:tcW w:w="4536" w:type="dxa"/>
            <w:shd w:val="clear" w:color="auto" w:fill="auto"/>
            <w:vAlign w:val="center"/>
          </w:tcPr>
          <w:p w14:paraId="7B2B07BA" w14:textId="6AE48FA6" w:rsidR="00141363" w:rsidRDefault="00141363" w:rsidP="00656123">
            <w:pPr>
              <w:pStyle w:val="TableContents"/>
            </w:pPr>
            <w:r>
              <w:t>Curtis 1238</w:t>
            </w:r>
          </w:p>
        </w:tc>
      </w:tr>
      <w:tr w:rsidR="00141363" w14:paraId="6546B50A" w14:textId="77777777" w:rsidTr="00656123">
        <w:tc>
          <w:tcPr>
            <w:tcW w:w="4536" w:type="dxa"/>
            <w:shd w:val="clear" w:color="auto" w:fill="auto"/>
            <w:vAlign w:val="center"/>
          </w:tcPr>
          <w:p w14:paraId="3D215B71" w14:textId="72E7D6DF" w:rsidR="00141363" w:rsidRDefault="00141363" w:rsidP="00656123">
            <w:pPr>
              <w:pStyle w:val="TableContents"/>
            </w:pPr>
            <w:r>
              <w:t>Number of controllers of this type used:</w:t>
            </w:r>
          </w:p>
        </w:tc>
        <w:tc>
          <w:tcPr>
            <w:tcW w:w="4536" w:type="dxa"/>
            <w:shd w:val="clear" w:color="auto" w:fill="auto"/>
            <w:vAlign w:val="center"/>
          </w:tcPr>
          <w:p w14:paraId="43BDD950" w14:textId="66BCB8A0" w:rsidR="00141363" w:rsidRDefault="00141363" w:rsidP="00656123">
            <w:pPr>
              <w:pStyle w:val="TableContents"/>
            </w:pPr>
            <w:r>
              <w:t>1</w:t>
            </w:r>
          </w:p>
        </w:tc>
      </w:tr>
      <w:tr w:rsidR="00141363" w14:paraId="1C9E47DA" w14:textId="77777777" w:rsidTr="00656123">
        <w:tc>
          <w:tcPr>
            <w:tcW w:w="4536" w:type="dxa"/>
            <w:shd w:val="clear" w:color="auto" w:fill="auto"/>
            <w:vAlign w:val="center"/>
          </w:tcPr>
          <w:p w14:paraId="649C3ECF" w14:textId="35870D4A" w:rsidR="00141363" w:rsidRDefault="00141363" w:rsidP="00656123">
            <w:pPr>
              <w:pStyle w:val="TableContents"/>
            </w:pPr>
            <w:r>
              <w:t>Maximum Input voltage:</w:t>
            </w:r>
          </w:p>
        </w:tc>
        <w:tc>
          <w:tcPr>
            <w:tcW w:w="4536" w:type="dxa"/>
            <w:shd w:val="clear" w:color="auto" w:fill="auto"/>
            <w:vAlign w:val="center"/>
          </w:tcPr>
          <w:p w14:paraId="592286E8" w14:textId="6F95AA72" w:rsidR="00141363" w:rsidRDefault="00141363" w:rsidP="00656123">
            <w:pPr>
              <w:pStyle w:val="TableContents"/>
            </w:pPr>
            <w:r>
              <w:t>96V</w:t>
            </w:r>
          </w:p>
        </w:tc>
      </w:tr>
      <w:tr w:rsidR="00141363" w14:paraId="064C14A7" w14:textId="77777777" w:rsidTr="00656123">
        <w:tc>
          <w:tcPr>
            <w:tcW w:w="4536" w:type="dxa"/>
            <w:shd w:val="clear" w:color="auto" w:fill="auto"/>
            <w:vAlign w:val="center"/>
          </w:tcPr>
          <w:p w14:paraId="7F373A4D" w14:textId="5A323CCE" w:rsidR="00141363" w:rsidRDefault="00141363" w:rsidP="00656123">
            <w:pPr>
              <w:pStyle w:val="TableContents"/>
            </w:pPr>
            <w:r>
              <w:lastRenderedPageBreak/>
              <w:t>Nominal Input Current (A)</w:t>
            </w:r>
          </w:p>
        </w:tc>
        <w:tc>
          <w:tcPr>
            <w:tcW w:w="4536" w:type="dxa"/>
            <w:shd w:val="clear" w:color="auto" w:fill="auto"/>
            <w:vAlign w:val="center"/>
          </w:tcPr>
          <w:p w14:paraId="04C4A073" w14:textId="5453831A" w:rsidR="00141363" w:rsidRDefault="00141363" w:rsidP="00656123">
            <w:pPr>
              <w:pStyle w:val="TableContents"/>
            </w:pPr>
            <w:r>
              <w:t>200A</w:t>
            </w:r>
          </w:p>
        </w:tc>
      </w:tr>
      <w:tr w:rsidR="00141363" w14:paraId="6D9DDE77" w14:textId="77777777" w:rsidTr="00656123">
        <w:tc>
          <w:tcPr>
            <w:tcW w:w="4536" w:type="dxa"/>
            <w:shd w:val="clear" w:color="auto" w:fill="auto"/>
            <w:vAlign w:val="center"/>
          </w:tcPr>
          <w:p w14:paraId="2FC0F8FA" w14:textId="06A7C201" w:rsidR="00141363" w:rsidRDefault="00141363" w:rsidP="00656123">
            <w:pPr>
              <w:pStyle w:val="TableContents"/>
            </w:pPr>
            <w:r>
              <w:t>Max Input Fuse (A) per Mfr.</w:t>
            </w:r>
          </w:p>
        </w:tc>
        <w:tc>
          <w:tcPr>
            <w:tcW w:w="4536" w:type="dxa"/>
            <w:shd w:val="clear" w:color="auto" w:fill="auto"/>
            <w:vAlign w:val="center"/>
          </w:tcPr>
          <w:p w14:paraId="191C4C0A" w14:textId="6CCA66B8" w:rsidR="00141363" w:rsidRDefault="00141363" w:rsidP="00656123">
            <w:pPr>
              <w:pStyle w:val="TableContents"/>
            </w:pPr>
            <w:r>
              <w:t>650A</w:t>
            </w:r>
          </w:p>
        </w:tc>
      </w:tr>
      <w:tr w:rsidR="00141363" w14:paraId="6C434095" w14:textId="77777777" w:rsidTr="00656123">
        <w:tc>
          <w:tcPr>
            <w:tcW w:w="4536" w:type="dxa"/>
            <w:shd w:val="clear" w:color="auto" w:fill="auto"/>
            <w:vAlign w:val="center"/>
          </w:tcPr>
          <w:p w14:paraId="5C6C7C55" w14:textId="6E4F5847" w:rsidR="00141363" w:rsidRDefault="00141363" w:rsidP="00656123">
            <w:pPr>
              <w:pStyle w:val="TableContents"/>
            </w:pPr>
            <w:r>
              <w:t>Output voltage (</w:t>
            </w:r>
            <w:proofErr w:type="spellStart"/>
            <w:r>
              <w:t>Vac</w:t>
            </w:r>
            <w:proofErr w:type="spellEnd"/>
            <w:r>
              <w:t xml:space="preserve"> l-l or </w:t>
            </w:r>
            <w:proofErr w:type="spellStart"/>
            <w:r>
              <w:t>Vdc</w:t>
            </w:r>
            <w:proofErr w:type="spellEnd"/>
            <w:r>
              <w:t>)</w:t>
            </w:r>
          </w:p>
        </w:tc>
        <w:tc>
          <w:tcPr>
            <w:tcW w:w="4536" w:type="dxa"/>
            <w:shd w:val="clear" w:color="auto" w:fill="auto"/>
            <w:vAlign w:val="center"/>
          </w:tcPr>
          <w:p w14:paraId="48EAA185" w14:textId="74FA89A3" w:rsidR="00141363" w:rsidRDefault="00141363" w:rsidP="00656123">
            <w:pPr>
              <w:pStyle w:val="TableContents"/>
            </w:pPr>
            <w:r>
              <w:t>96Vac</w:t>
            </w:r>
          </w:p>
        </w:tc>
      </w:tr>
      <w:tr w:rsidR="00141363" w14:paraId="185098F6" w14:textId="77777777" w:rsidTr="00656123">
        <w:tc>
          <w:tcPr>
            <w:tcW w:w="4536" w:type="dxa"/>
            <w:shd w:val="clear" w:color="auto" w:fill="auto"/>
            <w:vAlign w:val="center"/>
          </w:tcPr>
          <w:p w14:paraId="6B118917" w14:textId="08A7B3B2" w:rsidR="00141363" w:rsidDel="00773FC1" w:rsidRDefault="00141363" w:rsidP="00656123">
            <w:pPr>
              <w:pStyle w:val="TableContents"/>
            </w:pPr>
            <w:r>
              <w:t>Isolation voltage rating between GLV (power supply or control inputs) and TS connections</w:t>
            </w:r>
          </w:p>
        </w:tc>
        <w:tc>
          <w:tcPr>
            <w:tcW w:w="4536" w:type="dxa"/>
            <w:shd w:val="clear" w:color="auto" w:fill="auto"/>
            <w:vAlign w:val="center"/>
          </w:tcPr>
          <w:p w14:paraId="1AC52607" w14:textId="24A5718F" w:rsidR="00141363" w:rsidDel="00773FC1" w:rsidRDefault="00141363" w:rsidP="00656123">
            <w:pPr>
              <w:pStyle w:val="TableContents"/>
            </w:pPr>
            <w:r>
              <w:t>24-96V</w:t>
            </w:r>
          </w:p>
        </w:tc>
      </w:tr>
      <w:tr w:rsidR="00141363" w14:paraId="6A58A74D" w14:textId="77777777" w:rsidTr="00656123">
        <w:tc>
          <w:tcPr>
            <w:tcW w:w="4536" w:type="dxa"/>
            <w:shd w:val="clear" w:color="auto" w:fill="auto"/>
            <w:vAlign w:val="center"/>
          </w:tcPr>
          <w:p w14:paraId="6708D49B" w14:textId="40EF9AF1" w:rsidR="00141363" w:rsidRPr="00753253" w:rsidDel="00773FC1" w:rsidRDefault="00141363" w:rsidP="00656123">
            <w:pPr>
              <w:pStyle w:val="TableContents"/>
              <w:rPr>
                <w:b/>
              </w:rPr>
            </w:pPr>
            <w:r>
              <w:t>Is the accelerator</w:t>
            </w:r>
            <w:r w:rsidRPr="00457658">
              <w:t xml:space="preserve"> </w:t>
            </w:r>
            <w:proofErr w:type="spellStart"/>
            <w:r w:rsidRPr="00457658">
              <w:t>galvanically</w:t>
            </w:r>
            <w:proofErr w:type="spellEnd"/>
            <w:r w:rsidRPr="00457658">
              <w:t xml:space="preserve"> isolated from the Tractive Sy</w:t>
            </w:r>
            <w:r>
              <w:t xml:space="preserve">stem per </w:t>
            </w:r>
            <w:r w:rsidRPr="0087079E">
              <w:rPr>
                <w:b/>
              </w:rPr>
              <w:t>EV</w:t>
            </w:r>
            <w:r>
              <w:rPr>
                <w:b/>
              </w:rPr>
              <w:t>3.5 &amp; EV5</w:t>
            </w:r>
            <w:r>
              <w:t xml:space="preserve">? </w:t>
            </w:r>
          </w:p>
        </w:tc>
        <w:tc>
          <w:tcPr>
            <w:tcW w:w="4536" w:type="dxa"/>
            <w:shd w:val="clear" w:color="auto" w:fill="auto"/>
            <w:vAlign w:val="center"/>
          </w:tcPr>
          <w:p w14:paraId="58D123D6" w14:textId="07B1EF62" w:rsidR="00141363" w:rsidRPr="00656123" w:rsidDel="00773FC1" w:rsidRDefault="00141363" w:rsidP="00656123">
            <w:pPr>
              <w:pStyle w:val="TableContents"/>
              <w:rPr>
                <w:b/>
              </w:rPr>
            </w:pPr>
            <w:r>
              <w:rPr>
                <w:sz w:val="24"/>
              </w:rPr>
              <w:t xml:space="preserve">            </w:t>
            </w:r>
            <w:sdt>
              <w:sdtPr>
                <w:rPr>
                  <w:sz w:val="24"/>
                </w:rPr>
                <w:id w:val="-1552452914"/>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58"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58"/>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9"/>
          <w:footerReference w:type="even" r:id="rId50"/>
          <w:headerReference w:type="first" r:id="rId51"/>
          <w:footerReference w:type="first" r:id="rId52"/>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59" w:name="_Toc442209112"/>
      <w:r>
        <w:lastRenderedPageBreak/>
        <w:t>Tractive System Measurement</w:t>
      </w:r>
      <w:r>
        <w:rPr>
          <w:rFonts w:eastAsia="Arial" w:cs="Arial"/>
        </w:rPr>
        <w:t xml:space="preserve"> </w:t>
      </w:r>
      <w:r>
        <w:t>Points (TSMP)</w:t>
      </w:r>
      <w:bookmarkEnd w:id="59"/>
    </w:p>
    <w:p w14:paraId="6A49E090" w14:textId="4D9BE378" w:rsidR="00A4078E"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TSMP </w:t>
      </w:r>
      <w:r w:rsidR="00A4078E" w:rsidRPr="000929F7">
        <w:rPr>
          <w:i/>
        </w:rPr>
        <w:t xml:space="preserve">housing </w:t>
      </w:r>
      <w:r w:rsidRPr="000929F7">
        <w:rPr>
          <w:i/>
        </w:rPr>
        <w:t>and location. Describe TSMP electrical connection point.</w:t>
      </w:r>
    </w:p>
    <w:p w14:paraId="036D4A6F" w14:textId="77777777" w:rsidR="000A0E02" w:rsidRPr="00D30C71" w:rsidRDefault="000A0E02" w:rsidP="000A0E02">
      <w:pPr>
        <w:spacing w:after="0"/>
        <w:rPr>
          <w:iCs/>
        </w:rPr>
      </w:pPr>
      <w:r>
        <w:rPr>
          <w:iCs/>
        </w:rPr>
        <w:t>The TSMP will be mounted to the face of the TSI system box. This will be attached behind the driver and covered with a plastic case on a hinge. The measuring points themselves will be the specified 4mm shrouded banana jacks.</w:t>
      </w:r>
    </w:p>
    <w:p w14:paraId="4613DF60" w14:textId="77777777" w:rsidR="000A0E02" w:rsidRPr="000929F7" w:rsidRDefault="000A0E02"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60"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60"/>
    </w:p>
    <w:p w14:paraId="6FCA2919" w14:textId="77777777" w:rsidR="00FE1402" w:rsidRPr="00FE1402" w:rsidRDefault="00A4078E" w:rsidP="00F36550">
      <w:pPr>
        <w:pStyle w:val="Heading2"/>
        <w:spacing w:after="0"/>
      </w:pPr>
      <w:bookmarkStart w:id="61" w:name="_Toc442209113"/>
      <w:r>
        <w:t>Pre-</w:t>
      </w:r>
      <w:r w:rsidRPr="00FE1402">
        <w:t>Charge</w:t>
      </w:r>
      <w:r>
        <w:rPr>
          <w:rFonts w:eastAsia="Arial" w:cs="Arial"/>
        </w:rPr>
        <w:t xml:space="preserve"> </w:t>
      </w:r>
      <w:r>
        <w:t>circuitry</w:t>
      </w:r>
      <w:bookmarkEnd w:id="61"/>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 xml:space="preserve">Include a plot of resistor power </w:t>
      </w:r>
      <w:proofErr w:type="spellStart"/>
      <w:r w:rsidRPr="000929F7">
        <w:rPr>
          <w:i/>
        </w:rPr>
        <w:t>vs</w:t>
      </w:r>
      <w:proofErr w:type="spellEnd"/>
      <w:r w:rsidRPr="000929F7">
        <w:rPr>
          <w:i/>
        </w:rPr>
        <w:t xml:space="preserve"> time.</w:t>
      </w:r>
    </w:p>
    <w:p w14:paraId="742042C1" w14:textId="77777777" w:rsidR="008D372B" w:rsidRPr="00D30C71" w:rsidRDefault="008D372B" w:rsidP="007B3B8D">
      <w:pPr>
        <w:rPr>
          <w:i/>
        </w:rPr>
      </w:pPr>
      <w:r>
        <w:rPr>
          <w:iCs/>
        </w:rPr>
        <w:t>The pre-charge circuit we are using is included in the motor controller.</w:t>
      </w:r>
    </w:p>
    <w:p w14:paraId="48D406B4" w14:textId="77777777" w:rsidR="00FE1402" w:rsidRPr="000929F7" w:rsidRDefault="00FE1402" w:rsidP="0087079E">
      <w:pPr>
        <w:rPr>
          <w:i/>
        </w:rPr>
      </w:pPr>
    </w:p>
    <w:p w14:paraId="45D7804E" w14:textId="09B6604F" w:rsidR="00607ACA" w:rsidRDefault="00607ACA" w:rsidP="00A4078E">
      <w:pPr>
        <w:rPr>
          <w:i/>
        </w:rPr>
      </w:pPr>
      <w:r>
        <w:rPr>
          <w:i/>
          <w:noProof/>
          <w:lang w:eastAsia="en-US"/>
        </w:rPr>
        <mc:AlternateContent>
          <mc:Choice Requires="wpg">
            <w:drawing>
              <wp:anchor distT="0" distB="0" distL="114300" distR="114300" simplePos="0" relativeHeight="251668480" behindDoc="0" locked="0" layoutInCell="1" allowOverlap="1" wp14:anchorId="34996A53" wp14:editId="5DCF16F5">
                <wp:simplePos x="0" y="0"/>
                <wp:positionH relativeFrom="column">
                  <wp:posOffset>-3810</wp:posOffset>
                </wp:positionH>
                <wp:positionV relativeFrom="paragraph">
                  <wp:posOffset>-3810</wp:posOffset>
                </wp:positionV>
                <wp:extent cx="6126480" cy="531622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126480" cy="5316220"/>
                          <a:chOff x="0" y="0"/>
                          <a:chExt cx="6126480" cy="5316220"/>
                        </a:xfrm>
                      </wpg:grpSpPr>
                      <pic:pic xmlns:pic="http://schemas.openxmlformats.org/drawingml/2006/picture">
                        <pic:nvPicPr>
                          <pic:cNvPr id="26" name="Picture 2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6126480" cy="4703445"/>
                          </a:xfrm>
                          <a:prstGeom prst="rect">
                            <a:avLst/>
                          </a:prstGeom>
                        </pic:spPr>
                      </pic:pic>
                      <wps:wsp>
                        <wps:cNvPr id="27" name="Text Box 27"/>
                        <wps:cNvSpPr txBox="1"/>
                        <wps:spPr>
                          <a:xfrm>
                            <a:off x="0" y="4760595"/>
                            <a:ext cx="6126480" cy="555625"/>
                          </a:xfrm>
                          <a:prstGeom prst="rect">
                            <a:avLst/>
                          </a:prstGeom>
                          <a:solidFill>
                            <a:prstClr val="white"/>
                          </a:solidFill>
                          <a:ln>
                            <a:noFill/>
                          </a:ln>
                          <a:effectLst/>
                        </wps:spPr>
                        <wps:txbx>
                          <w:txbxContent>
                            <w:p w14:paraId="0AC56800" w14:textId="77777777" w:rsidR="00607ACA" w:rsidRPr="00135026" w:rsidRDefault="00607ACA" w:rsidP="00607ACA">
                              <w:pPr>
                                <w:pStyle w:val="Caption"/>
                              </w:pPr>
                              <w:r>
                                <w:t xml:space="preserve">Wiring Schematic for Curtis 1238. Source: </w:t>
                              </w:r>
                              <w:r w:rsidRPr="001E0D98">
                                <w:t>http://evwest.com/support/auto1234-1236-1238_500-512_Reva.pdf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3" o:spid="_x0000_s1026" style="position:absolute;margin-left:-.25pt;margin-top:-.25pt;width:482.4pt;height:418.6pt;z-index:251668480" coordsize="6126480,5316220"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6126480;height:47034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10;+HvFAAAA2wAAAA8AAABkcnMvZG93bnJldi54bWxEj1FLAzEQhN+F/oewBd9srkUOOZsWEYpiBbGK&#10;R9+Wy/Zyetkcydqe/nojCD4OM/MNs1yPvldHiqkLbGA+K0ARN8F23Bp4fdlcXIFKgmyxD0wGvijB&#10;ejU5W2Jlw4mf6biTVmUIpwoNOJGh0jo1jjymWRiIs3cI0aNkGVttI54y3Pd6URSl9thxXnA40K2j&#10;5mP36Q1s9+Vb7aT+vrTyFOL2sX6o3++MOZ+ON9eghEb5D/+1762BRQm/X/IP0Ks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tfh7xQAAANsAAAAPAAAAAAAAAAAAAAAAAJwC&#10;AABkcnMvZG93bnJldi54bWxQSwUGAAAAAAQABAD3AAAAjgMAAAAA&#10;">
                  <v:imagedata r:id="rId54" o:title=""/>
                  <v:path arrowok="t"/>
                </v:shape>
                <v:shapetype id="_x0000_t202" coordsize="21600,21600" o:spt="202" path="m0,0l0,21600,21600,21600,21600,0xe">
                  <v:stroke joinstyle="miter"/>
                  <v:path gradientshapeok="t" o:connecttype="rect"/>
                </v:shapetype>
                <v:shape id="Text Box 27" o:spid="_x0000_s1028" type="#_x0000_t202" style="position:absolute;top:4760595;width:6126480;height:5556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9MkPxgAA&#10;ANsAAAAPAAAAZHJzL2Rvd25yZXYueG1sRI9BawIxFITvQv9DeAUvotlasbIaRaRC24t068XbY/Pc&#10;rG5eliSr23/fFAo9DjPzDbPa9LYRN/KhdqzgaZKBIC6drrlScPzajxcgQkTW2DgmBd8UYLN+GKww&#10;1+7On3QrYiUShEOOCkyMbS5lKA1ZDBPXEifv7LzFmKSvpPZ4T3DbyGmWzaXFmtOCwZZ2hspr0VkF&#10;h9npYEbd+fVjO3v278duN79UhVLDx367BBGpj//hv/abVjB9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9MkPxgAAANsAAAAPAAAAAAAAAAAAAAAAAJcCAABkcnMv&#10;ZG93bnJldi54bWxQSwUGAAAAAAQABAD1AAAAigMAAAAA&#10;" stroked="f">
                  <v:textbox style="mso-fit-shape-to-text:t" inset="0,0,0,0">
                    <w:txbxContent>
                      <w:p w14:paraId="0AC56800" w14:textId="77777777" w:rsidR="00607ACA" w:rsidRPr="00135026" w:rsidRDefault="00607ACA" w:rsidP="00607ACA">
                        <w:pPr>
                          <w:pStyle w:val="Caption"/>
                        </w:pPr>
                        <w:r>
                          <w:t xml:space="preserve">Wiring Schematic for Curtis 1238. Source: </w:t>
                        </w:r>
                        <w:r w:rsidRPr="001E0D98">
                          <w:t>http://evwest.com/support/auto1234-1236-1238_500-512_Reva.pdf</w:t>
                        </w:r>
                      </w:p>
                    </w:txbxContent>
                  </v:textbox>
                </v:shape>
                <w10:wrap type="topAndBottom"/>
              </v:group>
            </w:pict>
          </mc:Fallback>
        </mc:AlternateContent>
      </w: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815CE5" w:rsidRPr="009D686F" w14:paraId="01E4C474" w14:textId="77777777" w:rsidTr="00D30C71">
        <w:tc>
          <w:tcPr>
            <w:tcW w:w="4536" w:type="dxa"/>
            <w:shd w:val="clear" w:color="auto" w:fill="auto"/>
            <w:vAlign w:val="center"/>
          </w:tcPr>
          <w:p w14:paraId="0D7DFC89" w14:textId="77777777" w:rsidR="00815CE5" w:rsidRPr="009D686F" w:rsidRDefault="00815CE5" w:rsidP="00D30C71">
            <w:pPr>
              <w:pStyle w:val="TableContents"/>
            </w:pPr>
            <w:r w:rsidRPr="009D686F">
              <w:t>Resistor Type:</w:t>
            </w:r>
          </w:p>
        </w:tc>
        <w:tc>
          <w:tcPr>
            <w:tcW w:w="4536" w:type="dxa"/>
            <w:shd w:val="clear" w:color="auto" w:fill="auto"/>
            <w:vAlign w:val="center"/>
          </w:tcPr>
          <w:p w14:paraId="354DB9FC" w14:textId="77777777" w:rsidR="00815CE5" w:rsidRPr="009D686F" w:rsidRDefault="00815CE5" w:rsidP="00D30C71">
            <w:pPr>
              <w:pStyle w:val="TableContents"/>
            </w:pPr>
            <w:r>
              <w:t>Blade Fuse</w:t>
            </w:r>
          </w:p>
        </w:tc>
      </w:tr>
      <w:tr w:rsidR="00815CE5" w:rsidRPr="009D686F" w14:paraId="4A2980D2" w14:textId="77777777" w:rsidTr="00D30C71">
        <w:tc>
          <w:tcPr>
            <w:tcW w:w="4536" w:type="dxa"/>
            <w:shd w:val="clear" w:color="auto" w:fill="auto"/>
            <w:vAlign w:val="center"/>
          </w:tcPr>
          <w:p w14:paraId="405149B1" w14:textId="77777777" w:rsidR="00815CE5" w:rsidRPr="009D686F" w:rsidRDefault="00815CE5" w:rsidP="00D30C71">
            <w:pPr>
              <w:pStyle w:val="TableContents"/>
            </w:pPr>
            <w:r w:rsidRPr="009D686F">
              <w:t>Resistance:</w:t>
            </w:r>
          </w:p>
        </w:tc>
        <w:tc>
          <w:tcPr>
            <w:tcW w:w="4536" w:type="dxa"/>
            <w:shd w:val="clear" w:color="auto" w:fill="auto"/>
            <w:vAlign w:val="center"/>
          </w:tcPr>
          <w:p w14:paraId="0984E3F2" w14:textId="77777777" w:rsidR="00815CE5" w:rsidRPr="009D686F" w:rsidRDefault="00815CE5" w:rsidP="00D30C71">
            <w:pPr>
              <w:pStyle w:val="TableContents"/>
            </w:pPr>
            <w:r w:rsidRPr="009D686F">
              <w:t xml:space="preserve">                 </w:t>
            </w:r>
            <w:r>
              <w:t>6.80m</w:t>
            </w:r>
            <w:r w:rsidRPr="009D686F">
              <w:t>Ω</w:t>
            </w:r>
          </w:p>
        </w:tc>
      </w:tr>
      <w:tr w:rsidR="00815CE5" w:rsidRPr="009D686F" w14:paraId="7EFB956E" w14:textId="77777777" w:rsidTr="00D30C71">
        <w:tc>
          <w:tcPr>
            <w:tcW w:w="4536" w:type="dxa"/>
            <w:shd w:val="clear" w:color="auto" w:fill="auto"/>
            <w:vAlign w:val="center"/>
          </w:tcPr>
          <w:p w14:paraId="353FE430" w14:textId="77777777" w:rsidR="00815CE5" w:rsidRPr="009D686F" w:rsidRDefault="00815CE5" w:rsidP="00D30C71">
            <w:pPr>
              <w:pStyle w:val="TableContents"/>
            </w:pPr>
            <w:r w:rsidRPr="009D686F">
              <w:t>Continuous power rating:</w:t>
            </w:r>
          </w:p>
        </w:tc>
        <w:tc>
          <w:tcPr>
            <w:tcW w:w="4536" w:type="dxa"/>
            <w:shd w:val="clear" w:color="auto" w:fill="auto"/>
            <w:vAlign w:val="center"/>
          </w:tcPr>
          <w:p w14:paraId="6F21CE7D" w14:textId="77777777" w:rsidR="00815CE5" w:rsidRPr="009D686F" w:rsidRDefault="00815CE5" w:rsidP="00D30C71">
            <w:pPr>
              <w:pStyle w:val="TableContents"/>
            </w:pPr>
            <w:r w:rsidRPr="009D686F">
              <w:t xml:space="preserve">                  </w:t>
            </w:r>
            <w:r>
              <w:t xml:space="preserve">1.045 </w:t>
            </w:r>
            <w:r w:rsidRPr="009D686F">
              <w:t>W</w:t>
            </w:r>
          </w:p>
        </w:tc>
      </w:tr>
      <w:tr w:rsidR="00815CE5" w:rsidRPr="009D686F" w14:paraId="400469A9" w14:textId="77777777" w:rsidTr="00D30C71">
        <w:tc>
          <w:tcPr>
            <w:tcW w:w="4536" w:type="dxa"/>
            <w:shd w:val="clear" w:color="auto" w:fill="auto"/>
            <w:vAlign w:val="center"/>
          </w:tcPr>
          <w:p w14:paraId="14A09F44" w14:textId="77777777" w:rsidR="00815CE5" w:rsidRPr="009D686F" w:rsidRDefault="00815CE5" w:rsidP="00D30C71">
            <w:pPr>
              <w:pStyle w:val="TableContents"/>
            </w:pPr>
            <w:r w:rsidRPr="009D686F">
              <w:t>Overload power rating:</w:t>
            </w:r>
          </w:p>
        </w:tc>
        <w:tc>
          <w:tcPr>
            <w:tcW w:w="4536" w:type="dxa"/>
            <w:shd w:val="clear" w:color="auto" w:fill="auto"/>
            <w:vAlign w:val="center"/>
          </w:tcPr>
          <w:p w14:paraId="710AA261" w14:textId="77777777" w:rsidR="00815CE5" w:rsidRPr="009D686F" w:rsidRDefault="00815CE5" w:rsidP="00D30C71">
            <w:pPr>
              <w:pStyle w:val="TableContents"/>
            </w:pPr>
            <w:r w:rsidRPr="009D686F">
              <w:t xml:space="preserve">                   </w:t>
            </w:r>
            <w:r>
              <w:t xml:space="preserve">1.9 </w:t>
            </w:r>
            <w:r w:rsidRPr="009D686F">
              <w:t xml:space="preserve">W for </w:t>
            </w:r>
            <w:r>
              <w:t xml:space="preserve">5 </w:t>
            </w:r>
            <w:r w:rsidRPr="009D686F">
              <w:t>sec</w:t>
            </w:r>
          </w:p>
        </w:tc>
      </w:tr>
      <w:tr w:rsidR="00815CE5" w:rsidRPr="009D686F" w14:paraId="3461496B" w14:textId="77777777" w:rsidTr="00D30C71">
        <w:tc>
          <w:tcPr>
            <w:tcW w:w="4536" w:type="dxa"/>
            <w:shd w:val="clear" w:color="auto" w:fill="auto"/>
            <w:vAlign w:val="center"/>
          </w:tcPr>
          <w:p w14:paraId="04564D24" w14:textId="77777777" w:rsidR="00815CE5" w:rsidRPr="009D686F" w:rsidRDefault="00815CE5" w:rsidP="00D30C71">
            <w:pPr>
              <w:pStyle w:val="TableContents"/>
            </w:pPr>
            <w:r w:rsidRPr="009D686F">
              <w:t>Voltage rating:</w:t>
            </w:r>
          </w:p>
        </w:tc>
        <w:tc>
          <w:tcPr>
            <w:tcW w:w="4536" w:type="dxa"/>
            <w:shd w:val="clear" w:color="auto" w:fill="auto"/>
            <w:vAlign w:val="center"/>
          </w:tcPr>
          <w:p w14:paraId="7DDA2242" w14:textId="77777777" w:rsidR="00815CE5" w:rsidRPr="009D686F" w:rsidRDefault="00815CE5" w:rsidP="00D30C71">
            <w:pPr>
              <w:pStyle w:val="TableContents"/>
            </w:pPr>
            <w:r w:rsidRPr="009D686F">
              <w:t xml:space="preserve">                </w:t>
            </w:r>
            <w:r>
              <w:t xml:space="preserve">  58</w:t>
            </w:r>
            <w:r w:rsidRPr="009D686F">
              <w:t>V</w:t>
            </w:r>
          </w:p>
        </w:tc>
      </w:tr>
    </w:tbl>
    <w:p w14:paraId="134A6910" w14:textId="77777777" w:rsidR="00815CE5" w:rsidRPr="002F736A" w:rsidRDefault="00815CE5" w:rsidP="00815CE5">
      <w:pPr>
        <w:pStyle w:val="Table"/>
      </w:pPr>
      <w:bookmarkStart w:id="62" w:name="_Toc442209162"/>
      <w:r w:rsidRPr="002F736A">
        <w:t xml:space="preserve">Table </w:t>
      </w:r>
      <w:r>
        <w:fldChar w:fldCharType="begin"/>
      </w:r>
      <w:r>
        <w:instrText xml:space="preserve"> SEQ Table \* ARABIC </w:instrText>
      </w:r>
      <w:r>
        <w:fldChar w:fldCharType="separate"/>
      </w:r>
      <w:r>
        <w:t>13</w:t>
      </w:r>
      <w:r>
        <w:fldChar w:fldCharType="end"/>
      </w:r>
      <w:r>
        <w:t xml:space="preserve"> - Data for</w:t>
      </w:r>
      <w:r w:rsidRPr="002F736A">
        <w:t xml:space="preserve"> the pre-charge resistor</w:t>
      </w:r>
      <w:bookmarkEnd w:id="62"/>
    </w:p>
    <w:p w14:paraId="28AD4077" w14:textId="77777777" w:rsidR="00815CE5" w:rsidRPr="00F01C08" w:rsidRDefault="00815CE5" w:rsidP="00815CE5">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815CE5" w14:paraId="28DC58ED" w14:textId="77777777" w:rsidTr="00D30C71">
        <w:tc>
          <w:tcPr>
            <w:tcW w:w="4536" w:type="dxa"/>
            <w:shd w:val="clear" w:color="auto" w:fill="auto"/>
            <w:vAlign w:val="center"/>
          </w:tcPr>
          <w:p w14:paraId="198ECACF" w14:textId="77777777" w:rsidR="00815CE5" w:rsidRDefault="00815CE5" w:rsidP="00D30C71">
            <w:pPr>
              <w:pStyle w:val="TableContents"/>
            </w:pPr>
            <w:r>
              <w:t>Relay MFR &amp; Type:</w:t>
            </w:r>
          </w:p>
        </w:tc>
        <w:tc>
          <w:tcPr>
            <w:tcW w:w="4536" w:type="dxa"/>
            <w:shd w:val="clear" w:color="auto" w:fill="auto"/>
            <w:vAlign w:val="center"/>
          </w:tcPr>
          <w:p w14:paraId="160715CF" w14:textId="77777777" w:rsidR="00815CE5" w:rsidRDefault="00815CE5" w:rsidP="00D30C71">
            <w:pPr>
              <w:pStyle w:val="TableContents"/>
            </w:pPr>
            <w:r>
              <w:t>GIGAVAC GV200QA</w:t>
            </w:r>
          </w:p>
        </w:tc>
      </w:tr>
      <w:tr w:rsidR="00815CE5" w14:paraId="2D2601F4" w14:textId="77777777" w:rsidTr="00D30C71">
        <w:tc>
          <w:tcPr>
            <w:tcW w:w="4536" w:type="dxa"/>
            <w:shd w:val="clear" w:color="auto" w:fill="auto"/>
            <w:vAlign w:val="center"/>
          </w:tcPr>
          <w:p w14:paraId="284C54D1" w14:textId="77777777" w:rsidR="00815CE5" w:rsidRDefault="00815CE5" w:rsidP="00D30C71">
            <w:pPr>
              <w:pStyle w:val="TableContents"/>
            </w:pPr>
            <w:r>
              <w:t>Contact arrangement (e.g. SPDT)</w:t>
            </w:r>
          </w:p>
        </w:tc>
        <w:tc>
          <w:tcPr>
            <w:tcW w:w="4536" w:type="dxa"/>
            <w:shd w:val="clear" w:color="auto" w:fill="auto"/>
            <w:vAlign w:val="center"/>
          </w:tcPr>
          <w:p w14:paraId="135E8BCD" w14:textId="77777777" w:rsidR="00815CE5" w:rsidRDefault="00815CE5" w:rsidP="00D30C71">
            <w:pPr>
              <w:pStyle w:val="TableContents"/>
            </w:pPr>
            <w:r>
              <w:t>SPST-NO</w:t>
            </w:r>
          </w:p>
        </w:tc>
      </w:tr>
      <w:tr w:rsidR="00815CE5" w14:paraId="5645D898" w14:textId="77777777" w:rsidTr="00D30C71">
        <w:tc>
          <w:tcPr>
            <w:tcW w:w="4536" w:type="dxa"/>
            <w:shd w:val="clear" w:color="auto" w:fill="auto"/>
            <w:vAlign w:val="center"/>
          </w:tcPr>
          <w:p w14:paraId="2625B63F" w14:textId="77777777" w:rsidR="00815CE5" w:rsidRDefault="00815CE5" w:rsidP="00D30C71">
            <w:pPr>
              <w:pStyle w:val="TableContents"/>
            </w:pPr>
            <w:r>
              <w:t xml:space="preserve">Continuous DC contact current (A): </w:t>
            </w:r>
          </w:p>
        </w:tc>
        <w:tc>
          <w:tcPr>
            <w:tcW w:w="4536" w:type="dxa"/>
            <w:shd w:val="clear" w:color="auto" w:fill="auto"/>
            <w:vAlign w:val="center"/>
          </w:tcPr>
          <w:p w14:paraId="0FCD691B" w14:textId="77777777" w:rsidR="00815CE5" w:rsidRDefault="00815CE5" w:rsidP="00D30C71">
            <w:pPr>
              <w:pStyle w:val="TableContents"/>
            </w:pPr>
            <w:r>
              <w:t xml:space="preserve">                          500+ A</w:t>
            </w:r>
          </w:p>
        </w:tc>
      </w:tr>
      <w:tr w:rsidR="00815CE5" w14:paraId="318DD965" w14:textId="77777777" w:rsidTr="00D30C71">
        <w:tc>
          <w:tcPr>
            <w:tcW w:w="4536" w:type="dxa"/>
            <w:shd w:val="clear" w:color="auto" w:fill="auto"/>
            <w:vAlign w:val="center"/>
          </w:tcPr>
          <w:p w14:paraId="50932A5E" w14:textId="77777777" w:rsidR="00815CE5" w:rsidRDefault="00815CE5" w:rsidP="00D30C71">
            <w:pPr>
              <w:pStyle w:val="TableContents"/>
            </w:pPr>
            <w:r>
              <w:t>Contact voltage rating (</w:t>
            </w:r>
            <w:proofErr w:type="spellStart"/>
            <w:r>
              <w:t>Vdc</w:t>
            </w:r>
            <w:proofErr w:type="spellEnd"/>
            <w:r>
              <w:t>).</w:t>
            </w:r>
          </w:p>
        </w:tc>
        <w:tc>
          <w:tcPr>
            <w:tcW w:w="4536" w:type="dxa"/>
            <w:shd w:val="clear" w:color="auto" w:fill="auto"/>
            <w:vAlign w:val="center"/>
          </w:tcPr>
          <w:p w14:paraId="38CD283F" w14:textId="77777777" w:rsidR="00815CE5" w:rsidRDefault="00815CE5" w:rsidP="00D30C71">
            <w:pPr>
              <w:pStyle w:val="TableContents"/>
            </w:pPr>
            <w:r>
              <w:t xml:space="preserve">                          800 V</w:t>
            </w:r>
          </w:p>
        </w:tc>
      </w:tr>
    </w:tbl>
    <w:p w14:paraId="29D9CFBC" w14:textId="77777777" w:rsidR="00815CE5" w:rsidRDefault="00815CE5" w:rsidP="00815CE5">
      <w:pPr>
        <w:pStyle w:val="Table"/>
      </w:pPr>
      <w:bookmarkStart w:id="63" w:name="_Toc442209163"/>
      <w:r>
        <w:t xml:space="preserve">Table </w:t>
      </w:r>
      <w:r>
        <w:fldChar w:fldCharType="begin"/>
      </w:r>
      <w:r>
        <w:instrText xml:space="preserve"> SEQ Table \* ARABIC </w:instrText>
      </w:r>
      <w:r>
        <w:fldChar w:fldCharType="separate"/>
      </w:r>
      <w:r>
        <w:t>14</w:t>
      </w:r>
      <w:r>
        <w:fldChar w:fldCharType="end"/>
      </w:r>
      <w:r>
        <w:t xml:space="preserve"> - Data of the pre-charge relay</w:t>
      </w:r>
      <w:bookmarkEnd w:id="63"/>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64" w:name="_Toc442209114"/>
      <w:r>
        <w:t>Discharge</w:t>
      </w:r>
      <w:r>
        <w:rPr>
          <w:rFonts w:eastAsia="Arial" w:cs="Arial"/>
        </w:rPr>
        <w:t xml:space="preserve"> </w:t>
      </w:r>
      <w:r>
        <w:t>circuitry</w:t>
      </w:r>
      <w:bookmarkEnd w:id="64"/>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 xml:space="preserve">Include a plot of resistor power </w:t>
      </w:r>
      <w:proofErr w:type="spellStart"/>
      <w:r w:rsidRPr="00D52AC5">
        <w:rPr>
          <w:i/>
        </w:rPr>
        <w:t>vs</w:t>
      </w:r>
      <w:proofErr w:type="spellEnd"/>
      <w:r w:rsidRPr="00D52AC5">
        <w:rPr>
          <w:i/>
        </w:rPr>
        <w:t xml:space="preserve"> time.</w:t>
      </w:r>
    </w:p>
    <w:p w14:paraId="08828F15" w14:textId="77777777" w:rsidR="00427F81" w:rsidRDefault="00427F81" w:rsidP="00427F81">
      <w:pPr>
        <w:rPr>
          <w:i/>
        </w:rPr>
      </w:pPr>
    </w:p>
    <w:p w14:paraId="178BE681" w14:textId="77777777" w:rsidR="001B2F55" w:rsidRPr="00D30C71" w:rsidRDefault="001B2F55" w:rsidP="001B2F55">
      <w:pPr>
        <w:rPr>
          <w:iCs/>
        </w:rPr>
      </w:pPr>
      <w:r>
        <w:rPr>
          <w:iCs/>
        </w:rPr>
        <w:t>None of the student designed parts have capacitors in them so a discharge circuit is not required. The motor controller does have internal capacitance but has its own discharge circuit designed by Curtis.</w:t>
      </w:r>
    </w:p>
    <w:p w14:paraId="4E25B48A" w14:textId="77777777" w:rsidR="001B2F55" w:rsidRPr="00D52AC5" w:rsidRDefault="001B2F55"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65"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65"/>
    </w:p>
    <w:p w14:paraId="3E671A10" w14:textId="77777777" w:rsidR="00A4078E" w:rsidRDefault="00A4078E" w:rsidP="00F36550">
      <w:pPr>
        <w:pStyle w:val="Heading2"/>
        <w:spacing w:after="0"/>
      </w:pPr>
      <w:bookmarkStart w:id="66" w:name="_Toc442209115"/>
      <w:r>
        <w:t>HV</w:t>
      </w:r>
      <w:r>
        <w:rPr>
          <w:rFonts w:eastAsia="Arial" w:cs="Arial"/>
        </w:rPr>
        <w:t xml:space="preserve"> </w:t>
      </w:r>
      <w:r>
        <w:t>Disconnect</w:t>
      </w:r>
      <w:r>
        <w:rPr>
          <w:rFonts w:eastAsia="Arial" w:cs="Arial"/>
        </w:rPr>
        <w:t xml:space="preserve"> </w:t>
      </w:r>
      <w:r>
        <w:t>(HVD)</w:t>
      </w:r>
      <w:bookmarkEnd w:id="66"/>
    </w:p>
    <w:p w14:paraId="145FB6F9" w14:textId="70724E61" w:rsidR="00A4078E" w:rsidRDefault="00A4078E"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6A036DFD" w14:textId="77777777" w:rsidR="00772CA3" w:rsidRPr="00D30C71" w:rsidRDefault="00772CA3" w:rsidP="00772CA3">
      <w:pPr>
        <w:spacing w:after="0"/>
        <w:rPr>
          <w:bCs/>
          <w:iCs/>
        </w:rPr>
      </w:pPr>
      <w:r>
        <w:rPr>
          <w:bCs/>
          <w:iCs/>
        </w:rPr>
        <w:lastRenderedPageBreak/>
        <w:t>The HVD is the TSMS shown in the safety shutdown circuit schematic in section 6.1 of this document. This tractive system master switch will cut the power from the accumulator’s AIRs upon being toggled, and this will quickly cut power to high voltage. The HVD is a key lock switch which is accessible on the interior of the vehicle without the use of tools. The key can be removed from the vehicle to follow the Lockout/</w:t>
      </w:r>
      <w:proofErr w:type="spellStart"/>
      <w:r>
        <w:rPr>
          <w:bCs/>
          <w:iCs/>
        </w:rPr>
        <w:t>Tagout</w:t>
      </w:r>
      <w:proofErr w:type="spellEnd"/>
      <w:r>
        <w:rPr>
          <w:bCs/>
          <w:iCs/>
        </w:rPr>
        <w:t xml:space="preserve"> procedure.</w:t>
      </w:r>
    </w:p>
    <w:p w14:paraId="04BD3769" w14:textId="77777777" w:rsidR="00772CA3" w:rsidRPr="00D52AC5" w:rsidRDefault="00772CA3" w:rsidP="00F36550">
      <w:pPr>
        <w:spacing w:after="0"/>
        <w:rPr>
          <w:i/>
        </w:rPr>
      </w:pPr>
    </w:p>
    <w:p w14:paraId="36FB3C29" w14:textId="77777777" w:rsidR="00D0591D" w:rsidRPr="00AF5648" w:rsidRDefault="002B20FE" w:rsidP="00F36550">
      <w:pPr>
        <w:pStyle w:val="Heading2"/>
        <w:spacing w:after="0"/>
      </w:pPr>
      <w:bookmarkStart w:id="67" w:name="_Toc442209116"/>
      <w:r>
        <w:t xml:space="preserve">Accelerator Actuator / </w:t>
      </w:r>
      <w:r w:rsidR="00D0591D">
        <w:t>Throttle Position</w:t>
      </w:r>
      <w:r w:rsidR="00D0591D" w:rsidRPr="00AF5648">
        <w:rPr>
          <w:rFonts w:eastAsia="Arial"/>
        </w:rPr>
        <w:t xml:space="preserve"> </w:t>
      </w:r>
      <w:r>
        <w:t>Sensor</w:t>
      </w:r>
      <w:bookmarkEnd w:id="67"/>
    </w:p>
    <w:p w14:paraId="5F3FB23B" w14:textId="6C35CCA2" w:rsidR="00A65BD2" w:rsidRDefault="00D0591D" w:rsidP="00A65BD2">
      <w:pPr>
        <w:suppressAutoHyphens/>
        <w:spacing w:after="200"/>
        <w:rPr>
          <w:b/>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8994417" w14:textId="77777777" w:rsidR="00FD75E0" w:rsidRDefault="00FD75E0" w:rsidP="00FD75E0">
      <w:pPr>
        <w:pStyle w:val="Normal1"/>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62796BFD" w:rsidR="00FD75E0" w:rsidRPr="00402EDB" w:rsidRDefault="0052330A" w:rsidP="00D0591D">
            <w:pPr>
              <w:pStyle w:val="TableContents"/>
            </w:pPr>
            <w:r>
              <w:t>LPPS Linear Potentiometer – LPPS-050</w:t>
            </w:r>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sidRPr="00CE2EF5">
              <w:rPr>
                <w:rFonts w:eastAsia="Arial"/>
                <w:color w:val="000000"/>
                <w:lang w:val="fr-FR"/>
              </w:rPr>
              <w:t xml:space="preserve">Encoder </w:t>
            </w:r>
            <w:proofErr w:type="spellStart"/>
            <w:r w:rsidRPr="00CE2EF5">
              <w:rPr>
                <w:rFonts w:eastAsia="Arial"/>
                <w:color w:val="000000"/>
                <w:lang w:val="fr-FR"/>
              </w:rPr>
              <w:t>principle</w:t>
            </w:r>
            <w:proofErr w:type="spellEnd"/>
            <w:r w:rsidRPr="00CE2EF5">
              <w:rPr>
                <w:rFonts w:eastAsia="Arial"/>
                <w:color w:val="000000"/>
                <w:lang w:val="fr-FR"/>
              </w:rPr>
              <w:t xml:space="preserve"> (</w:t>
            </w:r>
            <w:proofErr w:type="spellStart"/>
            <w:r w:rsidRPr="00CE2EF5">
              <w:rPr>
                <w:rFonts w:eastAsia="Arial"/>
                <w:color w:val="000000"/>
                <w:lang w:val="fr-FR"/>
              </w:rPr>
              <w:t>e.g.Potentiometer</w:t>
            </w:r>
            <w:proofErr w:type="spellEnd"/>
            <w:r w:rsidRPr="00CE2EF5">
              <w:rPr>
                <w:rFonts w:eastAsia="Arial"/>
                <w:color w:val="000000"/>
                <w:lang w:val="fr-FR"/>
              </w:rPr>
              <w:t>):</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CE2EF5" w:rsidRDefault="00FD75E0" w:rsidP="003879B7">
            <w:pPr>
              <w:pStyle w:val="TableContents"/>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3FFA5771" w:rsidR="00FD75E0" w:rsidRPr="00AF5648" w:rsidRDefault="00FD75E0" w:rsidP="003879B7">
            <w:pPr>
              <w:pStyle w:val="TableContents"/>
              <w:rPr>
                <w:lang w:val="de-DE"/>
              </w:rPr>
            </w:pPr>
            <w:r>
              <w:rPr>
                <w:rFonts w:eastAsia="Arial"/>
                <w:color w:val="000000"/>
                <w:sz w:val="24"/>
                <w:szCs w:val="24"/>
              </w:rPr>
              <w:t xml:space="preserve">            </w:t>
            </w:r>
            <w:r w:rsidR="007C3054">
              <w:rPr>
                <w:rFonts w:ascii="MS Gothic" w:eastAsia="MS Gothic" w:hAnsi="MS Gothic" w:hint="eastAsia"/>
                <w:sz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68" w:name="_Toc345362493"/>
      <w:bookmarkStart w:id="69"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68"/>
      <w:bookmarkEnd w:id="69"/>
    </w:p>
    <w:p w14:paraId="6A225E43" w14:textId="77777777" w:rsidR="00D0591D" w:rsidRPr="00AF5648" w:rsidRDefault="002B20FE" w:rsidP="00F36550">
      <w:pPr>
        <w:pStyle w:val="Heading2"/>
        <w:spacing w:after="0"/>
      </w:pPr>
      <w:bookmarkStart w:id="70" w:name="_Toc371591208"/>
      <w:bookmarkStart w:id="71"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70"/>
      <w:bookmarkEnd w:id="71"/>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Default="00FC2272" w:rsidP="00A763E9">
      <w:pPr>
        <w:suppressAutoHyphens/>
        <w:spacing w:after="200"/>
      </w:pPr>
      <w:r>
        <w:lastRenderedPageBreak/>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42048350" w14:textId="422E6582" w:rsidR="001155EB" w:rsidRPr="00A763E9" w:rsidRDefault="001155EB" w:rsidP="00A763E9">
      <w:pPr>
        <w:suppressAutoHyphens/>
        <w:spacing w:after="200"/>
        <w:rPr>
          <w:b/>
          <w:i/>
        </w:rPr>
      </w:pPr>
      <w:ins w:id="72" w:author="Windows User" w:date="2017-02-20T17:49:00Z">
        <w:r w:rsidRPr="001155EB">
          <w:rPr>
            <w:noProof/>
            <w:lang w:eastAsia="en-US"/>
          </w:rPr>
          <w:drawing>
            <wp:anchor distT="0" distB="0" distL="114300" distR="114300" simplePos="0" relativeHeight="251670528" behindDoc="0" locked="0" layoutInCell="1" allowOverlap="1" wp14:anchorId="08F91714" wp14:editId="476320E0">
              <wp:simplePos x="0" y="0"/>
              <wp:positionH relativeFrom="column">
                <wp:posOffset>-46355</wp:posOffset>
              </wp:positionH>
              <wp:positionV relativeFrom="paragraph">
                <wp:posOffset>689610</wp:posOffset>
              </wp:positionV>
              <wp:extent cx="6126480" cy="25215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16_Throttle_Sch.PNG"/>
                      <pic:cNvPicPr/>
                    </pic:nvPicPr>
                    <pic:blipFill>
                      <a:blip r:embed="rId55">
                        <a:extLst>
                          <a:ext uri="{28A0092B-C50C-407E-A947-70E740481C1C}">
                            <a14:useLocalDpi xmlns:a14="http://schemas.microsoft.com/office/drawing/2010/main" val="0"/>
                          </a:ext>
                        </a:extLst>
                      </a:blip>
                      <a:stretch>
                        <a:fillRect/>
                      </a:stretch>
                    </pic:blipFill>
                    <pic:spPr>
                      <a:xfrm>
                        <a:off x="0" y="0"/>
                        <a:ext cx="6126480" cy="2521585"/>
                      </a:xfrm>
                      <a:prstGeom prst="rect">
                        <a:avLst/>
                      </a:prstGeom>
                    </pic:spPr>
                  </pic:pic>
                </a:graphicData>
              </a:graphic>
            </wp:anchor>
          </w:drawing>
        </w:r>
      </w:ins>
    </w:p>
    <w:p w14:paraId="6A061BBA" w14:textId="77777777" w:rsidR="006A04F7" w:rsidRDefault="006A04F7" w:rsidP="00F847E6">
      <w:pPr>
        <w:pStyle w:val="Heading1"/>
      </w:pPr>
      <w:bookmarkStart w:id="73" w:name="_Toc442209118"/>
      <w:r>
        <w:lastRenderedPageBreak/>
        <w:t>Accumulator System</w:t>
      </w:r>
      <w:bookmarkEnd w:id="73"/>
    </w:p>
    <w:p w14:paraId="0762A363" w14:textId="77777777" w:rsidR="006A04F7" w:rsidRPr="00C1229B" w:rsidRDefault="006A04F7" w:rsidP="00C1229B">
      <w:r>
        <w:t>Person primarily responsible for this section:</w:t>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45B928F1" w:rsidR="006A04F7" w:rsidRPr="00451073" w:rsidRDefault="00FD5E0A" w:rsidP="00D35706">
            <w:pPr>
              <w:pStyle w:val="TableContents"/>
            </w:pPr>
            <w:r>
              <w:t>Greg Flynn</w:t>
            </w: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6B64714D" w:rsidR="006A04F7" w:rsidRPr="00451073" w:rsidRDefault="00FD5E0A" w:rsidP="00D35706">
            <w:pPr>
              <w:pStyle w:val="TableContents"/>
            </w:pPr>
            <w:r>
              <w:t>flynng@lafayette.edu</w:t>
            </w: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74" w:name="_Toc442209119"/>
      <w:r>
        <w:t>Accumulator</w:t>
      </w:r>
      <w:r>
        <w:rPr>
          <w:rFonts w:eastAsia="Arial" w:cs="Arial"/>
        </w:rPr>
        <w:t xml:space="preserve"> </w:t>
      </w:r>
      <w:r w:rsidR="005E5A66">
        <w:t>Pack</w:t>
      </w:r>
      <w:bookmarkEnd w:id="74"/>
    </w:p>
    <w:p w14:paraId="3EA8933F" w14:textId="77777777" w:rsidR="006A04F7" w:rsidRDefault="005E5A66" w:rsidP="00F36550">
      <w:pPr>
        <w:spacing w:after="0"/>
        <w:rPr>
          <w:i/>
        </w:rPr>
      </w:pPr>
      <w:r w:rsidRPr="00D52AC5">
        <w:rPr>
          <w:i/>
        </w:rPr>
        <w:t>Provide a narrative design of the accumulator</w:t>
      </w:r>
      <w:r w:rsidR="003879B7" w:rsidRPr="00D52AC5">
        <w:rPr>
          <w:i/>
        </w:rPr>
        <w:t xml:space="preserve"> system and complete the following table.</w:t>
      </w:r>
    </w:p>
    <w:p w14:paraId="6175E4EF" w14:textId="77777777" w:rsidR="00373F4C" w:rsidRDefault="00373F4C" w:rsidP="00F36550">
      <w:pPr>
        <w:spacing w:after="0"/>
      </w:pPr>
    </w:p>
    <w:p w14:paraId="616400E0"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 xml:space="preserve">The Tractive System Voltage </w:t>
      </w:r>
      <w:r>
        <w:rPr>
          <w:rFonts w:eastAsia="Times New Roman" w:cs="Times New Roman"/>
          <w:lang w:eastAsia="en-US"/>
        </w:rPr>
        <w:t>is provided by four accumulator containers placed</w:t>
      </w:r>
      <w:r w:rsidRPr="000D795E">
        <w:rPr>
          <w:rFonts w:eastAsia="Times New Roman" w:cs="Times New Roman"/>
          <w:lang w:eastAsia="en-US"/>
        </w:rPr>
        <w:t xml:space="preserve"> in series to provide the power necessary to operate the motor. An accumulator </w:t>
      </w:r>
      <w:r>
        <w:rPr>
          <w:rFonts w:eastAsia="Times New Roman" w:cs="Times New Roman"/>
          <w:lang w:eastAsia="en-US"/>
        </w:rPr>
        <w:t xml:space="preserve">segment, housed within each container, </w:t>
      </w:r>
      <w:r w:rsidRPr="000D795E">
        <w:rPr>
          <w:rFonts w:eastAsia="Times New Roman" w:cs="Times New Roman"/>
          <w:lang w:eastAsia="en-US"/>
        </w:rPr>
        <w:t xml:space="preserve">is comprised of a battery of 7 LiFeP04 cells (3.2 V nominal) connected in series. </w:t>
      </w:r>
      <w:r>
        <w:rPr>
          <w:rFonts w:eastAsia="Times New Roman" w:cs="Times New Roman"/>
          <w:lang w:eastAsia="en-US"/>
        </w:rPr>
        <w:t>Each cell is monitored for temperature and voltage by an AMS (accumulator ), which communicates this information to the Pack Management Computer (</w:t>
      </w:r>
      <w:proofErr w:type="spellStart"/>
      <w:r>
        <w:rPr>
          <w:rFonts w:eastAsia="Times New Roman" w:cs="Times New Roman"/>
          <w:lang w:eastAsia="en-US"/>
        </w:rPr>
        <w:t>PacMAN</w:t>
      </w:r>
      <w:proofErr w:type="spellEnd"/>
      <w:r>
        <w:rPr>
          <w:rFonts w:eastAsia="Times New Roman" w:cs="Times New Roman"/>
          <w:lang w:eastAsia="en-US"/>
        </w:rPr>
        <w:t xml:space="preserve">). The </w:t>
      </w:r>
      <w:proofErr w:type="spellStart"/>
      <w:r>
        <w:rPr>
          <w:rFonts w:eastAsia="Times New Roman" w:cs="Times New Roman"/>
          <w:lang w:eastAsia="en-US"/>
        </w:rPr>
        <w:t>PackMAN</w:t>
      </w:r>
      <w:proofErr w:type="spellEnd"/>
      <w:r>
        <w:rPr>
          <w:rFonts w:eastAsia="Times New Roman" w:cs="Times New Roman"/>
          <w:lang w:eastAsia="en-US"/>
        </w:rPr>
        <w:t xml:space="preserve"> utilizes an AT90CAN128 Atmel microcontroller. The AMS, comprised of these AMS boards and the </w:t>
      </w:r>
      <w:proofErr w:type="spellStart"/>
      <w:r>
        <w:rPr>
          <w:rFonts w:eastAsia="Times New Roman" w:cs="Times New Roman"/>
          <w:lang w:eastAsia="en-US"/>
        </w:rPr>
        <w:t>PackMAN</w:t>
      </w:r>
      <w:proofErr w:type="spellEnd"/>
      <w:r>
        <w:rPr>
          <w:rFonts w:eastAsia="Times New Roman" w:cs="Times New Roman"/>
          <w:lang w:eastAsia="en-US"/>
        </w:rPr>
        <w:t>, is further described in section 5.8.</w:t>
      </w:r>
    </w:p>
    <w:p w14:paraId="5482745B"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2BB6B5E1"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The accumulator high current output is available through ITT Cannon connectors. Accumulator voltage is present only while the safety loop is closed.</w:t>
      </w:r>
      <w:r>
        <w:rPr>
          <w:rFonts w:eastAsia="Times New Roman" w:cs="Times New Roman"/>
          <w:lang w:eastAsia="en-US"/>
        </w:rPr>
        <w:t xml:space="preserve"> </w:t>
      </w:r>
      <w:r w:rsidRPr="000D795E">
        <w:rPr>
          <w:rFonts w:eastAsia="Times New Roman" w:cs="Times New Roman"/>
          <w:lang w:eastAsia="en-US"/>
        </w:rPr>
        <w:t>A low current output is also available through an Anderson Power connector. This output is limited to 20 A. Charging is also accomplished through this connector, and is sim</w:t>
      </w:r>
      <w:r>
        <w:rPr>
          <w:rFonts w:eastAsia="Times New Roman" w:cs="Times New Roman"/>
          <w:lang w:eastAsia="en-US"/>
        </w:rPr>
        <w:t xml:space="preserve">ilarly limited to 20 A and 30 V, and implements “plug and forget” charging. </w:t>
      </w:r>
      <w:r w:rsidRPr="000D795E">
        <w:rPr>
          <w:rFonts w:eastAsia="Times New Roman" w:cs="Times New Roman"/>
          <w:lang w:eastAsia="en-US"/>
        </w:rPr>
        <w:t xml:space="preserve">The functioning </w:t>
      </w:r>
      <w:r>
        <w:rPr>
          <w:rFonts w:eastAsia="Times New Roman" w:cs="Times New Roman"/>
          <w:lang w:eastAsia="en-US"/>
        </w:rPr>
        <w:t xml:space="preserve">of both ports is controlled by the </w:t>
      </w:r>
      <w:proofErr w:type="spellStart"/>
      <w:r>
        <w:rPr>
          <w:rFonts w:eastAsia="Times New Roman" w:cs="Times New Roman"/>
          <w:lang w:eastAsia="en-US"/>
        </w:rPr>
        <w:t>PackMAN</w:t>
      </w:r>
      <w:proofErr w:type="spellEnd"/>
      <w:r>
        <w:rPr>
          <w:rFonts w:eastAsia="Times New Roman" w:cs="Times New Roman"/>
          <w:lang w:eastAsia="en-US"/>
        </w:rPr>
        <w:t xml:space="preserve"> board. </w:t>
      </w:r>
    </w:p>
    <w:p w14:paraId="1B6C4505"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23A080D9" w14:textId="4CFD914D" w:rsidR="00373F4C" w:rsidRDefault="00932DB7" w:rsidP="00373F4C">
      <w:pPr>
        <w:shd w:val="clear" w:color="auto" w:fill="FFFFFF"/>
        <w:spacing w:beforeLines="1" w:before="2" w:afterLines="1" w:after="2" w:line="240" w:lineRule="auto"/>
        <w:contextualSpacing w:val="0"/>
        <w:rPr>
          <w:rFonts w:eastAsia="Times New Roman" w:cs="Times New Roman"/>
          <w:lang w:eastAsia="en-US"/>
        </w:rPr>
      </w:pPr>
      <w:ins w:id="75" w:author="Emilie Grybos" w:date="2017-02-15T15:27:00Z">
        <w:r>
          <w:rPr>
            <w:noProof/>
            <w:lang w:eastAsia="en-US"/>
          </w:rPr>
          <w:lastRenderedPageBreak/>
          <w:drawing>
            <wp:inline distT="0" distB="0" distL="0" distR="0" wp14:anchorId="36BC092B" wp14:editId="0A719D1D">
              <wp:extent cx="6126480" cy="3944620"/>
              <wp:effectExtent l="0" t="0" r="0" b="0"/>
              <wp:docPr id="6" name="Picture 5" descr="diagra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tiff"/>
                      <pic:cNvPicPr/>
                    </pic:nvPicPr>
                    <pic:blipFill>
                      <a:blip r:embed="rId56"/>
                      <a:stretch>
                        <a:fillRect/>
                      </a:stretch>
                    </pic:blipFill>
                    <pic:spPr>
                      <a:xfrm>
                        <a:off x="0" y="0"/>
                        <a:ext cx="6126480" cy="3944620"/>
                      </a:xfrm>
                      <a:prstGeom prst="rect">
                        <a:avLst/>
                      </a:prstGeom>
                    </pic:spPr>
                  </pic:pic>
                </a:graphicData>
              </a:graphic>
            </wp:inline>
          </w:drawing>
        </w:r>
      </w:ins>
    </w:p>
    <w:p w14:paraId="02DC8842" w14:textId="77777777" w:rsidR="00373F4C" w:rsidRDefault="00373F4C" w:rsidP="00F36550">
      <w:pPr>
        <w:spacing w:after="0"/>
      </w:pPr>
    </w:p>
    <w:p w14:paraId="2D511F5F" w14:textId="77777777" w:rsidR="00932DB7" w:rsidRPr="00373F4C" w:rsidRDefault="00932DB7" w:rsidP="00F36550">
      <w:pPr>
        <w:spacing w:after="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691FDC">
            <w:pPr>
              <w:pStyle w:val="TableContents"/>
              <w:jc w:val="center"/>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691FDC">
            <w:pPr>
              <w:pStyle w:val="TableContents"/>
              <w:jc w:val="center"/>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691FDC">
            <w:pPr>
              <w:pStyle w:val="TableContents"/>
              <w:jc w:val="center"/>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691FDC">
            <w:pPr>
              <w:pStyle w:val="TableContents"/>
              <w:jc w:val="center"/>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7CA274EB" w:rsidR="006A04F7" w:rsidRDefault="00BB1600" w:rsidP="00691FDC">
            <w:pPr>
              <w:pStyle w:val="TableContents"/>
              <w:jc w:val="center"/>
            </w:pPr>
            <w:sdt>
              <w:sdtPr>
                <w:rPr>
                  <w:sz w:val="24"/>
                </w:rPr>
                <w:id w:val="-2024777595"/>
                <w14:checkbox>
                  <w14:checked w14:val="0"/>
                  <w14:checkedState w14:val="2612" w14:font="ＭＳ ゴシック"/>
                  <w14:uncheckedState w14:val="2610" w14:font="ＭＳ ゴシック"/>
                </w14:checkbox>
              </w:sdtPr>
              <w:sdtEndPr/>
              <w:sdtContent>
                <w:r w:rsidR="006F4F6E">
                  <w:rPr>
                    <w:rFonts w:ascii="MS Gothic" w:eastAsia="MS Gothic" w:hAnsi="MS Gothic" w:hint="eastAsia"/>
                    <w:sz w:val="24"/>
                  </w:rPr>
                  <w:t>☐</w:t>
                </w:r>
              </w:sdtContent>
            </w:sdt>
            <w:r w:rsidR="006F4F6E">
              <w:rPr>
                <w:sz w:val="24"/>
              </w:rPr>
              <w:t xml:space="preserve">Commercial / </w:t>
            </w:r>
            <w:sdt>
              <w:sdtPr>
                <w:rPr>
                  <w:sz w:val="24"/>
                </w:rPr>
                <w:id w:val="925300075"/>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sidR="006F4F6E">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7F6C5B1F" w:rsidR="006A04F7" w:rsidRDefault="005F13CF" w:rsidP="00691FDC">
            <w:pPr>
              <w:pStyle w:val="TableContents"/>
              <w:jc w:val="center"/>
            </w:pPr>
            <w:r>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AF0A8EC" w:rsidR="00D46BCC" w:rsidRDefault="005F13CF" w:rsidP="00691FDC">
            <w:pPr>
              <w:pStyle w:val="TableContents"/>
              <w:jc w:val="center"/>
            </w:pPr>
            <w:r>
              <w:t>1.5</w:t>
            </w:r>
            <w:r w:rsidR="00D46BCC">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7D8D5EE4" w:rsidR="006A04F7" w:rsidRDefault="005F13CF" w:rsidP="00691FDC">
            <w:pPr>
              <w:pStyle w:val="TableContents"/>
              <w:jc w:val="center"/>
            </w:pPr>
            <w:r>
              <w:t>4</w:t>
            </w:r>
          </w:p>
        </w:tc>
      </w:tr>
    </w:tbl>
    <w:p w14:paraId="725F1C59" w14:textId="77777777" w:rsidR="00803369" w:rsidRDefault="006A04F7" w:rsidP="00753253">
      <w:pPr>
        <w:pStyle w:val="Table"/>
      </w:pPr>
      <w:bookmarkStart w:id="76"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76"/>
    </w:p>
    <w:p w14:paraId="3DE481FA"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(3^1.05)*0.5  =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lastRenderedPageBreak/>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w:t>
      </w:r>
      <w:proofErr w:type="spellStart"/>
      <w:r w:rsidRPr="00D52AC5">
        <w:rPr>
          <w:i/>
        </w:rPr>
        <w:t>Peukert</w:t>
      </w:r>
      <w:proofErr w:type="spellEnd"/>
      <w:r w:rsidRPr="00D52AC5">
        <w:rPr>
          <w:i/>
        </w:rPr>
        <w:t xml:space="preserve">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77" w:name="_Toc442209120"/>
      <w:r>
        <w:t>Cell</w:t>
      </w:r>
      <w:r>
        <w:rPr>
          <w:rFonts w:eastAsia="Arial" w:cs="Arial"/>
        </w:rPr>
        <w:t xml:space="preserve"> </w:t>
      </w:r>
      <w:r>
        <w:t>description</w:t>
      </w:r>
      <w:bookmarkEnd w:id="77"/>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proofErr w:type="spellStart"/>
            <w:r w:rsidRPr="00402EDB">
              <w:rPr>
                <w:lang w:val="fr-FR"/>
              </w:rPr>
              <w:t>Cell</w:t>
            </w:r>
            <w:proofErr w:type="spellEnd"/>
            <w:r w:rsidRPr="00402EDB">
              <w:rPr>
                <w:lang w:val="fr-FR"/>
              </w:rPr>
              <w:t xml:space="preserve"> type (</w:t>
            </w:r>
            <w:proofErr w:type="spellStart"/>
            <w:r w:rsidRPr="00402EDB">
              <w:rPr>
                <w:lang w:val="fr-FR"/>
              </w:rPr>
              <w:t>prismatic</w:t>
            </w:r>
            <w:proofErr w:type="spellEnd"/>
            <w:r w:rsidRPr="00402EDB">
              <w:rPr>
                <w:lang w:val="fr-FR"/>
              </w:rPr>
              <w:t xml:space="preserve">, </w:t>
            </w:r>
            <w:proofErr w:type="spellStart"/>
            <w:r w:rsidRPr="00402EDB">
              <w:rPr>
                <w:lang w:val="fr-FR"/>
              </w:rPr>
              <w:t>cylindrical</w:t>
            </w:r>
            <w:proofErr w:type="spellEnd"/>
            <w:r w:rsidRPr="00402EDB">
              <w:rPr>
                <w:lang w:val="fr-FR"/>
              </w:rPr>
              <w:t xml:space="preserve">, </w:t>
            </w:r>
            <w:proofErr w:type="spellStart"/>
            <w:r w:rsidRPr="00402EDB">
              <w:rPr>
                <w:lang w:val="fr-FR"/>
              </w:rPr>
              <w:t>pouch</w:t>
            </w:r>
            <w:proofErr w:type="spellEnd"/>
            <w:r w:rsidRPr="00402EDB">
              <w:rPr>
                <w:lang w:val="fr-FR"/>
              </w:rPr>
              <w:t>,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4E48C9EE" w:rsidR="005F13CF" w:rsidRDefault="004B1D9F" w:rsidP="005F13CF">
            <w:pPr>
              <w:pStyle w:val="TableContents"/>
              <w:spacing w:before="0"/>
            </w:pPr>
            <w:r>
              <w:rPr>
                <w:rFonts w:eastAsia="Times New Roman"/>
                <w:color w:val="000000"/>
              </w:rPr>
              <w:t>LiFe</w:t>
            </w:r>
            <w:r w:rsidR="005F13CF" w:rsidRPr="00E93CB9">
              <w:rPr>
                <w:rFonts w:eastAsia="Times New Roman"/>
                <w:color w:val="000000"/>
              </w:rPr>
              <w:t>PO4 in prismatic case</w:t>
            </w:r>
          </w:p>
        </w:tc>
      </w:tr>
    </w:tbl>
    <w:p w14:paraId="2C3847E4" w14:textId="77777777" w:rsidR="006A04F7" w:rsidRDefault="006A04F7" w:rsidP="00753253">
      <w:pPr>
        <w:pStyle w:val="Table"/>
      </w:pPr>
      <w:bookmarkStart w:id="78"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78"/>
    </w:p>
    <w:p w14:paraId="680D0626"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(3^1.05)*0.5  =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lastRenderedPageBreak/>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79" w:name="_Toc442209121"/>
      <w:r>
        <w:t>Cell</w:t>
      </w:r>
      <w:r>
        <w:rPr>
          <w:rFonts w:eastAsia="Arial" w:cs="Arial"/>
        </w:rPr>
        <w:t xml:space="preserve"> </w:t>
      </w:r>
      <w:r>
        <w:t>configuration</w:t>
      </w:r>
      <w:bookmarkEnd w:id="79"/>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lang w:eastAsia="en-US"/>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ＭＳ ゴシック"/>
            <w14:uncheckedState w14:val="2610" w14:font="ＭＳ ゴシック"/>
          </w14:checkbox>
        </w:sdtPr>
        <w:sdtEnd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Yes,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80" w:name="_Toc442209122"/>
      <w:r>
        <w:t>Segment Maintenance Disconnect</w:t>
      </w:r>
      <w:bookmarkEnd w:id="80"/>
    </w:p>
    <w:p w14:paraId="6E258BEB" w14:textId="77777777" w:rsidR="00803369" w:rsidRPr="00402EDB" w:rsidRDefault="00803369" w:rsidP="00F36550">
      <w:pPr>
        <w:spacing w:after="0"/>
        <w:rPr>
          <w:i/>
          <w:lang w:val="fr-FR"/>
        </w:rPr>
      </w:pPr>
      <w:proofErr w:type="spellStart"/>
      <w:r w:rsidRPr="00402EDB">
        <w:rPr>
          <w:i/>
          <w:lang w:val="fr-FR"/>
        </w:rPr>
        <w:t>Describe</w:t>
      </w:r>
      <w:proofErr w:type="spellEnd"/>
      <w:r w:rsidRPr="00402EDB">
        <w:rPr>
          <w:rFonts w:eastAsia="Arial"/>
          <w:i/>
          <w:lang w:val="fr-FR"/>
        </w:rPr>
        <w:t xml:space="preserve"> </w:t>
      </w:r>
      <w:r w:rsidRPr="00402EDB">
        <w:rPr>
          <w:i/>
          <w:lang w:val="fr-FR"/>
        </w:rPr>
        <w:t xml:space="preserve">segment maintenance </w:t>
      </w:r>
      <w:proofErr w:type="spellStart"/>
      <w:r w:rsidRPr="00402EDB">
        <w:rPr>
          <w:i/>
          <w:lang w:val="fr-FR"/>
        </w:rPr>
        <w:t>disconnect</w:t>
      </w:r>
      <w:proofErr w:type="spellEnd"/>
      <w:r w:rsidR="00623E4B" w:rsidRPr="00402EDB">
        <w:rPr>
          <w:i/>
          <w:lang w:val="fr-FR"/>
        </w:rPr>
        <w:t xml:space="preserve"> (SMD)</w:t>
      </w:r>
      <w:r w:rsidR="00A6226C" w:rsidRPr="00402EDB">
        <w:rPr>
          <w:i/>
          <w:lang w:val="fr-FR"/>
        </w:rPr>
        <w:t xml:space="preserve"> </w:t>
      </w:r>
      <w:proofErr w:type="spellStart"/>
      <w:r w:rsidR="00A6226C" w:rsidRPr="00402EDB">
        <w:rPr>
          <w:i/>
          <w:lang w:val="fr-FR"/>
        </w:rPr>
        <w:t>device</w:t>
      </w:r>
      <w:proofErr w:type="spellEnd"/>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proofErr w:type="spellStart"/>
            <w:r w:rsidRPr="00E93CB9">
              <w:rPr>
                <w:rFonts w:eastAsia="Times New Roman"/>
                <w:color w:val="000000"/>
              </w:rPr>
              <w:t>Gigavac</w:t>
            </w:r>
            <w:proofErr w:type="spellEnd"/>
            <w:r w:rsidRPr="00E93CB9">
              <w:rPr>
                <w:rFonts w:eastAsia="Times New Roman"/>
                <w:color w:val="000000"/>
              </w:rPr>
              <w:t>,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81" w:name="_Toc442209168"/>
      <w:r>
        <w:lastRenderedPageBreak/>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81"/>
    </w:p>
    <w:p w14:paraId="1FF04220" w14:textId="77777777" w:rsidR="006A04F7" w:rsidRDefault="006A04F7" w:rsidP="00F36550">
      <w:pPr>
        <w:pStyle w:val="Heading2"/>
        <w:spacing w:after="0"/>
      </w:pPr>
      <w:bookmarkStart w:id="82" w:name="_Toc442209123"/>
      <w:r>
        <w:t>Lithium-Ion Pouch Cells</w:t>
      </w:r>
      <w:bookmarkEnd w:id="82"/>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83" w:name="_Toc442209124"/>
      <w:r>
        <w:t>Cell</w:t>
      </w:r>
      <w:r>
        <w:rPr>
          <w:rFonts w:eastAsia="Arial" w:cs="Arial"/>
        </w:rPr>
        <w:t xml:space="preserve"> </w:t>
      </w:r>
      <w:r>
        <w:t>temperature</w:t>
      </w:r>
      <w:r>
        <w:rPr>
          <w:rFonts w:eastAsia="Arial" w:cs="Arial"/>
        </w:rPr>
        <w:t xml:space="preserve"> </w:t>
      </w:r>
      <w:r>
        <w:t>monitoring</w:t>
      </w:r>
      <w:bookmarkEnd w:id="83"/>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 xml:space="preserve">Each cell within each accumulator segment is monitored by an AMS board. Each AMS board contains a linear active thermistor (MCP9700, Microchip) that measures the temperature of each cell. The AMS boards communicate this information via I2C to the </w:t>
      </w:r>
      <w:proofErr w:type="spellStart"/>
      <w:r w:rsidRPr="00E93CB9">
        <w:rPr>
          <w:rFonts w:eastAsia="Times New Roman"/>
          <w:color w:val="000000"/>
        </w:rPr>
        <w:t>PacMAN</w:t>
      </w:r>
      <w:proofErr w:type="spellEnd"/>
      <w:r w:rsidRPr="00E93CB9">
        <w:rPr>
          <w:rFonts w:eastAsia="Times New Roman"/>
          <w:color w:val="000000"/>
        </w:rPr>
        <w:t xml:space="preserve">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84"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84"/>
    </w:p>
    <w:p w14:paraId="166F5992" w14:textId="77777777" w:rsidR="006A04F7" w:rsidRDefault="006A04F7" w:rsidP="00933B4C">
      <w:pPr>
        <w:pStyle w:val="Heading2"/>
      </w:pPr>
      <w:bookmarkStart w:id="85" w:name="_Toc442209125"/>
      <w:r>
        <w:t>Accumulator</w:t>
      </w:r>
      <w:r>
        <w:rPr>
          <w:rFonts w:eastAsia="Arial" w:cs="Arial"/>
        </w:rPr>
        <w:t xml:space="preserve"> </w:t>
      </w:r>
      <w:r>
        <w:t>Isolation</w:t>
      </w:r>
      <w:r>
        <w:rPr>
          <w:rFonts w:eastAsia="Arial" w:cs="Arial"/>
        </w:rPr>
        <w:t xml:space="preserve"> </w:t>
      </w:r>
      <w:r>
        <w:t>Relays (AIR)</w:t>
      </w:r>
      <w:bookmarkEnd w:id="85"/>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proofErr w:type="spellStart"/>
            <w:r>
              <w:t>Gigavac</w:t>
            </w:r>
            <w:proofErr w:type="spellEnd"/>
            <w:r>
              <w:t xml:space="preserve">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lastRenderedPageBreak/>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86"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86"/>
    </w:p>
    <w:p w14:paraId="56F97B77" w14:textId="77777777" w:rsidR="006A04F7" w:rsidRDefault="006A04F7" w:rsidP="00F36550">
      <w:pPr>
        <w:pStyle w:val="Heading2"/>
        <w:spacing w:after="0"/>
      </w:pPr>
      <w:bookmarkStart w:id="87" w:name="_Toc442209126"/>
      <w:r>
        <w:t>Accumulator</w:t>
      </w:r>
      <w:r>
        <w:rPr>
          <w:rFonts w:eastAsia="Arial" w:cs="Arial"/>
        </w:rPr>
        <w:t xml:space="preserve"> </w:t>
      </w:r>
      <w:r>
        <w:t>Management</w:t>
      </w:r>
      <w:r>
        <w:rPr>
          <w:rFonts w:eastAsia="Arial" w:cs="Arial"/>
        </w:rPr>
        <w:t xml:space="preserve"> </w:t>
      </w:r>
      <w:r>
        <w:t>System (AMS)</w:t>
      </w:r>
      <w:bookmarkEnd w:id="87"/>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The AMS within each accumulator consists of one </w:t>
      </w:r>
      <w:proofErr w:type="spellStart"/>
      <w:r w:rsidRPr="00E93CB9">
        <w:rPr>
          <w:rFonts w:eastAsia="Times New Roman"/>
          <w:color w:val="000000"/>
        </w:rPr>
        <w:t>PacMAN</w:t>
      </w:r>
      <w:proofErr w:type="spellEnd"/>
      <w:r w:rsidRPr="00E93CB9">
        <w:rPr>
          <w:rFonts w:eastAsia="Times New Roman"/>
          <w:color w:val="000000"/>
        </w:rPr>
        <w:t xml:space="preserve"> board and seven AMS boards. The </w:t>
      </w:r>
      <w:proofErr w:type="spellStart"/>
      <w:r w:rsidRPr="00E93CB9">
        <w:rPr>
          <w:rFonts w:eastAsia="Times New Roman"/>
          <w:color w:val="000000"/>
        </w:rPr>
        <w:t>PacMAN</w:t>
      </w:r>
      <w:proofErr w:type="spellEnd"/>
      <w:r w:rsidRPr="00E93CB9">
        <w:rPr>
          <w:rFonts w:eastAsia="Times New Roman"/>
          <w:color w:val="000000"/>
        </w:rPr>
        <w:t xml:space="preserve">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w:t>
      </w:r>
      <w:proofErr w:type="spellStart"/>
      <w:r w:rsidRPr="00E93CB9">
        <w:rPr>
          <w:rFonts w:eastAsia="Times New Roman"/>
          <w:color w:val="000000"/>
        </w:rPr>
        <w:t>PacMAN</w:t>
      </w:r>
      <w:proofErr w:type="spellEnd"/>
      <w:r w:rsidRPr="00E93CB9">
        <w:rPr>
          <w:rFonts w:eastAsia="Times New Roman"/>
          <w:color w:val="000000"/>
        </w:rPr>
        <w:t xml:space="preserve"> via I2C. 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proofErr w:type="spellStart"/>
      <w:r w:rsidRPr="00E93CB9">
        <w:rPr>
          <w:rFonts w:eastAsia="Times New Roman"/>
          <w:color w:val="000000"/>
        </w:rPr>
        <w:t>PacMAN</w:t>
      </w:r>
      <w:proofErr w:type="spellEnd"/>
      <w:r w:rsidRPr="00E93CB9">
        <w:rPr>
          <w:rFonts w:eastAsia="Times New Roman"/>
          <w:color w:val="000000"/>
        </w:rPr>
        <w:t xml:space="preserve"> also keeps track of accumulator state, state of charge, and the state of the safety loop relay on </w:t>
      </w:r>
      <w:proofErr w:type="spellStart"/>
      <w:r w:rsidRPr="00E93CB9">
        <w:rPr>
          <w:rFonts w:eastAsia="Times New Roman"/>
          <w:color w:val="000000"/>
        </w:rPr>
        <w:t>PacMAN</w:t>
      </w:r>
      <w:proofErr w:type="spellEnd"/>
      <w:r w:rsidRPr="00E93CB9">
        <w:rPr>
          <w:rFonts w:eastAsia="Times New Roman"/>
          <w:color w:val="000000"/>
        </w:rPr>
        <w:t xml:space="preserve">.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w:t>
      </w:r>
      <w:proofErr w:type="spellStart"/>
      <w:r w:rsidRPr="00E93CB9">
        <w:rPr>
          <w:rFonts w:eastAsia="Times New Roman"/>
          <w:color w:val="000000"/>
        </w:rPr>
        <w:t>PacMAN</w:t>
      </w:r>
      <w:proofErr w:type="spellEnd"/>
      <w:r w:rsidRPr="00E93CB9">
        <w:rPr>
          <w:rFonts w:eastAsia="Times New Roman"/>
          <w:color w:val="000000"/>
        </w:rPr>
        <w:t>,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w:t>
      </w:r>
      <w:proofErr w:type="spellStart"/>
      <w:r w:rsidRPr="00E93CB9">
        <w:rPr>
          <w:rFonts w:eastAsia="Times New Roman"/>
          <w:color w:val="000000"/>
        </w:rPr>
        <w:t>PacMan</w:t>
      </w:r>
      <w:proofErr w:type="spellEnd"/>
      <w:r w:rsidRPr="00E93CB9">
        <w:rPr>
          <w:rFonts w:eastAsia="Times New Roman"/>
          <w:color w:val="000000"/>
        </w:rPr>
        <w:t xml:space="preserve"> computer closes allowing access to the positive and negative terminal of the accumulator. These connections are fused at the terminals with 25A blade fuses. Current flowing through the charge relay also flows through a 1 </w:t>
      </w:r>
      <w:proofErr w:type="spellStart"/>
      <w:r w:rsidRPr="00E93CB9">
        <w:rPr>
          <w:rFonts w:eastAsia="Times New Roman"/>
          <w:color w:val="000000"/>
        </w:rPr>
        <w:t>mOhm</w:t>
      </w:r>
      <w:proofErr w:type="spellEnd"/>
      <w:r w:rsidRPr="00E93CB9">
        <w:rPr>
          <w:rFonts w:eastAsia="Times New Roman"/>
          <w:color w:val="000000"/>
        </w:rPr>
        <w:t xml:space="preserve">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0C0C9FCD" w:rsidR="006A04F7" w:rsidRDefault="006B1EBF" w:rsidP="00F36550">
      <w:pPr>
        <w:spacing w:after="0"/>
        <w:rPr>
          <w:i/>
        </w:rPr>
      </w:pPr>
      <w:r w:rsidRPr="00CB399A">
        <w:rPr>
          <w:rFonts w:eastAsia="Times New Roman"/>
          <w:noProof/>
          <w:color w:val="000000"/>
          <w:lang w:eastAsia="en-US"/>
        </w:rPr>
        <w:lastRenderedPageBreak/>
        <w:drawing>
          <wp:inline distT="0" distB="0" distL="0" distR="0" wp14:anchorId="5B5B2FFF" wp14:editId="62552F40">
            <wp:extent cx="6126480" cy="3598545"/>
            <wp:effectExtent l="0" t="0" r="0" b="8255"/>
            <wp:docPr id="8" name="Picture 7" descr="s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iff"/>
                    <pic:cNvPicPr/>
                  </pic:nvPicPr>
                  <pic:blipFill>
                    <a:blip r:embed="rId58"/>
                    <a:stretch>
                      <a:fillRect/>
                    </a:stretch>
                  </pic:blipFill>
                  <pic:spPr>
                    <a:xfrm>
                      <a:off x="0" y="0"/>
                      <a:ext cx="6126480" cy="3598545"/>
                    </a:xfrm>
                    <a:prstGeom prst="rect">
                      <a:avLst/>
                    </a:prstGeom>
                  </pic:spPr>
                </pic:pic>
              </a:graphicData>
            </a:graphic>
          </wp:inline>
        </w:drawing>
      </w:r>
    </w:p>
    <w:p w14:paraId="790288A8" w14:textId="77777777" w:rsidR="006B1EBF" w:rsidRDefault="006B1EBF" w:rsidP="00F36550">
      <w:pPr>
        <w:spacing w:after="0"/>
        <w:rPr>
          <w:i/>
        </w:rPr>
      </w:pPr>
    </w:p>
    <w:p w14:paraId="71419023" w14:textId="77777777" w:rsidR="006B1EBF" w:rsidRPr="00D52AC5" w:rsidRDefault="006B1EBF"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88"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88"/>
    </w:p>
    <w:p w14:paraId="4DAFA230" w14:textId="4328B74B" w:rsidR="00CB399A" w:rsidRPr="00CB399A" w:rsidRDefault="00CB399A" w:rsidP="00753253">
      <w:pPr>
        <w:pStyle w:val="Caption"/>
        <w:rPr>
          <w:i w:val="0"/>
        </w:rPr>
      </w:pPr>
    </w:p>
    <w:p w14:paraId="7D7D4F7B" w14:textId="77777777" w:rsidR="006A04F7" w:rsidRDefault="006A04F7" w:rsidP="00F36550">
      <w:pPr>
        <w:pStyle w:val="Heading2"/>
        <w:spacing w:after="0"/>
      </w:pPr>
      <w:bookmarkStart w:id="89" w:name="_Toc442209127"/>
      <w:r>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89"/>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w:t>
      </w:r>
      <w:proofErr w:type="spellStart"/>
      <w:r w:rsidRPr="00E93CB9">
        <w:rPr>
          <w:rFonts w:eastAsia="Times New Roman"/>
          <w:color w:val="000000"/>
        </w:rPr>
        <w:t>thevenin</w:t>
      </w:r>
      <w:proofErr w:type="spellEnd"/>
      <w:r w:rsidRPr="00E93CB9">
        <w:rPr>
          <w:rFonts w:eastAsia="Times New Roman"/>
          <w:color w:val="000000"/>
        </w:rPr>
        <w:t xml:space="preserve"> voltage of 23.6 V with 14 </w:t>
      </w:r>
      <w:proofErr w:type="spellStart"/>
      <w:r w:rsidRPr="00E93CB9">
        <w:rPr>
          <w:rFonts w:eastAsia="Times New Roman"/>
          <w:color w:val="000000"/>
        </w:rPr>
        <w:t>mOhm</w:t>
      </w:r>
      <w:proofErr w:type="spellEnd"/>
      <w:r w:rsidRPr="00E93CB9">
        <w:rPr>
          <w:rFonts w:eastAsia="Times New Roman"/>
          <w:color w:val="000000"/>
        </w:rPr>
        <w:t xml:space="preserve"> </w:t>
      </w:r>
      <w:proofErr w:type="spellStart"/>
      <w:r w:rsidRPr="00E93CB9">
        <w:rPr>
          <w:rFonts w:eastAsia="Times New Roman"/>
          <w:color w:val="000000"/>
        </w:rPr>
        <w:t>thevenin</w:t>
      </w:r>
      <w:proofErr w:type="spellEnd"/>
      <w:r w:rsidRPr="00E93CB9">
        <w:rPr>
          <w:rFonts w:eastAsia="Times New Roman"/>
          <w:color w:val="000000"/>
        </w:rPr>
        <w:t xml:space="preserve">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Through a motor and controller characterization, the maximum RPM is 4500 RPM with a maximum possible torque of 92 </w:t>
      </w:r>
      <w:proofErr w:type="spellStart"/>
      <w:r w:rsidRPr="00E93CB9">
        <w:rPr>
          <w:rFonts w:eastAsia="Times New Roman"/>
          <w:color w:val="000000"/>
        </w:rPr>
        <w:t>ft</w:t>
      </w:r>
      <w:proofErr w:type="spellEnd"/>
      <w:r w:rsidRPr="00E93CB9">
        <w:rPr>
          <w:rFonts w:eastAsia="Times New Roman"/>
          <w:color w:val="000000"/>
        </w:rPr>
        <w:t xml:space="preserve">-lbs. The maximum efficiency motor speed in the fully integrated car is 2500 </w:t>
      </w:r>
      <w:r w:rsidRPr="00E93CB9">
        <w:rPr>
          <w:rFonts w:eastAsia="Times New Roman"/>
          <w:color w:val="000000"/>
        </w:rPr>
        <w:lastRenderedPageBreak/>
        <w:t xml:space="preserve">RPM with steady state torque estimate of 15 </w:t>
      </w:r>
      <w:proofErr w:type="spellStart"/>
      <w:r w:rsidRPr="00E93CB9">
        <w:rPr>
          <w:rFonts w:eastAsia="Times New Roman"/>
          <w:color w:val="000000"/>
        </w:rPr>
        <w:t>ft-lbs</w:t>
      </w:r>
      <w:proofErr w:type="spellEnd"/>
      <w:r w:rsidRPr="00E93CB9">
        <w:rPr>
          <w:rFonts w:eastAsia="Times New Roman"/>
          <w:color w:val="000000"/>
        </w:rPr>
        <w:t xml:space="preserve">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 ​between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lang w:eastAsia="en-US"/>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90" w:name="_Toc442209128"/>
      <w:r>
        <w:t>Accumulator</w:t>
      </w:r>
      <w:r>
        <w:rPr>
          <w:rFonts w:eastAsia="Arial" w:cs="Arial"/>
        </w:rPr>
        <w:t xml:space="preserve"> </w:t>
      </w:r>
      <w:r>
        <w:t>indicator</w:t>
      </w:r>
      <w:bookmarkEnd w:id="90"/>
    </w:p>
    <w:p w14:paraId="4C09C6C3" w14:textId="77777777" w:rsidR="0022455C" w:rsidRPr="00E93CB9" w:rsidRDefault="0022455C" w:rsidP="0022455C">
      <w:pPr>
        <w:spacing w:after="0" w:line="240" w:lineRule="auto"/>
        <w:rPr>
          <w:rFonts w:eastAsia="Times New Roman"/>
        </w:rPr>
      </w:pPr>
      <w:bookmarkStart w:id="91"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w:t>
      </w:r>
      <w:proofErr w:type="spellStart"/>
      <w:r w:rsidRPr="00E93CB9">
        <w:rPr>
          <w:rFonts w:eastAsia="Times New Roman"/>
          <w:color w:val="000000"/>
        </w:rPr>
        <w:t>PacMAN</w:t>
      </w:r>
      <w:proofErr w:type="spellEnd"/>
      <w:r w:rsidRPr="00E93CB9">
        <w:rPr>
          <w:rFonts w:eastAsia="Times New Roman"/>
          <w:color w:val="000000"/>
        </w:rPr>
        <w:t xml:space="preserve">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lang w:eastAsia="en-US"/>
        </w:rPr>
        <w:lastRenderedPageBreak/>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91"/>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This design utilizes coulomb counting, integrating the current flowing through the current sensing resistor to determine the increase in state of charge due to charging as well as the decrease in state of charge due to low current output and the operation of the </w:t>
      </w:r>
      <w:proofErr w:type="spellStart"/>
      <w:r w:rsidRPr="00E93CB9">
        <w:rPr>
          <w:rFonts w:eastAsia="Times New Roman"/>
          <w:color w:val="000000"/>
        </w:rPr>
        <w:t>PacMan</w:t>
      </w:r>
      <w:proofErr w:type="spellEnd"/>
      <w:r w:rsidRPr="00E93CB9">
        <w:rPr>
          <w:rFonts w:eastAsia="Times New Roman"/>
          <w:color w:val="000000"/>
        </w:rPr>
        <w:t xml:space="preserve">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To monitor current flowing through the high current output, a </w:t>
      </w:r>
      <w:proofErr w:type="spellStart"/>
      <w:r w:rsidRPr="00E93CB9">
        <w:rPr>
          <w:rFonts w:eastAsia="Times New Roman"/>
          <w:color w:val="000000"/>
        </w:rPr>
        <w:t>Ametes</w:t>
      </w:r>
      <w:proofErr w:type="spellEnd"/>
      <w:r w:rsidRPr="00E93CB9">
        <w:rPr>
          <w:rFonts w:eastAsia="Times New Roman"/>
          <w:color w:val="000000"/>
        </w:rPr>
        <w:t xml:space="preserve">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31A3C11" w:rsidR="006A04F7" w:rsidRDefault="003D1F40" w:rsidP="00034976">
            <w:pPr>
              <w:pStyle w:val="TableContents"/>
            </w:pPr>
            <w:r>
              <w:t>TDK-Lambda, GenH30-25</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lastRenderedPageBreak/>
              <w:t>Maximum charging power:</w:t>
            </w:r>
          </w:p>
        </w:tc>
        <w:tc>
          <w:tcPr>
            <w:tcW w:w="4002" w:type="dxa"/>
            <w:shd w:val="clear" w:color="auto" w:fill="auto"/>
            <w:vAlign w:val="center"/>
          </w:tcPr>
          <w:p w14:paraId="6F5082F3" w14:textId="6AEE65F5" w:rsidR="006A04F7" w:rsidRDefault="002C4184" w:rsidP="00034976">
            <w:pPr>
              <w:pStyle w:val="TableContents"/>
            </w:pPr>
            <w:r>
              <w:t>750 W</w:t>
            </w:r>
          </w:p>
        </w:tc>
      </w:tr>
      <w:tr w:rsidR="00404887" w14:paraId="20F2C6CA" w14:textId="77777777" w:rsidTr="00D959BD">
        <w:tc>
          <w:tcPr>
            <w:tcW w:w="5070" w:type="dxa"/>
            <w:shd w:val="clear" w:color="auto" w:fill="auto"/>
            <w:vAlign w:val="center"/>
          </w:tcPr>
          <w:p w14:paraId="2546DCB6" w14:textId="77777777" w:rsidR="00404887" w:rsidRDefault="00404887" w:rsidP="00CC1991">
            <w:pPr>
              <w:pStyle w:val="TableContents"/>
            </w:pPr>
            <w:r>
              <w:t>Isolation</w:t>
            </w:r>
          </w:p>
        </w:tc>
        <w:tc>
          <w:tcPr>
            <w:tcW w:w="4002" w:type="dxa"/>
            <w:shd w:val="clear" w:color="auto" w:fill="auto"/>
            <w:vAlign w:val="center"/>
          </w:tcPr>
          <w:p w14:paraId="2A8DE765" w14:textId="1CF9D784" w:rsidR="00404887" w:rsidRDefault="00404887" w:rsidP="00FB6611">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53A118A6" w14:textId="77777777" w:rsidTr="00D959BD">
        <w:tc>
          <w:tcPr>
            <w:tcW w:w="5070" w:type="dxa"/>
            <w:shd w:val="clear" w:color="auto" w:fill="auto"/>
            <w:vAlign w:val="center"/>
          </w:tcPr>
          <w:p w14:paraId="1CC0F699" w14:textId="77777777" w:rsidR="00404887" w:rsidRDefault="00404887" w:rsidP="00D959BD">
            <w:pPr>
              <w:pStyle w:val="TableContents"/>
            </w:pPr>
            <w:r>
              <w:t>UL Certification (If “no”, fill in the line below)</w:t>
            </w:r>
          </w:p>
        </w:tc>
        <w:tc>
          <w:tcPr>
            <w:tcW w:w="4002" w:type="dxa"/>
            <w:shd w:val="clear" w:color="auto" w:fill="auto"/>
            <w:vAlign w:val="center"/>
          </w:tcPr>
          <w:p w14:paraId="31C0FC70" w14:textId="656CC77E" w:rsidR="00404887" w:rsidRDefault="00404887" w:rsidP="00034976">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4EE62107" w14:textId="77777777" w:rsidTr="00D959BD">
        <w:tc>
          <w:tcPr>
            <w:tcW w:w="5070" w:type="dxa"/>
            <w:shd w:val="clear" w:color="auto" w:fill="auto"/>
            <w:vAlign w:val="center"/>
          </w:tcPr>
          <w:p w14:paraId="663B687A" w14:textId="77777777" w:rsidR="00404887" w:rsidRDefault="00404887" w:rsidP="00034976">
            <w:pPr>
              <w:pStyle w:val="TableContents"/>
            </w:pPr>
            <w:r>
              <w:t>Do you have a waiver from the FH rules committee?</w:t>
            </w:r>
          </w:p>
        </w:tc>
        <w:tc>
          <w:tcPr>
            <w:tcW w:w="4002" w:type="dxa"/>
            <w:shd w:val="clear" w:color="auto" w:fill="auto"/>
            <w:vAlign w:val="center"/>
          </w:tcPr>
          <w:p w14:paraId="1023F7CD" w14:textId="18EB223D" w:rsidR="00404887" w:rsidRDefault="00404887" w:rsidP="00D959BD">
            <w:pPr>
              <w:pStyle w:val="TableContents"/>
            </w:pPr>
            <w:r>
              <w:rPr>
                <w:sz w:val="24"/>
              </w:rPr>
              <w:t xml:space="preserve">            </w:t>
            </w:r>
            <w:sdt>
              <w:sdtPr>
                <w:rPr>
                  <w:sz w:val="24"/>
                </w:rPr>
                <w:id w:val="-1387331459"/>
              </w:sdtPr>
              <w:sdtEndPr/>
              <w:sdtContent>
                <w:r>
                  <w:rPr>
                    <w:rFonts w:ascii="MS Gothic" w:eastAsia="MS Gothic" w:hAnsi="MS Gothic" w:hint="eastAsia"/>
                    <w:sz w:val="24"/>
                  </w:rPr>
                  <w:t>☐</w:t>
                </w:r>
              </w:sdtContent>
            </w:sdt>
            <w:r>
              <w:rPr>
                <w:sz w:val="24"/>
              </w:rPr>
              <w:t xml:space="preserve">Yes / </w:t>
            </w:r>
            <w:sdt>
              <w:sdtPr>
                <w:rPr>
                  <w:sz w:val="24"/>
                </w:rPr>
                <w:id w:val="33189905"/>
              </w:sdtPr>
              <w:sdtEndPr/>
              <w:sdtContent>
                <w:r>
                  <w:rPr>
                    <w:rFonts w:ascii="MS Gothic" w:eastAsia="MS Gothic" w:hAnsi="MS Gothic" w:hint="eastAsia"/>
                    <w:sz w:val="24"/>
                  </w:rPr>
                  <w:t>☐</w:t>
                </w:r>
              </w:sdtContent>
            </w:sdt>
            <w:r>
              <w:rPr>
                <w:sz w:val="24"/>
              </w:rPr>
              <w:t>No</w:t>
            </w:r>
          </w:p>
        </w:tc>
      </w:tr>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4BEA5E12" w:rsidR="006A04F7" w:rsidRDefault="008B29BD" w:rsidP="00034976">
            <w:pPr>
              <w:pStyle w:val="TableContents"/>
            </w:pPr>
            <w:r>
              <w:t>25</w:t>
            </w:r>
            <w:r w:rsidR="00552B78">
              <w:t xml:space="preserve">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w:t>
            </w:r>
            <w:proofErr w:type="spellStart"/>
            <w:r w:rsidR="00CC1991">
              <w:t>etc</w:t>
            </w:r>
            <w:proofErr w:type="spellEnd"/>
            <w:r w:rsidR="00CC1991">
              <w:t>)</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5392C183" w:rsidR="006A04F7" w:rsidRDefault="00992090" w:rsidP="00552B78">
            <w:pPr>
              <w:pStyle w:val="TableContents"/>
            </w:pPr>
            <w:r>
              <w:t>85-265 VAC continuous</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317957C2" w:rsidR="006A04F7" w:rsidRDefault="008B29BD" w:rsidP="00034976">
            <w:pPr>
              <w:pStyle w:val="TableContents"/>
            </w:pPr>
            <w:r>
              <w:t>9.5 A</w:t>
            </w:r>
          </w:p>
        </w:tc>
      </w:tr>
    </w:tbl>
    <w:p w14:paraId="36EA8B34" w14:textId="77777777" w:rsidR="006A04F7" w:rsidRDefault="006A04F7" w:rsidP="00753253">
      <w:pPr>
        <w:pStyle w:val="Table"/>
      </w:pPr>
      <w:bookmarkStart w:id="92"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92"/>
    </w:p>
    <w:p w14:paraId="5EEB2274" w14:textId="77777777" w:rsidR="006A04F7" w:rsidRDefault="006A04F7" w:rsidP="00F36550">
      <w:pPr>
        <w:pStyle w:val="Heading2"/>
        <w:spacing w:after="0"/>
      </w:pPr>
      <w:bookmarkStart w:id="93" w:name="_Toc442209130"/>
      <w:r>
        <w:t>Accumulator Container/Housing</w:t>
      </w:r>
      <w:bookmarkEnd w:id="93"/>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lang w:eastAsia="en-US"/>
        </w:rPr>
        <w:lastRenderedPageBreak/>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57"/>
    <w:p w14:paraId="7F8A99D5" w14:textId="7F88B0B5" w:rsidR="00CC1991" w:rsidRDefault="00552B78" w:rsidP="00CC1991">
      <w:r w:rsidRPr="00E93CB9">
        <w:rPr>
          <w:rFonts w:eastAsia="Times New Roman"/>
          <w:noProof/>
          <w:color w:val="000000"/>
          <w:lang w:eastAsia="en-US"/>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63"/>
          <w:footerReference w:type="even" r:id="rId64"/>
          <w:headerReference w:type="first" r:id="rId65"/>
          <w:footerReference w:type="first" r:id="rId66"/>
          <w:type w:val="continuous"/>
          <w:pgSz w:w="12240" w:h="15840" w:code="1"/>
          <w:pgMar w:top="1296" w:right="1296" w:bottom="1008" w:left="1296" w:header="708" w:footer="708" w:gutter="0"/>
          <w:cols w:space="720"/>
          <w:docGrid w:linePitch="360"/>
        </w:sectPr>
      </w:pPr>
      <w:r w:rsidRPr="00E93CB9">
        <w:rPr>
          <w:rFonts w:eastAsia="Times New Roman"/>
          <w:noProof/>
          <w:color w:val="000000"/>
          <w:lang w:eastAsia="en-US"/>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94" w:name="_Toc442209131"/>
      <w:r>
        <w:lastRenderedPageBreak/>
        <w:t>Safety Controls and Indicators</w:t>
      </w:r>
      <w:bookmarkEnd w:id="94"/>
    </w:p>
    <w:p w14:paraId="7346F4A6" w14:textId="77777777" w:rsidR="00D0591D" w:rsidRDefault="00D0591D" w:rsidP="00F36550">
      <w:pPr>
        <w:pStyle w:val="Heading2"/>
        <w:spacing w:after="0"/>
      </w:pPr>
      <w:bookmarkStart w:id="95" w:name="_Toc442209132"/>
      <w:r>
        <w:t>Shutdown</w:t>
      </w:r>
      <w:r>
        <w:rPr>
          <w:rFonts w:eastAsia="Arial" w:cs="Arial"/>
        </w:rPr>
        <w:t xml:space="preserve"> </w:t>
      </w:r>
      <w:r>
        <w:t>Circuit</w:t>
      </w:r>
      <w:bookmarkEnd w:id="95"/>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lang w:eastAsia="en-US"/>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96" w:name="_Toc442209148"/>
      <w:r>
        <w:t xml:space="preserve">Figure </w:t>
      </w:r>
      <w:r>
        <w:fldChar w:fldCharType="begin"/>
      </w:r>
      <w:r>
        <w:instrText xml:space="preserve"> SEQ Figure \* ARABIC </w:instrText>
      </w:r>
      <w:r>
        <w:fldChar w:fldCharType="separate"/>
      </w:r>
      <w:r w:rsidR="002804C7">
        <w:t>7</w:t>
      </w:r>
      <w:r>
        <w:fldChar w:fldCharType="end"/>
      </w:r>
      <w:r>
        <w:t xml:space="preserve"> – Safety Shutdown Circuit Schematic</w:t>
      </w:r>
      <w:bookmarkEnd w:id="96"/>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w:t>
      </w:r>
      <w:proofErr w:type="spellStart"/>
      <w:r>
        <w:rPr>
          <w:iCs/>
        </w:rPr>
        <w:t>overtravel</w:t>
      </w:r>
      <w:proofErr w:type="spellEnd"/>
      <w:r>
        <w:rPr>
          <w:iCs/>
        </w:rPr>
        <w:t xml:space="preserve">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r w:rsidRPr="00652C55">
              <w:rPr>
                <w:b/>
              </w:rPr>
              <w:t>Function</w:t>
            </w:r>
            <w:r w:rsidR="00CC1991" w:rsidRPr="00652C55">
              <w:rPr>
                <w:b/>
              </w:rPr>
              <w:t xml:space="preserve"> </w:t>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7E659DBE" w:rsidR="00AD3D6E" w:rsidRPr="002F736A" w:rsidRDefault="00AD3D6E" w:rsidP="000042A9">
            <w:pPr>
              <w:pStyle w:val="TableContents"/>
            </w:pPr>
            <w:r w:rsidRPr="002F736A">
              <w:t>Main Switch (fo</w:t>
            </w:r>
            <w:r w:rsidR="000042A9">
              <w:t>r control and tractive-system; GLV</w:t>
            </w:r>
            <w:r w:rsidRPr="002F736A">
              <w:t>MS,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3610B22D" w:rsidR="00AD3D6E" w:rsidRDefault="00AD3D6E" w:rsidP="00FD5E0A">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r>
              <w:t xml:space="preserve">Bender ISOMETER IR155-3203. Operating with normal specs stated on the datasheet. </w:t>
            </w:r>
            <w:r>
              <w:lastRenderedPageBreak/>
              <w:t>OK</w:t>
            </w:r>
            <w:r>
              <w:rPr>
                <w:vertAlign w:val="subscript"/>
              </w:rPr>
              <w:t>HS</w:t>
            </w:r>
            <w:r>
              <w:t xml:space="preserve"> will be used for monitoring ground faults. Normally outputs digital HIGH.</w:t>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lastRenderedPageBreak/>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proofErr w:type="spellStart"/>
            <w:r>
              <w:t>Scada</w:t>
            </w:r>
            <w:proofErr w:type="spellEnd"/>
            <w:r>
              <w:t xml:space="preserve">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2B3F83F2" w:rsidR="00AD3D6E" w:rsidRDefault="0060209C" w:rsidP="00CE4183">
            <w:pPr>
              <w:pStyle w:val="TableContents"/>
            </w:pPr>
            <w:r>
              <w:t>None</w:t>
            </w:r>
          </w:p>
        </w:tc>
      </w:tr>
    </w:tbl>
    <w:p w14:paraId="0F6E8AA3" w14:textId="77777777" w:rsidR="00D0591D" w:rsidRDefault="00D0591D" w:rsidP="00753253">
      <w:pPr>
        <w:pStyle w:val="Table"/>
      </w:pPr>
      <w:bookmarkStart w:id="97"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97"/>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Each accumulator container houses one AIR between the HV positive input terminal of each container and the </w:t>
      </w: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 A3T200 fuse, which then connects to the positive terminal of the first cell in the accumulator segment. Thus, simply, the AIR is in series with the HV input, fuse, and first cell. This AIR in each accumulator container is then connected to the </w:t>
      </w:r>
      <w:proofErr w:type="spellStart"/>
      <w:r w:rsidRPr="00E93CB9">
        <w:rPr>
          <w:rFonts w:eastAsia="Times New Roman"/>
          <w:color w:val="000000"/>
        </w:rPr>
        <w:t>PacMAN</w:t>
      </w:r>
      <w:proofErr w:type="spellEnd"/>
      <w:r w:rsidRPr="00E93CB9">
        <w:rPr>
          <w:rFonts w:eastAsia="Times New Roman"/>
          <w:color w:val="000000"/>
        </w:rPr>
        <w:t xml:space="preserve">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98"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98"/>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99"/>
      <w:r>
        <w:rPr>
          <w:rFonts w:eastAsia="Arial"/>
          <w:noProof/>
          <w:lang w:eastAsia="en-US"/>
        </w:rPr>
        <w:lastRenderedPageBreak/>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99"/>
      <w:r w:rsidR="00FD6195">
        <w:rPr>
          <w:rStyle w:val="CommentReference"/>
        </w:rPr>
        <w:commentReference w:id="99"/>
      </w:r>
    </w:p>
    <w:p w14:paraId="029E9200" w14:textId="77777777" w:rsidR="005E68E7" w:rsidRDefault="005E68E7" w:rsidP="005E68E7">
      <w:pPr>
        <w:pStyle w:val="Caption"/>
      </w:pPr>
      <w:bookmarkStart w:id="100" w:name="_Toc442209149"/>
      <w:r>
        <w:t xml:space="preserve">Figure </w:t>
      </w:r>
      <w:r>
        <w:fldChar w:fldCharType="begin"/>
      </w:r>
      <w:r>
        <w:instrText xml:space="preserve"> SEQ Figure \* ARABIC </w:instrText>
      </w:r>
      <w:r>
        <w:fldChar w:fldCharType="separate"/>
      </w:r>
      <w:r w:rsidR="002804C7">
        <w:t>8</w:t>
      </w:r>
      <w:r>
        <w:fldChar w:fldCharType="end"/>
      </w:r>
      <w:r>
        <w:t xml:space="preserve"> – Location of Shutdown Circuit </w:t>
      </w:r>
      <w:r w:rsidR="00652C55">
        <w:t>Components</w:t>
      </w:r>
      <w:bookmarkEnd w:id="100"/>
    </w:p>
    <w:p w14:paraId="1853CA4B" w14:textId="77777777" w:rsidR="00D0591D" w:rsidRDefault="00D0591D" w:rsidP="00F36550">
      <w:pPr>
        <w:pStyle w:val="Heading2"/>
        <w:spacing w:after="0"/>
      </w:pPr>
      <w:bookmarkStart w:id="101" w:name="_Toc442209133"/>
      <w:r>
        <w:t>IMD</w:t>
      </w:r>
      <w:bookmarkEnd w:id="101"/>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kΩ/Volt)</w:t>
            </w:r>
          </w:p>
        </w:tc>
      </w:tr>
    </w:tbl>
    <w:p w14:paraId="67F0ACDE" w14:textId="77777777" w:rsidR="00D0591D" w:rsidRPr="00B075B4" w:rsidRDefault="00D0591D" w:rsidP="00753253">
      <w:pPr>
        <w:pStyle w:val="Table"/>
      </w:pPr>
      <w:bookmarkStart w:id="102" w:name="_Toc442209175"/>
      <w:r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Pr="00B075B4">
        <w:t xml:space="preserve"> Parameters of the IMD</w:t>
      </w:r>
      <w:bookmarkEnd w:id="102"/>
    </w:p>
    <w:p w14:paraId="1724A7FA" w14:textId="77777777" w:rsidR="00D0591D" w:rsidRDefault="00D0591D" w:rsidP="008A47C2">
      <w:pPr>
        <w:rPr>
          <w:i/>
        </w:rPr>
      </w:pPr>
      <w:r w:rsidRPr="00D52AC5">
        <w:rPr>
          <w:i/>
        </w:rPr>
        <w:t>Describe</w:t>
      </w:r>
      <w:r w:rsidRPr="00D52AC5">
        <w:rPr>
          <w:rFonts w:eastAsia="Arial"/>
          <w:i/>
        </w:rPr>
        <w:t xml:space="preserve"> IMD </w:t>
      </w:r>
      <w:r w:rsidR="00C63732" w:rsidRPr="00D52AC5">
        <w:rPr>
          <w:i/>
        </w:rPr>
        <w:t>wiring with</w:t>
      </w:r>
      <w:r w:rsidRPr="00D52AC5">
        <w:rPr>
          <w:rFonts w:eastAsia="Arial"/>
          <w:i/>
        </w:rPr>
        <w:t xml:space="preserve"> </w:t>
      </w:r>
      <w:r w:rsidRPr="00D52AC5">
        <w:rPr>
          <w:i/>
        </w:rPr>
        <w:t>schematics</w:t>
      </w:r>
      <w:r w:rsidR="00C63732" w:rsidRPr="00D52AC5">
        <w:rPr>
          <w:i/>
        </w:rPr>
        <w:t>.</w:t>
      </w:r>
    </w:p>
    <w:p w14:paraId="49466152" w14:textId="2C106546" w:rsidR="008705B0" w:rsidRPr="00D52AC5" w:rsidRDefault="008705B0" w:rsidP="008A47C2">
      <w:pPr>
        <w:rPr>
          <w:i/>
        </w:rPr>
      </w:pPr>
      <w:ins w:id="103" w:author="Windows User" w:date="2017-02-20T16:55:00Z">
        <w:r w:rsidRPr="008705B0">
          <w:rPr>
            <w:lang w:eastAsia="en-US"/>
          </w:rPr>
          <w:drawing>
            <wp:anchor distT="0" distB="0" distL="114300" distR="114300" simplePos="0" relativeHeight="251672576" behindDoc="0" locked="0" layoutInCell="1" allowOverlap="1" wp14:anchorId="0C0A0A25" wp14:editId="7833ED81">
              <wp:simplePos x="0" y="0"/>
              <wp:positionH relativeFrom="column">
                <wp:posOffset>1948815</wp:posOffset>
              </wp:positionH>
              <wp:positionV relativeFrom="paragraph">
                <wp:posOffset>-124460</wp:posOffset>
              </wp:positionV>
              <wp:extent cx="2038635" cy="4124901"/>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D_schematic.PNG"/>
                      <pic:cNvPicPr/>
                    </pic:nvPicPr>
                    <pic:blipFill>
                      <a:blip r:embed="rId69">
                        <a:extLst>
                          <a:ext uri="{28A0092B-C50C-407E-A947-70E740481C1C}">
                            <a14:useLocalDpi xmlns:a14="http://schemas.microsoft.com/office/drawing/2010/main" val="0"/>
                          </a:ext>
                        </a:extLst>
                      </a:blip>
                      <a:stretch>
                        <a:fillRect/>
                      </a:stretch>
                    </pic:blipFill>
                    <pic:spPr>
                      <a:xfrm>
                        <a:off x="0" y="0"/>
                        <a:ext cx="2038635" cy="4124901"/>
                      </a:xfrm>
                      <a:prstGeom prst="rect">
                        <a:avLst/>
                      </a:prstGeom>
                    </pic:spPr>
                  </pic:pic>
                </a:graphicData>
              </a:graphic>
              <wp14:sizeRelH relativeFrom="page">
                <wp14:pctWidth>0</wp14:pctWidth>
              </wp14:sizeRelH>
              <wp14:sizeRelV relativeFrom="page">
                <wp14:pctHeight>0</wp14:pctHeight>
              </wp14:sizeRelV>
            </wp:anchor>
          </w:drawing>
        </w:r>
      </w:ins>
    </w:p>
    <w:p w14:paraId="744CE7CD" w14:textId="77777777" w:rsidR="00D0591D" w:rsidRDefault="00D0591D" w:rsidP="00F36550">
      <w:pPr>
        <w:pStyle w:val="Heading2"/>
        <w:spacing w:after="0"/>
      </w:pPr>
      <w:bookmarkStart w:id="104" w:name="_Toc442209134"/>
      <w:r>
        <w:lastRenderedPageBreak/>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104"/>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1"/>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r>
        <w:rPr>
          <w:noProof/>
          <w:lang w:eastAsia="en-US"/>
        </w:rPr>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62225" cy="2238375"/>
                    </a:xfrm>
                    <a:prstGeom prst="rect">
                      <a:avLst/>
                    </a:prstGeom>
                  </pic:spPr>
                </pic:pic>
              </a:graphicData>
            </a:graphic>
          </wp:inline>
        </w:drawing>
      </w:r>
    </w:p>
    <w:p w14:paraId="65454C9D" w14:textId="77777777" w:rsidR="00D0591D" w:rsidRDefault="00D0591D" w:rsidP="00F36550">
      <w:pPr>
        <w:pStyle w:val="Heading2"/>
        <w:spacing w:after="0"/>
      </w:pPr>
      <w:bookmarkStart w:id="105" w:name="_Toc442209135"/>
      <w:r>
        <w:t>Shutdown System Interlocks</w:t>
      </w:r>
      <w:bookmarkEnd w:id="105"/>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106" w:name="_Toc442209136"/>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106"/>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p>
    <w:p w14:paraId="3F6C183B" w14:textId="77777777" w:rsidR="00AE219F" w:rsidRPr="00C95843" w:rsidRDefault="00AE219F" w:rsidP="00AE219F">
      <w:pPr>
        <w:spacing w:after="0"/>
      </w:pPr>
      <w:r>
        <w:t>The TSEL light can be found on the schematic for the safety shutdown circuit shown in section 6.1. It will be wired in parallel with the AIRs on the accumulators to indicate when the tractive system is energized.</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107" w:name="_Toc442209137"/>
      <w:r>
        <w:t>Tractive</w:t>
      </w:r>
      <w:r>
        <w:rPr>
          <w:rFonts w:eastAsia="Arial" w:cs="Arial"/>
        </w:rPr>
        <w:t xml:space="preserve"> </w:t>
      </w:r>
      <w:r>
        <w:t>System Voltage Present</w:t>
      </w:r>
      <w:r>
        <w:rPr>
          <w:rFonts w:eastAsia="Arial" w:cs="Arial"/>
        </w:rPr>
        <w:t xml:space="preserve"> </w:t>
      </w:r>
      <w:r>
        <w:t>light (TSVP)</w:t>
      </w:r>
      <w:bookmarkEnd w:id="107"/>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r w:rsidRPr="00D52AC5">
        <w:rPr>
          <w:i/>
        </w:rPr>
        <w:t>provide</w:t>
      </w:r>
      <w:r w:rsidRPr="00D52AC5">
        <w:rPr>
          <w:rFonts w:eastAsia="Arial"/>
          <w:i/>
        </w:rPr>
        <w:t xml:space="preserve"> </w:t>
      </w:r>
      <w:r w:rsidRPr="00D52AC5">
        <w:rPr>
          <w:i/>
        </w:rPr>
        <w:t xml:space="preserve">schematics. See </w:t>
      </w:r>
      <w:r w:rsidRPr="00D52AC5">
        <w:rPr>
          <w:b/>
          <w:i/>
        </w:rPr>
        <w:t>EV</w:t>
      </w:r>
      <w:r w:rsidR="00FA50F7">
        <w:rPr>
          <w:b/>
          <w:i/>
        </w:rPr>
        <w:t>9.3</w:t>
      </w:r>
    </w:p>
    <w:p w14:paraId="515C56A9" w14:textId="5C37B098" w:rsidR="008856CA" w:rsidRDefault="008856CA" w:rsidP="008856CA">
      <w:pPr>
        <w:pStyle w:val="Normal1"/>
        <w:spacing w:after="0"/>
      </w:pPr>
      <w:r>
        <w:lastRenderedPageBreak/>
        <w:t>T</w:t>
      </w:r>
      <w:r>
        <w:t>he TSVP</w:t>
      </w:r>
      <w:r>
        <w:t xml:space="preserve"> will be made from a voltage divider network that is then passed through an </w:t>
      </w:r>
      <w:proofErr w:type="spellStart"/>
      <w:r>
        <w:t>optoisolator</w:t>
      </w:r>
      <w:proofErr w:type="spellEnd"/>
      <w:r>
        <w:t xml:space="preserve"> to the low voltage side of TSI. This signal will then go through an op-amp comparator set to the scaled down 30V from high voltage. This will be output from the board and power two trailer lights that will be mounted to the top of the chassis.</w:t>
      </w:r>
    </w:p>
    <w:p w14:paraId="5A6CA094" w14:textId="3D9A37A5" w:rsidR="00C95843" w:rsidRPr="00C95843" w:rsidRDefault="00313E07" w:rsidP="00F36550">
      <w:pPr>
        <w:spacing w:after="0"/>
      </w:pPr>
      <w:ins w:id="108" w:author="Windows User" w:date="2017-02-20T19:24:00Z">
        <w:r>
          <w:rPr>
            <w:noProof/>
            <w:lang w:eastAsia="en-US"/>
          </w:rPr>
          <w:drawing>
            <wp:inline distT="0" distB="0" distL="0" distR="0" wp14:anchorId="60559A05" wp14:editId="21473821">
              <wp:extent cx="6126480" cy="32499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SAL.PNG"/>
                      <pic:cNvPicPr/>
                    </pic:nvPicPr>
                    <pic:blipFill>
                      <a:blip r:embed="rId71">
                        <a:extLst>
                          <a:ext uri="{28A0092B-C50C-407E-A947-70E740481C1C}">
                            <a14:useLocalDpi xmlns:a14="http://schemas.microsoft.com/office/drawing/2010/main" val="0"/>
                          </a:ext>
                        </a:extLst>
                      </a:blip>
                      <a:stretch>
                        <a:fillRect/>
                      </a:stretch>
                    </pic:blipFill>
                    <pic:spPr>
                      <a:xfrm>
                        <a:off x="0" y="0"/>
                        <a:ext cx="6126480" cy="3249930"/>
                      </a:xfrm>
                      <a:prstGeom prst="rect">
                        <a:avLst/>
                      </a:prstGeom>
                    </pic:spPr>
                  </pic:pic>
                </a:graphicData>
              </a:graphic>
            </wp:inline>
          </w:drawing>
        </w:r>
      </w:ins>
    </w:p>
    <w:p w14:paraId="3E778171" w14:textId="77777777" w:rsidR="00D0591D" w:rsidRDefault="00D0591D" w:rsidP="00F36550">
      <w:pPr>
        <w:pStyle w:val="Heading2"/>
        <w:spacing w:after="0"/>
      </w:pPr>
      <w:bookmarkStart w:id="109" w:name="_Toc442209138"/>
      <w:r>
        <w:t>Ready-To-Drive-Sound</w:t>
      </w:r>
      <w:r>
        <w:rPr>
          <w:rFonts w:eastAsia="Arial" w:cs="Arial"/>
        </w:rPr>
        <w:t xml:space="preserve"> </w:t>
      </w:r>
      <w:r>
        <w:t>(RTDS)</w:t>
      </w:r>
      <w:bookmarkEnd w:id="109"/>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1"/>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110" w:name="_Toc442209139"/>
      <w:r>
        <w:lastRenderedPageBreak/>
        <w:t>GLV System</w:t>
      </w:r>
      <w:bookmarkEnd w:id="110"/>
    </w:p>
    <w:p w14:paraId="09908D2E" w14:textId="77777777" w:rsidR="00D0591D" w:rsidRPr="00C1229B" w:rsidRDefault="00D0591D" w:rsidP="00C1229B">
      <w:r>
        <w:t>Person primarily responsible for this section:</w:t>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23FA3A9E" w:rsidR="00D0591D" w:rsidRPr="00451073" w:rsidRDefault="00464F77" w:rsidP="007739A8">
            <w:pPr>
              <w:pStyle w:val="TableContents"/>
              <w:ind w:firstLine="708"/>
            </w:pPr>
            <w:r>
              <w:t>Chris Bennett</w:t>
            </w: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4A3A492E" w:rsidR="00D0591D" w:rsidRPr="00451073" w:rsidRDefault="00464F77" w:rsidP="00D35706">
            <w:pPr>
              <w:pStyle w:val="TableContents"/>
            </w:pPr>
            <w:r w:rsidRPr="00352F52">
              <w:t>bennettc@lafayette.edu</w:t>
            </w: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111" w:name="_Toc442209140"/>
      <w:r>
        <w:t>GLV System Data</w:t>
      </w:r>
      <w:bookmarkEnd w:id="111"/>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112" w:name="_Toc442209176"/>
      <w:r>
        <w:t>The GLV system is comprised of the 24V LiFePo4 battery, vehicle computer interface(VCI),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112"/>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72"/>
          <w:footerReference w:type="even" r:id="rId73"/>
          <w:headerReference w:type="first" r:id="rId74"/>
          <w:footerReference w:type="first" r:id="rId75"/>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113" w:name="_Toc442209141"/>
      <w:r>
        <w:lastRenderedPageBreak/>
        <w:t>Appendi</w:t>
      </w:r>
      <w:r w:rsidR="00D0591D">
        <w:t>ces</w:t>
      </w:r>
      <w:bookmarkEnd w:id="113"/>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Default="005E68E7">
      <w:pPr>
        <w:rPr>
          <w:color w:val="FF0000"/>
        </w:rPr>
      </w:pPr>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p>
    <w:p w14:paraId="7BB6C566" w14:textId="77777777" w:rsidR="00606E93" w:rsidRDefault="00606E93">
      <w:pPr>
        <w:rPr>
          <w:color w:val="FF0000"/>
        </w:rPr>
      </w:pPr>
    </w:p>
    <w:p w14:paraId="2DBFDAC8" w14:textId="5CA11324" w:rsidR="00606E93" w:rsidRPr="00D52AC5" w:rsidRDefault="00606E93">
      <w:pPr>
        <w:rPr>
          <w:color w:val="FF0000"/>
        </w:rPr>
      </w:pPr>
      <w:r>
        <w:rPr>
          <w:rFonts w:ascii="Helvetica" w:eastAsia="Times New Roman" w:hAnsi="Helvetica" w:cs="Helvetica"/>
          <w:sz w:val="24"/>
          <w:szCs w:val="24"/>
          <w:lang w:eastAsia="en-US"/>
        </w:rPr>
        <w:t>((50.3Ah calculated in section 5.2)* 96V (maximum from accumulator))/ 1000) = 4.82 kW hours</w:t>
      </w:r>
    </w:p>
    <w:sectPr w:rsidR="00606E93" w:rsidRPr="00D52AC5" w:rsidSect="00E75D92">
      <w:headerReference w:type="even" r:id="rId76"/>
      <w:footerReference w:type="even" r:id="rId77"/>
      <w:headerReference w:type="first" r:id="rId78"/>
      <w:footerReference w:type="first" r:id="rId79"/>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eg Flynn" w:date="2017-02-13T23:12:00Z" w:initials="GF">
    <w:p w14:paraId="7D04CA4C" w14:textId="70DB7F58" w:rsidR="00FB685C" w:rsidRDefault="00FB685C">
      <w:pPr>
        <w:pStyle w:val="CommentText"/>
      </w:pPr>
      <w:r>
        <w:rPr>
          <w:rStyle w:val="CommentReference"/>
        </w:rPr>
        <w:annotationRef/>
      </w:r>
      <w:r>
        <w:t>At the end update page numbers</w:t>
      </w:r>
    </w:p>
  </w:comment>
  <w:comment w:id="6" w:author="Greg Flynn" w:date="2017-02-13T23:42:00Z" w:initials="GF">
    <w:p w14:paraId="2F87156B" w14:textId="7158D61A" w:rsidR="00FB685C" w:rsidRDefault="00FB685C">
      <w:pPr>
        <w:pStyle w:val="CommentText"/>
      </w:pPr>
      <w:r>
        <w:rPr>
          <w:rStyle w:val="CommentReference"/>
        </w:rPr>
        <w:annotationRef/>
      </w:r>
      <w:r>
        <w:t>Update at the end</w:t>
      </w:r>
    </w:p>
  </w:comment>
  <w:comment w:id="8" w:author="Greg Flynn" w:date="2017-02-13T23:42:00Z" w:initials="GF">
    <w:p w14:paraId="0626FEE6" w14:textId="1D11E1EF" w:rsidR="00FB685C" w:rsidRDefault="00FB685C">
      <w:pPr>
        <w:pStyle w:val="CommentText"/>
      </w:pPr>
      <w:r>
        <w:rPr>
          <w:rStyle w:val="CommentReference"/>
        </w:rPr>
        <w:annotationRef/>
      </w:r>
      <w:r>
        <w:t>Update at the end</w:t>
      </w:r>
    </w:p>
  </w:comment>
  <w:comment w:id="13" w:author="Greg Flynn" w:date="2017-02-20T21:47:00Z" w:initials="GF">
    <w:p w14:paraId="6D4E8DA6" w14:textId="29519F1F" w:rsidR="00FB685C" w:rsidRDefault="00FB685C" w:rsidP="003545DE">
      <w:pPr>
        <w:pStyle w:val="CommentText"/>
      </w:pPr>
      <w:r>
        <w:rPr>
          <w:rStyle w:val="CommentReference"/>
        </w:rPr>
        <w:annotationRef/>
      </w:r>
      <w:r>
        <w:t>Need to add a narrative</w:t>
      </w:r>
    </w:p>
    <w:p w14:paraId="62C41412" w14:textId="3AF90584" w:rsidR="00FB685C" w:rsidRDefault="00FB685C" w:rsidP="003545DE">
      <w:pPr>
        <w:pStyle w:val="CommentText"/>
      </w:pPr>
      <w:r>
        <w:t>MEs will write the method of mechanical coupling</w:t>
      </w:r>
    </w:p>
  </w:comment>
  <w:comment w:id="15" w:author="Greg Flynn" w:date="2017-02-13T23:42:00Z" w:initials="GF">
    <w:p w14:paraId="17F064B8" w14:textId="568E37FE" w:rsidR="00FB685C" w:rsidRDefault="00FB685C">
      <w:pPr>
        <w:pStyle w:val="CommentText"/>
      </w:pPr>
      <w:r>
        <w:rPr>
          <w:rStyle w:val="CommentReference"/>
        </w:rPr>
        <w:annotationRef/>
      </w:r>
      <w:r>
        <w:t>MEs should provide this</w:t>
      </w:r>
    </w:p>
  </w:comment>
  <w:comment w:id="18" w:author="Greg Flynn" w:date="2017-02-13T23:13:00Z" w:initials="GF">
    <w:p w14:paraId="2D639720" w14:textId="6B1F1DE6" w:rsidR="00FB685C" w:rsidRDefault="00FB685C">
      <w:pPr>
        <w:pStyle w:val="CommentText"/>
      </w:pPr>
      <w:r>
        <w:rPr>
          <w:rStyle w:val="CommentReference"/>
        </w:rPr>
        <w:annotationRef/>
      </w:r>
      <w:r>
        <w:t>This is the mechanical location so the MEs should provide this</w:t>
      </w:r>
    </w:p>
  </w:comment>
  <w:comment w:id="36" w:author="Greg Flynn" w:date="2017-02-14T10:43:00Z" w:initials="GF">
    <w:p w14:paraId="67642465" w14:textId="1574B13C" w:rsidR="00FB685C" w:rsidRDefault="00FB685C">
      <w:pPr>
        <w:pStyle w:val="CommentText"/>
      </w:pPr>
      <w:r>
        <w:rPr>
          <w:rStyle w:val="CommentReference"/>
        </w:rPr>
        <w:annotationRef/>
      </w:r>
      <w:r>
        <w:t>I think a mechanical image showing the spacing</w:t>
      </w:r>
    </w:p>
  </w:comment>
  <w:comment w:id="37" w:author="Greg Flynn" w:date="2017-02-20T21:47:00Z" w:initials="GF">
    <w:p w14:paraId="3ECD7B28" w14:textId="2D878D4E" w:rsidR="000D31A3" w:rsidRDefault="000D31A3">
      <w:pPr>
        <w:pStyle w:val="CommentText"/>
      </w:pPr>
      <w:r>
        <w:rPr>
          <w:rStyle w:val="CommentReference"/>
        </w:rPr>
        <w:annotationRef/>
      </w:r>
      <w:r w:rsidR="00006B67">
        <w:t>This would be showing the spacing between the two boxes of GLV and TSI</w:t>
      </w:r>
    </w:p>
  </w:comment>
  <w:comment w:id="41" w:author="Greg Flynn" w:date="2017-02-18T23:04:00Z" w:initials="GF">
    <w:p w14:paraId="5CB89093" w14:textId="255232D3" w:rsidR="00FB685C" w:rsidRDefault="00FB685C">
      <w:pPr>
        <w:pStyle w:val="CommentText"/>
      </w:pPr>
      <w:r>
        <w:rPr>
          <w:rStyle w:val="CommentReference"/>
        </w:rPr>
        <w:annotationRef/>
      </w:r>
      <w:r>
        <w:t>MEs should know this</w:t>
      </w:r>
    </w:p>
  </w:comment>
  <w:comment w:id="47" w:author="Greg Flynn" w:date="2017-02-13T23:31:00Z" w:initials="GF">
    <w:p w14:paraId="6D0B0E5D" w14:textId="2C76ACDD" w:rsidR="00FB685C" w:rsidRDefault="00FB685C">
      <w:pPr>
        <w:pStyle w:val="CommentText"/>
      </w:pPr>
      <w:r>
        <w:rPr>
          <w:rStyle w:val="CommentReference"/>
        </w:rPr>
        <w:annotationRef/>
      </w:r>
      <w:r>
        <w:t>MEs should specify this</w:t>
      </w:r>
    </w:p>
  </w:comment>
  <w:comment w:id="52" w:author="Greg Flynn" w:date="2017-02-13T23:32:00Z" w:initials="GF">
    <w:p w14:paraId="5D882D2D" w14:textId="66ACE72F" w:rsidR="00FB685C" w:rsidRDefault="00FB685C">
      <w:pPr>
        <w:pStyle w:val="CommentText"/>
      </w:pPr>
      <w:r>
        <w:rPr>
          <w:rStyle w:val="CommentReference"/>
        </w:rPr>
        <w:annotationRef/>
      </w:r>
      <w:r>
        <w:t>MEs will do this</w:t>
      </w:r>
    </w:p>
  </w:comment>
  <w:comment w:id="99" w:author="Greg Flynn" w:date="2017-02-13T23:52:00Z" w:initials="GF">
    <w:p w14:paraId="4D245F15" w14:textId="01DB26B5" w:rsidR="00FB685C" w:rsidRDefault="00FB685C">
      <w:pPr>
        <w:pStyle w:val="CommentText"/>
      </w:pPr>
      <w:r>
        <w:rPr>
          <w:rStyle w:val="CommentReference"/>
        </w:rPr>
        <w:annotationRef/>
      </w:r>
      <w:r>
        <w:t xml:space="preserve">This is a CAD drawing </w:t>
      </w:r>
    </w:p>
    <w:p w14:paraId="7D24A502" w14:textId="4F688D4C" w:rsidR="00FB685C" w:rsidRDefault="00FB685C">
      <w:pPr>
        <w:pStyle w:val="CommentText"/>
      </w:pPr>
      <w:r>
        <w:t>MEs need to do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4CA4C" w15:done="0"/>
  <w15:commentEx w15:paraId="2F87156B" w15:done="0"/>
  <w15:commentEx w15:paraId="0626FEE6" w15:done="0"/>
  <w15:commentEx w15:paraId="59B3F819" w15:done="0"/>
  <w15:commentEx w15:paraId="7AA91016" w15:paraIdParent="59B3F819" w15:done="0"/>
  <w15:commentEx w15:paraId="62C41412" w15:done="0"/>
  <w15:commentEx w15:paraId="17F064B8" w15:done="0"/>
  <w15:commentEx w15:paraId="2D639720" w15:done="0"/>
  <w15:commentEx w15:paraId="47FD9CA2" w15:done="0"/>
  <w15:commentEx w15:paraId="6A01111F" w15:paraIdParent="47FD9CA2" w15:done="0"/>
  <w15:commentEx w15:paraId="303F973B" w15:paraIdParent="47FD9CA2" w15:done="0"/>
  <w15:commentEx w15:paraId="4797EC78" w15:done="0"/>
  <w15:commentEx w15:paraId="0C3FB588" w15:done="0"/>
  <w15:commentEx w15:paraId="5BAC9800" w15:paraIdParent="0C3FB588" w15:done="0"/>
  <w15:commentEx w15:paraId="618753E4" w15:done="0"/>
  <w15:commentEx w15:paraId="30AC7E11" w15:done="0"/>
  <w15:commentEx w15:paraId="65487D22" w15:done="0"/>
  <w15:commentEx w15:paraId="7CD86C04" w15:paraIdParent="65487D22" w15:done="0"/>
  <w15:commentEx w15:paraId="04E5C88B" w15:done="0"/>
  <w15:commentEx w15:paraId="1DCF816E" w15:done="0"/>
  <w15:commentEx w15:paraId="571B01E5" w15:done="0"/>
  <w15:commentEx w15:paraId="192A1F95" w15:done="0"/>
  <w15:commentEx w15:paraId="6491664F" w15:done="0"/>
  <w15:commentEx w15:paraId="67642465" w15:paraIdParent="6491664F" w15:done="0"/>
  <w15:commentEx w15:paraId="14A8CAEC" w15:done="0"/>
  <w15:commentEx w15:paraId="59B50705" w15:done="0"/>
  <w15:commentEx w15:paraId="2DDAB0BB" w15:done="0"/>
  <w15:commentEx w15:paraId="4E596F67" w15:done="0"/>
  <w15:commentEx w15:paraId="3EB41B1D" w15:done="0"/>
  <w15:commentEx w15:paraId="6D0B0E5D" w15:done="0"/>
  <w15:commentEx w15:paraId="5D882D2D" w15:done="0"/>
  <w15:commentEx w15:paraId="34B59542" w15:done="0"/>
  <w15:commentEx w15:paraId="2C4EA219" w15:done="0"/>
  <w15:commentEx w15:paraId="69907F9F" w15:done="0"/>
  <w15:commentEx w15:paraId="52177378" w15:done="0"/>
  <w15:commentEx w15:paraId="25ACAB92" w15:done="0"/>
  <w15:commentEx w15:paraId="7C3914F5" w15:paraIdParent="25ACAB92" w15:done="0"/>
  <w15:commentEx w15:paraId="08F99CCC" w15:done="0"/>
  <w15:commentEx w15:paraId="4A76B27A" w15:paraIdParent="08F99CCC" w15:done="0"/>
  <w15:commentEx w15:paraId="71249699" w15:done="0"/>
  <w15:commentEx w15:paraId="5464A519" w15:done="0"/>
  <w15:commentEx w15:paraId="293A6E16" w15:paraIdParent="5464A519" w15:done="0"/>
  <w15:commentEx w15:paraId="6305B65D" w15:done="0"/>
  <w15:commentEx w15:paraId="63248011" w15:done="0"/>
  <w15:commentEx w15:paraId="0D07EC13" w15:done="0"/>
  <w15:commentEx w15:paraId="591FB2A4" w15:paraIdParent="0D07EC13" w15:done="0"/>
  <w15:commentEx w15:paraId="4B250DA1" w15:done="0"/>
  <w15:commentEx w15:paraId="1795855E" w15:done="0"/>
  <w15:commentEx w15:paraId="2B91785C" w15:paraIdParent="1795855E" w15:done="0"/>
  <w15:commentEx w15:paraId="43614A35" w15:done="0"/>
  <w15:commentEx w15:paraId="7D24A502" w15:done="0"/>
  <w15:commentEx w15:paraId="5DB9022E" w15:done="0"/>
  <w15:commentEx w15:paraId="16F972D7" w15:done="0"/>
  <w15:commentEx w15:paraId="54BF4B62" w15:done="0"/>
  <w15:commentEx w15:paraId="661E302B" w15:done="0"/>
  <w15:commentEx w15:paraId="650D8F1B" w15:done="0"/>
  <w15:commentEx w15:paraId="3AC27EEF" w15:done="0"/>
  <w15:commentEx w15:paraId="44C78824" w15:done="0"/>
  <w15:commentEx w15:paraId="4D04E56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3AB573" w14:textId="77777777" w:rsidR="00FB685C" w:rsidRDefault="00FB685C">
      <w:pPr>
        <w:spacing w:after="0" w:line="240" w:lineRule="auto"/>
      </w:pPr>
      <w:r>
        <w:separator/>
      </w:r>
    </w:p>
  </w:endnote>
  <w:endnote w:type="continuationSeparator" w:id="0">
    <w:p w14:paraId="3A256ED8" w14:textId="77777777" w:rsidR="00FB685C" w:rsidRDefault="00FB6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ohit Hindi">
    <w:altName w:val="MS Mincho"/>
    <w:charset w:val="80"/>
    <w:family w:val="auto"/>
    <w:pitch w:val="default"/>
  </w:font>
  <w:font w:name="宋体">
    <w:charset w:val="50"/>
    <w:family w:val="auto"/>
    <w:pitch w:val="variable"/>
    <w:sig w:usb0="00000001" w:usb1="080E0000" w:usb2="00000010" w:usb3="00000000" w:csb0="00040000"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DB481" w14:textId="34A83A32" w:rsidR="00FB685C" w:rsidRPr="00402EDB" w:rsidRDefault="00BB1600">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EndPr/>
      <w:sdtContent>
        <w:r w:rsidR="00FB685C" w:rsidRPr="00402EDB">
          <w:rPr>
            <w:lang w:val="es-ES_tradnl"/>
          </w:rPr>
          <w:t xml:space="preserve">2017 Formula </w:t>
        </w:r>
        <w:proofErr w:type="spellStart"/>
        <w:r w:rsidR="00FB685C" w:rsidRPr="00402EDB">
          <w:rPr>
            <w:lang w:val="es-ES_tradnl"/>
          </w:rPr>
          <w:t>Hybrid</w:t>
        </w:r>
        <w:proofErr w:type="spellEnd"/>
        <w:r w:rsidR="00FB685C" w:rsidRPr="00402EDB">
          <w:rPr>
            <w:lang w:val="es-ES_tradnl"/>
          </w:rPr>
          <w:t xml:space="preserve"> ESF (</w:t>
        </w:r>
        <w:proofErr w:type="spellStart"/>
        <w:r w:rsidR="00FB685C" w:rsidRPr="00402EDB">
          <w:rPr>
            <w:lang w:val="es-ES_tradnl"/>
          </w:rPr>
          <w:t>Rev</w:t>
        </w:r>
        <w:proofErr w:type="spellEnd"/>
        <w:r w:rsidR="00FB685C" w:rsidRPr="00402EDB">
          <w:rPr>
            <w:lang w:val="es-ES_tradnl"/>
          </w:rPr>
          <w:t xml:space="preserve"> 0C)</w:t>
        </w:r>
      </w:sdtContent>
    </w:sdt>
    <w:r w:rsidR="00FB685C" w:rsidRPr="00402EDB">
      <w:rPr>
        <w:lang w:val="es-ES_tradnl"/>
      </w:rPr>
      <w:tab/>
    </w:r>
    <w:r w:rsidR="00FB685C">
      <w:fldChar w:fldCharType="begin"/>
    </w:r>
    <w:r w:rsidR="00FB685C" w:rsidRPr="00402EDB">
      <w:rPr>
        <w:lang w:val="es-ES_tradnl"/>
      </w:rPr>
      <w:instrText xml:space="preserve"> PAGE </w:instrText>
    </w:r>
    <w:r w:rsidR="00FB685C">
      <w:fldChar w:fldCharType="separate"/>
    </w:r>
    <w:r>
      <w:rPr>
        <w:noProof/>
        <w:lang w:val="es-ES_tradnl"/>
      </w:rPr>
      <w:t>v</w:t>
    </w:r>
    <w:r w:rsidR="00FB685C">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D230F" w14:textId="77777777" w:rsidR="00FB685C" w:rsidRDefault="00FB685C"/>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52607" w14:textId="77777777" w:rsidR="00FB685C" w:rsidRDefault="00FB685C"/>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9B034" w14:textId="77777777" w:rsidR="00FB685C" w:rsidRDefault="00FB685C"/>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B5947" w14:textId="77777777" w:rsidR="00FB685C" w:rsidRDefault="00FB685C"/>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23F13" w14:textId="77777777" w:rsidR="00FB685C" w:rsidRDefault="00FB685C"/>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5BE94" w14:textId="77777777" w:rsidR="00FB685C" w:rsidRDefault="00FB685C"/>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1243F" w14:textId="77777777" w:rsidR="00FB685C" w:rsidRDefault="00FB685C"/>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0DF8A" w14:textId="77777777" w:rsidR="00FB685C" w:rsidRDefault="00FB685C"/>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0F1C4" w14:textId="77777777" w:rsidR="00FB685C" w:rsidRDefault="00FB685C"/>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2C36D" w14:textId="77777777" w:rsidR="00FB685C" w:rsidRDefault="00FB685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AE2D8" w14:textId="77777777" w:rsidR="00FB685C" w:rsidRDefault="00FB685C"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A2D92" w14:textId="77777777" w:rsidR="00FB685C" w:rsidRDefault="00FB685C"/>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A72D6" w14:textId="77777777" w:rsidR="00FB685C" w:rsidRDefault="00FB685C"/>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2FD93" w14:textId="77777777" w:rsidR="00FB685C" w:rsidRDefault="00FB685C"/>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4D81" w14:textId="77777777" w:rsidR="00FB685C" w:rsidRDefault="00FB685C"/>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46F48" w14:textId="56FDBEED" w:rsidR="00FB685C" w:rsidRDefault="00BB1600">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EndPr/>
      <w:sdtContent>
        <w:r w:rsidR="00FB685C">
          <w:t>2017 Formula Hybrid ESF (Rev 0C)</w:t>
        </w:r>
      </w:sdtContent>
    </w:sdt>
    <w:r w:rsidR="00FB685C">
      <w:tab/>
    </w:r>
    <w:r w:rsidR="00FB685C">
      <w:fldChar w:fldCharType="begin"/>
    </w:r>
    <w:r w:rsidR="00FB685C">
      <w:instrText xml:space="preserve"> PAGE </w:instrText>
    </w:r>
    <w:r w:rsidR="00FB685C">
      <w:fldChar w:fldCharType="separate"/>
    </w:r>
    <w:r>
      <w:rPr>
        <w:noProof/>
      </w:rPr>
      <w:t>vii</w:t>
    </w:r>
    <w:r w:rsidR="00FB685C">
      <w:fldChar w:fldCharType="end"/>
    </w:r>
    <w:r w:rsidR="00FB685C">
      <w:tab/>
    </w:r>
    <w:r>
      <w:fldChar w:fldCharType="begin"/>
    </w:r>
    <w:r>
      <w:instrText xml:space="preserve"> STYLEREF  "Heading 1" \l  \* MERGEFORMAT </w:instrText>
    </w:r>
    <w:r>
      <w:fldChar w:fldCharType="separate"/>
    </w:r>
    <w:r>
      <w:rPr>
        <w:noProof/>
      </w:rPr>
      <w:t>List of Tables</w:t>
    </w:r>
    <w:r>
      <w:rPr>
        <w:noProof/>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0EFE3" w14:textId="77777777" w:rsidR="00FB685C" w:rsidRDefault="00FB685C"/>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D6DC" w14:textId="77777777" w:rsidR="00FB685C" w:rsidRDefault="00FB685C"/>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2C7BC" w14:textId="77777777" w:rsidR="00FB685C" w:rsidRDefault="00FB685C"/>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39FF6" w14:textId="77777777" w:rsidR="00FB685C" w:rsidRDefault="00FB685C"/>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D0EAA" w14:textId="77777777" w:rsidR="00FB685C" w:rsidRDefault="00FB685C" w:rsidP="00150D51">
    <w:pPr>
      <w:pStyle w:val="Footer"/>
    </w:pPr>
  </w:p>
  <w:p w14:paraId="2968513F" w14:textId="18B567EF" w:rsidR="00FB685C" w:rsidRDefault="00BB1600"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EndPr/>
      <w:sdtContent>
        <w:r w:rsidR="00FB685C">
          <w:t>2017 Formula Hybrid ESF (Rev 0C)</w:t>
        </w:r>
      </w:sdtContent>
    </w:sdt>
    <w:r w:rsidR="00FB685C">
      <w:tab/>
    </w:r>
    <w:r w:rsidR="00FB685C">
      <w:fldChar w:fldCharType="begin"/>
    </w:r>
    <w:r w:rsidR="00FB685C">
      <w:instrText xml:space="preserve"> PAGE </w:instrText>
    </w:r>
    <w:r w:rsidR="00FB685C">
      <w:fldChar w:fldCharType="separate"/>
    </w:r>
    <w:r>
      <w:rPr>
        <w:noProof/>
      </w:rPr>
      <w:t>viii</w:t>
    </w:r>
    <w:r w:rsidR="00FB685C">
      <w:fldChar w:fldCharType="end"/>
    </w:r>
    <w:r w:rsidR="00FB685C">
      <w:tab/>
    </w:r>
    <w:r>
      <w:fldChar w:fldCharType="begin"/>
    </w:r>
    <w:r>
      <w:instrText xml:space="preserve"> STYLEREF  "Heading 1" \l  \* MERGEFORMAT </w:instrText>
    </w:r>
    <w:r>
      <w:fldChar w:fldCharType="separate"/>
    </w:r>
    <w:r>
      <w:rPr>
        <w:noProof/>
      </w:rPr>
      <w:t>List of Abbreviations</w:t>
    </w:r>
    <w:r>
      <w:rPr>
        <w:noProof/>
      </w:rPr>
      <w:fldChar w:fldCharType="end"/>
    </w:r>
  </w:p>
  <w:p w14:paraId="2201AE49" w14:textId="77777777" w:rsidR="00FB685C" w:rsidRDefault="00FB68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1D407" w14:textId="77777777" w:rsidR="00FB685C" w:rsidRDefault="00FB685C">
      <w:pPr>
        <w:spacing w:after="0" w:line="240" w:lineRule="auto"/>
      </w:pPr>
      <w:r>
        <w:separator/>
      </w:r>
    </w:p>
  </w:footnote>
  <w:footnote w:type="continuationSeparator" w:id="0">
    <w:p w14:paraId="56AC20DF" w14:textId="77777777" w:rsidR="00FB685C" w:rsidRDefault="00FB685C">
      <w:pPr>
        <w:spacing w:after="0" w:line="240" w:lineRule="auto"/>
      </w:pPr>
      <w:r>
        <w:continuationSeparator/>
      </w:r>
    </w:p>
  </w:footnote>
  <w:footnote w:id="1">
    <w:p w14:paraId="613522AC" w14:textId="77777777" w:rsidR="00FB685C" w:rsidRPr="00F01C08" w:rsidRDefault="00FB685C"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FB685C" w:rsidRDefault="00FB685C">
      <w:pPr>
        <w:pStyle w:val="FootnoteText"/>
      </w:pPr>
      <w:r>
        <w:rPr>
          <w:rStyle w:val="FootnoteReference"/>
        </w:rPr>
        <w:footnoteRef/>
      </w:r>
      <w:r>
        <w:t xml:space="preserve"> This includes an 80% </w:t>
      </w:r>
      <w:proofErr w:type="spellStart"/>
      <w:r>
        <w:t>derating</w:t>
      </w:r>
      <w:proofErr w:type="spellEnd"/>
      <w:r>
        <w:t xml:space="preserve"> for available traction energy</w:t>
      </w:r>
    </w:p>
  </w:footnote>
  <w:footnote w:id="3">
    <w:p w14:paraId="085B13F9" w14:textId="1CD486EE" w:rsidR="00FB685C" w:rsidRDefault="00FB685C">
      <w:pPr>
        <w:pStyle w:val="FootnoteText"/>
      </w:pPr>
      <w:r>
        <w:rPr>
          <w:rStyle w:val="FootnoteReference"/>
        </w:rPr>
        <w:footnoteRef/>
      </w:r>
      <w:r>
        <w:t xml:space="preserve"> Note Segment energy = rated AH x nominal voltage. The 80% </w:t>
      </w:r>
      <w:proofErr w:type="spellStart"/>
      <w:r>
        <w:t>derating</w:t>
      </w:r>
      <w:proofErr w:type="spellEnd"/>
      <w:r>
        <w:t xml:space="preserve"> is NOT applied for this calculation.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B5DF9" w14:textId="77777777" w:rsidR="00FB685C" w:rsidRDefault="00FB685C">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FB685C" w:rsidRDefault="00FB685C">
    <w:pPr>
      <w:pStyle w:val="Header"/>
    </w:pPr>
    <w:r>
      <w:t>__________________________________________________________________________</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81E3F" w14:textId="77777777" w:rsidR="00FB685C" w:rsidRDefault="00FB685C"/>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B4E0A" w14:textId="77777777" w:rsidR="00FB685C" w:rsidRDefault="00FB685C"/>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BFAA5" w14:textId="77777777" w:rsidR="00FB685C" w:rsidRDefault="00FB685C"/>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FA612" w14:textId="77777777" w:rsidR="00FB685C" w:rsidRDefault="00FB685C"/>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34515" w14:textId="77777777" w:rsidR="00FB685C" w:rsidRDefault="00FB685C"/>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A4837" w14:textId="77777777" w:rsidR="00FB685C" w:rsidRDefault="00FB685C"/>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EDED4" w14:textId="77777777" w:rsidR="00FB685C" w:rsidRDefault="00FB685C"/>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77BA0" w14:textId="77777777" w:rsidR="00FB685C" w:rsidRDefault="00FB685C"/>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739C9" w14:textId="77777777" w:rsidR="00FB685C" w:rsidRDefault="00FB685C"/>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7A544" w14:textId="77777777" w:rsidR="00FB685C" w:rsidRDefault="00FB685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15D9F" w14:textId="77777777" w:rsidR="00FB685C" w:rsidRDefault="00FB685C"/>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A8A94" w14:textId="77777777" w:rsidR="00FB685C" w:rsidRDefault="00FB685C"/>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0432A" w14:textId="77777777" w:rsidR="00FB685C" w:rsidRDefault="00FB685C"/>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6FB80" w14:textId="77777777" w:rsidR="00FB685C" w:rsidRDefault="00FB685C"/>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7FD13" w14:textId="77777777" w:rsidR="00FB685C" w:rsidRDefault="00FB685C"/>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01B1" w14:textId="77777777" w:rsidR="00FB685C" w:rsidRDefault="00FB685C"/>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085F2" w14:textId="77777777" w:rsidR="00FB685C" w:rsidRDefault="00FB685C"/>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43923" w14:textId="77777777" w:rsidR="00FB685C" w:rsidRDefault="00FB685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Flynn">
    <w15:presenceInfo w15:providerId="None" w15:userId="Greg Fly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42A9"/>
    <w:rsid w:val="00005539"/>
    <w:rsid w:val="00005EEB"/>
    <w:rsid w:val="000062DF"/>
    <w:rsid w:val="00006B67"/>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449F1"/>
    <w:rsid w:val="00060794"/>
    <w:rsid w:val="00060F87"/>
    <w:rsid w:val="00061E4F"/>
    <w:rsid w:val="00062787"/>
    <w:rsid w:val="00063763"/>
    <w:rsid w:val="00063C93"/>
    <w:rsid w:val="00064890"/>
    <w:rsid w:val="0006521C"/>
    <w:rsid w:val="000675D5"/>
    <w:rsid w:val="00071E8F"/>
    <w:rsid w:val="00076313"/>
    <w:rsid w:val="00083A99"/>
    <w:rsid w:val="0008410D"/>
    <w:rsid w:val="0008602A"/>
    <w:rsid w:val="000911A8"/>
    <w:rsid w:val="000929F7"/>
    <w:rsid w:val="00093733"/>
    <w:rsid w:val="00093AE2"/>
    <w:rsid w:val="00096596"/>
    <w:rsid w:val="000966A4"/>
    <w:rsid w:val="000A0002"/>
    <w:rsid w:val="000A0E02"/>
    <w:rsid w:val="000A2DC5"/>
    <w:rsid w:val="000A77F9"/>
    <w:rsid w:val="000B2F6D"/>
    <w:rsid w:val="000C009F"/>
    <w:rsid w:val="000C01D7"/>
    <w:rsid w:val="000C18C8"/>
    <w:rsid w:val="000C7E49"/>
    <w:rsid w:val="000D0896"/>
    <w:rsid w:val="000D114B"/>
    <w:rsid w:val="000D2DA5"/>
    <w:rsid w:val="000D31A3"/>
    <w:rsid w:val="000D4835"/>
    <w:rsid w:val="000D489E"/>
    <w:rsid w:val="000E22EC"/>
    <w:rsid w:val="000F121C"/>
    <w:rsid w:val="00106BA4"/>
    <w:rsid w:val="00112D19"/>
    <w:rsid w:val="001155EB"/>
    <w:rsid w:val="00117AD4"/>
    <w:rsid w:val="00123C61"/>
    <w:rsid w:val="00124087"/>
    <w:rsid w:val="001368E7"/>
    <w:rsid w:val="00137380"/>
    <w:rsid w:val="00141363"/>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3207"/>
    <w:rsid w:val="0019585A"/>
    <w:rsid w:val="00197FCA"/>
    <w:rsid w:val="001B2F55"/>
    <w:rsid w:val="001B38B2"/>
    <w:rsid w:val="001B422B"/>
    <w:rsid w:val="001B7838"/>
    <w:rsid w:val="001C058A"/>
    <w:rsid w:val="001C147E"/>
    <w:rsid w:val="001C33D0"/>
    <w:rsid w:val="001C53BE"/>
    <w:rsid w:val="001C53C7"/>
    <w:rsid w:val="001C640E"/>
    <w:rsid w:val="001D101E"/>
    <w:rsid w:val="001D15BC"/>
    <w:rsid w:val="001D3DB8"/>
    <w:rsid w:val="001D65FE"/>
    <w:rsid w:val="001D7FD5"/>
    <w:rsid w:val="001E6AF0"/>
    <w:rsid w:val="001E78E1"/>
    <w:rsid w:val="002005B5"/>
    <w:rsid w:val="002049D3"/>
    <w:rsid w:val="002059D4"/>
    <w:rsid w:val="00213B3F"/>
    <w:rsid w:val="00216252"/>
    <w:rsid w:val="0022455C"/>
    <w:rsid w:val="00231195"/>
    <w:rsid w:val="00235389"/>
    <w:rsid w:val="00240893"/>
    <w:rsid w:val="0024394B"/>
    <w:rsid w:val="00243FBB"/>
    <w:rsid w:val="00246E1C"/>
    <w:rsid w:val="002516CB"/>
    <w:rsid w:val="00251976"/>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B327E"/>
    <w:rsid w:val="002C4184"/>
    <w:rsid w:val="002D7782"/>
    <w:rsid w:val="002E1EC5"/>
    <w:rsid w:val="002E5880"/>
    <w:rsid w:val="002E6F8C"/>
    <w:rsid w:val="002F1075"/>
    <w:rsid w:val="002F736A"/>
    <w:rsid w:val="0030070A"/>
    <w:rsid w:val="00305175"/>
    <w:rsid w:val="00313E07"/>
    <w:rsid w:val="003146FB"/>
    <w:rsid w:val="00317FF4"/>
    <w:rsid w:val="00335F69"/>
    <w:rsid w:val="00344035"/>
    <w:rsid w:val="00347E04"/>
    <w:rsid w:val="003545DE"/>
    <w:rsid w:val="00354EAE"/>
    <w:rsid w:val="003649D8"/>
    <w:rsid w:val="00366566"/>
    <w:rsid w:val="00370037"/>
    <w:rsid w:val="003705A4"/>
    <w:rsid w:val="00373F4C"/>
    <w:rsid w:val="003751EA"/>
    <w:rsid w:val="003767CA"/>
    <w:rsid w:val="00377713"/>
    <w:rsid w:val="00382205"/>
    <w:rsid w:val="003879B7"/>
    <w:rsid w:val="00393FFB"/>
    <w:rsid w:val="00394367"/>
    <w:rsid w:val="00396302"/>
    <w:rsid w:val="003A5679"/>
    <w:rsid w:val="003A595B"/>
    <w:rsid w:val="003B3CE9"/>
    <w:rsid w:val="003B41BB"/>
    <w:rsid w:val="003B7827"/>
    <w:rsid w:val="003C00D3"/>
    <w:rsid w:val="003C0C6A"/>
    <w:rsid w:val="003C1B8D"/>
    <w:rsid w:val="003C23A0"/>
    <w:rsid w:val="003C2DCB"/>
    <w:rsid w:val="003C534F"/>
    <w:rsid w:val="003C6998"/>
    <w:rsid w:val="003D1F40"/>
    <w:rsid w:val="003E1F4E"/>
    <w:rsid w:val="003E23A3"/>
    <w:rsid w:val="003F0442"/>
    <w:rsid w:val="003F1A59"/>
    <w:rsid w:val="003F3EC9"/>
    <w:rsid w:val="003F6FB2"/>
    <w:rsid w:val="003F77A0"/>
    <w:rsid w:val="0040099C"/>
    <w:rsid w:val="00402EDB"/>
    <w:rsid w:val="00404887"/>
    <w:rsid w:val="00421A15"/>
    <w:rsid w:val="00427F81"/>
    <w:rsid w:val="0043250F"/>
    <w:rsid w:val="004327A7"/>
    <w:rsid w:val="004415AC"/>
    <w:rsid w:val="00445F25"/>
    <w:rsid w:val="00450834"/>
    <w:rsid w:val="00451073"/>
    <w:rsid w:val="00451C22"/>
    <w:rsid w:val="00455BEE"/>
    <w:rsid w:val="00457658"/>
    <w:rsid w:val="00464F77"/>
    <w:rsid w:val="00470F00"/>
    <w:rsid w:val="00471699"/>
    <w:rsid w:val="00473C11"/>
    <w:rsid w:val="00484A7F"/>
    <w:rsid w:val="00492D1A"/>
    <w:rsid w:val="00494589"/>
    <w:rsid w:val="004A3315"/>
    <w:rsid w:val="004A597A"/>
    <w:rsid w:val="004B1D9F"/>
    <w:rsid w:val="004B2729"/>
    <w:rsid w:val="004B55FE"/>
    <w:rsid w:val="004E7345"/>
    <w:rsid w:val="004F0258"/>
    <w:rsid w:val="004F0513"/>
    <w:rsid w:val="004F3CA2"/>
    <w:rsid w:val="004F5B1B"/>
    <w:rsid w:val="004F5D93"/>
    <w:rsid w:val="00502748"/>
    <w:rsid w:val="00514A80"/>
    <w:rsid w:val="00515FA5"/>
    <w:rsid w:val="00517339"/>
    <w:rsid w:val="00521741"/>
    <w:rsid w:val="005232A3"/>
    <w:rsid w:val="0052330A"/>
    <w:rsid w:val="00523B90"/>
    <w:rsid w:val="00533331"/>
    <w:rsid w:val="005424E4"/>
    <w:rsid w:val="00550D2C"/>
    <w:rsid w:val="00552B78"/>
    <w:rsid w:val="005577B5"/>
    <w:rsid w:val="005606D9"/>
    <w:rsid w:val="00562DF6"/>
    <w:rsid w:val="00567DF0"/>
    <w:rsid w:val="0057083C"/>
    <w:rsid w:val="00570F42"/>
    <w:rsid w:val="00576583"/>
    <w:rsid w:val="00576B38"/>
    <w:rsid w:val="005802A6"/>
    <w:rsid w:val="005822C4"/>
    <w:rsid w:val="00582EFA"/>
    <w:rsid w:val="00584C25"/>
    <w:rsid w:val="00593F5A"/>
    <w:rsid w:val="005A1E65"/>
    <w:rsid w:val="005A2AAD"/>
    <w:rsid w:val="005A7304"/>
    <w:rsid w:val="005B38E1"/>
    <w:rsid w:val="005C0516"/>
    <w:rsid w:val="005C281D"/>
    <w:rsid w:val="005C5CD4"/>
    <w:rsid w:val="005C65C6"/>
    <w:rsid w:val="005D0DD2"/>
    <w:rsid w:val="005D3BFD"/>
    <w:rsid w:val="005D589E"/>
    <w:rsid w:val="005E2986"/>
    <w:rsid w:val="005E3D84"/>
    <w:rsid w:val="005E58AC"/>
    <w:rsid w:val="005E5A66"/>
    <w:rsid w:val="005E636F"/>
    <w:rsid w:val="005E68E7"/>
    <w:rsid w:val="005F0140"/>
    <w:rsid w:val="005F13CF"/>
    <w:rsid w:val="005F5123"/>
    <w:rsid w:val="006004F5"/>
    <w:rsid w:val="0060209C"/>
    <w:rsid w:val="00606E93"/>
    <w:rsid w:val="00607ACA"/>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876B3"/>
    <w:rsid w:val="006903C2"/>
    <w:rsid w:val="00691FDC"/>
    <w:rsid w:val="00695339"/>
    <w:rsid w:val="006A04F7"/>
    <w:rsid w:val="006A36F9"/>
    <w:rsid w:val="006A3F95"/>
    <w:rsid w:val="006A7B1E"/>
    <w:rsid w:val="006B1EBF"/>
    <w:rsid w:val="006B3906"/>
    <w:rsid w:val="006B6209"/>
    <w:rsid w:val="006D1815"/>
    <w:rsid w:val="006D252F"/>
    <w:rsid w:val="006D3D36"/>
    <w:rsid w:val="006D673C"/>
    <w:rsid w:val="006E2E8A"/>
    <w:rsid w:val="006F0AEA"/>
    <w:rsid w:val="006F1949"/>
    <w:rsid w:val="006F237C"/>
    <w:rsid w:val="006F49F0"/>
    <w:rsid w:val="006F4F6E"/>
    <w:rsid w:val="006F57DC"/>
    <w:rsid w:val="00700D93"/>
    <w:rsid w:val="00707226"/>
    <w:rsid w:val="0071446A"/>
    <w:rsid w:val="00714A9C"/>
    <w:rsid w:val="00716AE0"/>
    <w:rsid w:val="00724AD7"/>
    <w:rsid w:val="007256A4"/>
    <w:rsid w:val="00727952"/>
    <w:rsid w:val="00735967"/>
    <w:rsid w:val="007433F8"/>
    <w:rsid w:val="0074637B"/>
    <w:rsid w:val="0074642D"/>
    <w:rsid w:val="007468D6"/>
    <w:rsid w:val="00752C88"/>
    <w:rsid w:val="00753253"/>
    <w:rsid w:val="0075775C"/>
    <w:rsid w:val="007654F0"/>
    <w:rsid w:val="00772CA3"/>
    <w:rsid w:val="007739A8"/>
    <w:rsid w:val="00773FC1"/>
    <w:rsid w:val="007746E0"/>
    <w:rsid w:val="007751EB"/>
    <w:rsid w:val="00777197"/>
    <w:rsid w:val="00782834"/>
    <w:rsid w:val="00783FE4"/>
    <w:rsid w:val="00785906"/>
    <w:rsid w:val="00792C7B"/>
    <w:rsid w:val="007A263A"/>
    <w:rsid w:val="007A7347"/>
    <w:rsid w:val="007A7E96"/>
    <w:rsid w:val="007B07E4"/>
    <w:rsid w:val="007B2532"/>
    <w:rsid w:val="007B3B8D"/>
    <w:rsid w:val="007B44CF"/>
    <w:rsid w:val="007C3054"/>
    <w:rsid w:val="007C6CF6"/>
    <w:rsid w:val="007D2CCF"/>
    <w:rsid w:val="007D586F"/>
    <w:rsid w:val="007E0FE2"/>
    <w:rsid w:val="007E2521"/>
    <w:rsid w:val="007E3A4E"/>
    <w:rsid w:val="007F1BF6"/>
    <w:rsid w:val="007F1E84"/>
    <w:rsid w:val="007F357F"/>
    <w:rsid w:val="007F3A35"/>
    <w:rsid w:val="007F7B27"/>
    <w:rsid w:val="00803369"/>
    <w:rsid w:val="00803A78"/>
    <w:rsid w:val="00805214"/>
    <w:rsid w:val="008150F5"/>
    <w:rsid w:val="00815CE5"/>
    <w:rsid w:val="008211F8"/>
    <w:rsid w:val="00821258"/>
    <w:rsid w:val="00822029"/>
    <w:rsid w:val="00826B93"/>
    <w:rsid w:val="00830E46"/>
    <w:rsid w:val="00836811"/>
    <w:rsid w:val="00843409"/>
    <w:rsid w:val="008459E0"/>
    <w:rsid w:val="00847A3C"/>
    <w:rsid w:val="00857225"/>
    <w:rsid w:val="0085733C"/>
    <w:rsid w:val="00857DEF"/>
    <w:rsid w:val="00866211"/>
    <w:rsid w:val="008705B0"/>
    <w:rsid w:val="0087079E"/>
    <w:rsid w:val="00880B4F"/>
    <w:rsid w:val="008856CA"/>
    <w:rsid w:val="00886A1F"/>
    <w:rsid w:val="008910B9"/>
    <w:rsid w:val="0089418A"/>
    <w:rsid w:val="00894436"/>
    <w:rsid w:val="008A1032"/>
    <w:rsid w:val="008A47C2"/>
    <w:rsid w:val="008B29BD"/>
    <w:rsid w:val="008C5D4C"/>
    <w:rsid w:val="008D372B"/>
    <w:rsid w:val="008D3DED"/>
    <w:rsid w:val="008D558F"/>
    <w:rsid w:val="008D6155"/>
    <w:rsid w:val="008E0DF7"/>
    <w:rsid w:val="008E39F0"/>
    <w:rsid w:val="008E403C"/>
    <w:rsid w:val="008F61CD"/>
    <w:rsid w:val="009003B6"/>
    <w:rsid w:val="00906CC7"/>
    <w:rsid w:val="00912E78"/>
    <w:rsid w:val="009263D4"/>
    <w:rsid w:val="00932DB7"/>
    <w:rsid w:val="00933B4C"/>
    <w:rsid w:val="0093632C"/>
    <w:rsid w:val="009372CA"/>
    <w:rsid w:val="00940833"/>
    <w:rsid w:val="00940F4B"/>
    <w:rsid w:val="009453EB"/>
    <w:rsid w:val="00945551"/>
    <w:rsid w:val="00956734"/>
    <w:rsid w:val="0097405A"/>
    <w:rsid w:val="009862DC"/>
    <w:rsid w:val="009909EA"/>
    <w:rsid w:val="00992090"/>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2027A"/>
    <w:rsid w:val="00A2039B"/>
    <w:rsid w:val="00A25E89"/>
    <w:rsid w:val="00A33C94"/>
    <w:rsid w:val="00A4078E"/>
    <w:rsid w:val="00A40CD3"/>
    <w:rsid w:val="00A46A3F"/>
    <w:rsid w:val="00A52869"/>
    <w:rsid w:val="00A55B56"/>
    <w:rsid w:val="00A56648"/>
    <w:rsid w:val="00A61132"/>
    <w:rsid w:val="00A61770"/>
    <w:rsid w:val="00A6226C"/>
    <w:rsid w:val="00A63722"/>
    <w:rsid w:val="00A65BD2"/>
    <w:rsid w:val="00A66E9D"/>
    <w:rsid w:val="00A70BF6"/>
    <w:rsid w:val="00A758DA"/>
    <w:rsid w:val="00A75A7C"/>
    <w:rsid w:val="00A75B88"/>
    <w:rsid w:val="00A763E9"/>
    <w:rsid w:val="00A830ED"/>
    <w:rsid w:val="00A86BB0"/>
    <w:rsid w:val="00A924F8"/>
    <w:rsid w:val="00AB21FF"/>
    <w:rsid w:val="00AB2FA3"/>
    <w:rsid w:val="00AB5577"/>
    <w:rsid w:val="00AC3A16"/>
    <w:rsid w:val="00AD247E"/>
    <w:rsid w:val="00AD3D6E"/>
    <w:rsid w:val="00AD4373"/>
    <w:rsid w:val="00AD5018"/>
    <w:rsid w:val="00AE0C74"/>
    <w:rsid w:val="00AE219F"/>
    <w:rsid w:val="00AE2F61"/>
    <w:rsid w:val="00AF5648"/>
    <w:rsid w:val="00B02913"/>
    <w:rsid w:val="00B0344C"/>
    <w:rsid w:val="00B075B4"/>
    <w:rsid w:val="00B22844"/>
    <w:rsid w:val="00B23A2D"/>
    <w:rsid w:val="00B258B9"/>
    <w:rsid w:val="00B40D65"/>
    <w:rsid w:val="00B43B5C"/>
    <w:rsid w:val="00B45A87"/>
    <w:rsid w:val="00B47DD8"/>
    <w:rsid w:val="00B47FE7"/>
    <w:rsid w:val="00B670BD"/>
    <w:rsid w:val="00B673D9"/>
    <w:rsid w:val="00B676D5"/>
    <w:rsid w:val="00B70E4E"/>
    <w:rsid w:val="00B776D4"/>
    <w:rsid w:val="00B81C7D"/>
    <w:rsid w:val="00B831B2"/>
    <w:rsid w:val="00B83A99"/>
    <w:rsid w:val="00B930BE"/>
    <w:rsid w:val="00B956B6"/>
    <w:rsid w:val="00BA7E10"/>
    <w:rsid w:val="00BB1600"/>
    <w:rsid w:val="00BB1B84"/>
    <w:rsid w:val="00BB7E05"/>
    <w:rsid w:val="00BC07B8"/>
    <w:rsid w:val="00BC1086"/>
    <w:rsid w:val="00BC18E1"/>
    <w:rsid w:val="00BC2284"/>
    <w:rsid w:val="00BC7684"/>
    <w:rsid w:val="00BC76AD"/>
    <w:rsid w:val="00BD590B"/>
    <w:rsid w:val="00BD671C"/>
    <w:rsid w:val="00BE40DE"/>
    <w:rsid w:val="00BE63EF"/>
    <w:rsid w:val="00BE6817"/>
    <w:rsid w:val="00BE764B"/>
    <w:rsid w:val="00C0004D"/>
    <w:rsid w:val="00C01340"/>
    <w:rsid w:val="00C07A5E"/>
    <w:rsid w:val="00C1229B"/>
    <w:rsid w:val="00C124D2"/>
    <w:rsid w:val="00C13F7E"/>
    <w:rsid w:val="00C14655"/>
    <w:rsid w:val="00C22F2B"/>
    <w:rsid w:val="00C331D2"/>
    <w:rsid w:val="00C34D9A"/>
    <w:rsid w:val="00C434B3"/>
    <w:rsid w:val="00C436E6"/>
    <w:rsid w:val="00C43B79"/>
    <w:rsid w:val="00C457D4"/>
    <w:rsid w:val="00C543F0"/>
    <w:rsid w:val="00C54A7F"/>
    <w:rsid w:val="00C54F3A"/>
    <w:rsid w:val="00C56F40"/>
    <w:rsid w:val="00C60CDD"/>
    <w:rsid w:val="00C61943"/>
    <w:rsid w:val="00C63732"/>
    <w:rsid w:val="00C63753"/>
    <w:rsid w:val="00C6628E"/>
    <w:rsid w:val="00C84486"/>
    <w:rsid w:val="00C8541C"/>
    <w:rsid w:val="00C95843"/>
    <w:rsid w:val="00C95A1E"/>
    <w:rsid w:val="00C95CE5"/>
    <w:rsid w:val="00CB0D2C"/>
    <w:rsid w:val="00CB399A"/>
    <w:rsid w:val="00CB64C0"/>
    <w:rsid w:val="00CC1991"/>
    <w:rsid w:val="00CC3199"/>
    <w:rsid w:val="00CC48D6"/>
    <w:rsid w:val="00CC6254"/>
    <w:rsid w:val="00CC6FAE"/>
    <w:rsid w:val="00CD0C8B"/>
    <w:rsid w:val="00CD6994"/>
    <w:rsid w:val="00CE2EF5"/>
    <w:rsid w:val="00CE3DF3"/>
    <w:rsid w:val="00CE4183"/>
    <w:rsid w:val="00CE60DF"/>
    <w:rsid w:val="00CF1504"/>
    <w:rsid w:val="00D01CF8"/>
    <w:rsid w:val="00D02AD7"/>
    <w:rsid w:val="00D0591D"/>
    <w:rsid w:val="00D10CFD"/>
    <w:rsid w:val="00D130F9"/>
    <w:rsid w:val="00D35706"/>
    <w:rsid w:val="00D35732"/>
    <w:rsid w:val="00D45535"/>
    <w:rsid w:val="00D46BCC"/>
    <w:rsid w:val="00D5233F"/>
    <w:rsid w:val="00D524C7"/>
    <w:rsid w:val="00D52AC5"/>
    <w:rsid w:val="00D566E3"/>
    <w:rsid w:val="00D573C5"/>
    <w:rsid w:val="00D6087B"/>
    <w:rsid w:val="00D62068"/>
    <w:rsid w:val="00D6534C"/>
    <w:rsid w:val="00D661A7"/>
    <w:rsid w:val="00D74062"/>
    <w:rsid w:val="00D74A04"/>
    <w:rsid w:val="00D76797"/>
    <w:rsid w:val="00D76B5C"/>
    <w:rsid w:val="00D77B45"/>
    <w:rsid w:val="00D82312"/>
    <w:rsid w:val="00D85D7A"/>
    <w:rsid w:val="00D959BD"/>
    <w:rsid w:val="00DA4742"/>
    <w:rsid w:val="00DB21DC"/>
    <w:rsid w:val="00DB28F6"/>
    <w:rsid w:val="00DB3639"/>
    <w:rsid w:val="00DC1716"/>
    <w:rsid w:val="00DC4A1E"/>
    <w:rsid w:val="00DC6375"/>
    <w:rsid w:val="00DC64C2"/>
    <w:rsid w:val="00DD05B8"/>
    <w:rsid w:val="00DD2C3B"/>
    <w:rsid w:val="00DD3542"/>
    <w:rsid w:val="00DD581E"/>
    <w:rsid w:val="00DE3D90"/>
    <w:rsid w:val="00DE4D99"/>
    <w:rsid w:val="00DF0A02"/>
    <w:rsid w:val="00DF49AE"/>
    <w:rsid w:val="00E01D17"/>
    <w:rsid w:val="00E07A80"/>
    <w:rsid w:val="00E103D6"/>
    <w:rsid w:val="00E13755"/>
    <w:rsid w:val="00E2475D"/>
    <w:rsid w:val="00E24CD4"/>
    <w:rsid w:val="00E36899"/>
    <w:rsid w:val="00E379B9"/>
    <w:rsid w:val="00E418AC"/>
    <w:rsid w:val="00E455DA"/>
    <w:rsid w:val="00E47587"/>
    <w:rsid w:val="00E60575"/>
    <w:rsid w:val="00E61759"/>
    <w:rsid w:val="00E67031"/>
    <w:rsid w:val="00E676E3"/>
    <w:rsid w:val="00E70DB4"/>
    <w:rsid w:val="00E71827"/>
    <w:rsid w:val="00E72B69"/>
    <w:rsid w:val="00E75D92"/>
    <w:rsid w:val="00E927DA"/>
    <w:rsid w:val="00E955E1"/>
    <w:rsid w:val="00E96184"/>
    <w:rsid w:val="00EA016B"/>
    <w:rsid w:val="00EA05FF"/>
    <w:rsid w:val="00EA44FE"/>
    <w:rsid w:val="00EA6C7A"/>
    <w:rsid w:val="00EA70D8"/>
    <w:rsid w:val="00EA71FF"/>
    <w:rsid w:val="00EA7637"/>
    <w:rsid w:val="00EB5417"/>
    <w:rsid w:val="00EC2635"/>
    <w:rsid w:val="00EC2DC4"/>
    <w:rsid w:val="00EC48C3"/>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9737D"/>
    <w:rsid w:val="00FA50F7"/>
    <w:rsid w:val="00FA5542"/>
    <w:rsid w:val="00FB09D2"/>
    <w:rsid w:val="00FB1E9B"/>
    <w:rsid w:val="00FB5B5C"/>
    <w:rsid w:val="00FB6611"/>
    <w:rsid w:val="00FB67AF"/>
    <w:rsid w:val="00FB685C"/>
    <w:rsid w:val="00FC1F7D"/>
    <w:rsid w:val="00FC2272"/>
    <w:rsid w:val="00FD38DD"/>
    <w:rsid w:val="00FD457A"/>
    <w:rsid w:val="00FD5E0A"/>
    <w:rsid w:val="00FD6195"/>
    <w:rsid w:val="00FD75E0"/>
    <w:rsid w:val="00FE1402"/>
    <w:rsid w:val="00FE4555"/>
    <w:rsid w:val="00FE5554"/>
    <w:rsid w:val="00FE765B"/>
    <w:rsid w:val="00FF0EF7"/>
    <w:rsid w:val="00FF385D"/>
    <w:rsid w:val="00FF4C51"/>
    <w:rsid w:val="00FF64B6"/>
    <w:rsid w:val="00FF692B"/>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360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3.xml"/><Relationship Id="rId63" Type="http://schemas.openxmlformats.org/officeDocument/2006/relationships/header" Target="header14.xml"/><Relationship Id="rId64" Type="http://schemas.openxmlformats.org/officeDocument/2006/relationships/footer" Target="footer17.xml"/><Relationship Id="rId65" Type="http://schemas.openxmlformats.org/officeDocument/2006/relationships/header" Target="header15.xml"/><Relationship Id="rId66" Type="http://schemas.openxmlformats.org/officeDocument/2006/relationships/footer" Target="footer18.xml"/><Relationship Id="rId67" Type="http://schemas.openxmlformats.org/officeDocument/2006/relationships/image" Target="media/image19.jpeg"/><Relationship Id="rId68" Type="http://schemas.openxmlformats.org/officeDocument/2006/relationships/image" Target="media/image20.png"/><Relationship Id="rId69" Type="http://schemas.openxmlformats.org/officeDocument/2006/relationships/image" Target="media/image21.PNG"/><Relationship Id="rId50" Type="http://schemas.openxmlformats.org/officeDocument/2006/relationships/footer" Target="footer15.xml"/><Relationship Id="rId51" Type="http://schemas.openxmlformats.org/officeDocument/2006/relationships/header" Target="header13.xml"/><Relationship Id="rId52" Type="http://schemas.openxmlformats.org/officeDocument/2006/relationships/footer" Target="footer16.xml"/><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image" Target="media/image11.PNG"/><Relationship Id="rId56" Type="http://schemas.openxmlformats.org/officeDocument/2006/relationships/image" Target="media/image12.tiff"/><Relationship Id="rId57" Type="http://schemas.openxmlformats.org/officeDocument/2006/relationships/image" Target="media/image13.jpeg"/><Relationship Id="rId58" Type="http://schemas.openxmlformats.org/officeDocument/2006/relationships/image" Target="media/image14.tiff"/><Relationship Id="rId59" Type="http://schemas.openxmlformats.org/officeDocument/2006/relationships/image" Target="media/image15.png"/><Relationship Id="rId40" Type="http://schemas.openxmlformats.org/officeDocument/2006/relationships/footer" Target="footer12.xml"/><Relationship Id="rId41" Type="http://schemas.openxmlformats.org/officeDocument/2006/relationships/header" Target="header10.xml"/><Relationship Id="rId42" Type="http://schemas.openxmlformats.org/officeDocument/2006/relationships/footer" Target="footer13.xml"/><Relationship Id="rId43" Type="http://schemas.openxmlformats.org/officeDocument/2006/relationships/header" Target="header11.xml"/><Relationship Id="rId44" Type="http://schemas.openxmlformats.org/officeDocument/2006/relationships/footer" Target="footer14.xml"/><Relationship Id="rId45" Type="http://schemas.openxmlformats.org/officeDocument/2006/relationships/hyperlink" Target="http://www.bender-es.com/fileadmin/products/doc/IR155-32xx-V004_D00115_D_XXEN.pdf" TargetMode="External"/><Relationship Id="rId46" Type="http://schemas.openxmlformats.org/officeDocument/2006/relationships/hyperlink" Target="http://www.bender-es.com/fileadmin/products/doc/IR155-32xx-V004_D00115_D_XXEN.pdf" TargetMode="External"/><Relationship Id="rId47" Type="http://schemas.openxmlformats.org/officeDocument/2006/relationships/hyperlink" Target="http://www.bender-es.com/fileadmin/products/doc/IR155-32xx-V004_D00115_D_XXEN.pdf" TargetMode="External"/><Relationship Id="rId48" Type="http://schemas.openxmlformats.org/officeDocument/2006/relationships/hyperlink" Target="http://www.thunderstruck-ev.com/Manuals/1234_36_38%20Manual%20Rev%20Feb%2009.pdf" TargetMode="External"/><Relationship Id="rId4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emf"/><Relationship Id="rId31" Type="http://schemas.openxmlformats.org/officeDocument/2006/relationships/image" Target="media/image3.jpg"/><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image" Target="media/image6.jpe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header" Target="header8.xml"/><Relationship Id="rId38" Type="http://schemas.openxmlformats.org/officeDocument/2006/relationships/footer" Target="footer11.xml"/><Relationship Id="rId39" Type="http://schemas.openxmlformats.org/officeDocument/2006/relationships/header" Target="header9.xml"/><Relationship Id="rId80" Type="http://schemas.openxmlformats.org/officeDocument/2006/relationships/fontTable" Target="fontTable.xml"/><Relationship Id="rId81" Type="http://schemas.openxmlformats.org/officeDocument/2006/relationships/theme" Target="theme/theme1.xml"/><Relationship Id="rId82" Type="http://schemas.microsoft.com/office/2011/relationships/commentsExtended" Target="commentsExtended.xml"/><Relationship Id="rId83" Type="http://schemas.microsoft.com/office/2011/relationships/people" Target="people.xml"/><Relationship Id="rId70" Type="http://schemas.openxmlformats.org/officeDocument/2006/relationships/image" Target="media/image22.png"/><Relationship Id="rId71" Type="http://schemas.openxmlformats.org/officeDocument/2006/relationships/image" Target="media/image23.PNG"/><Relationship Id="rId72" Type="http://schemas.openxmlformats.org/officeDocument/2006/relationships/header" Target="header16.xml"/><Relationship Id="rId20" Type="http://schemas.openxmlformats.org/officeDocument/2006/relationships/footer" Target="footer5.xml"/><Relationship Id="rId21" Type="http://schemas.openxmlformats.org/officeDocument/2006/relationships/header" Target="header4.xml"/><Relationship Id="rId22" Type="http://schemas.openxmlformats.org/officeDocument/2006/relationships/footer" Target="footer6.xml"/><Relationship Id="rId23" Type="http://schemas.openxmlformats.org/officeDocument/2006/relationships/header" Target="header5.xml"/><Relationship Id="rId24" Type="http://schemas.openxmlformats.org/officeDocument/2006/relationships/footer" Target="footer7.xml"/><Relationship Id="rId25" Type="http://schemas.openxmlformats.org/officeDocument/2006/relationships/header" Target="header6.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header" Target="header7.xml"/><Relationship Id="rId29" Type="http://schemas.openxmlformats.org/officeDocument/2006/relationships/footer" Target="footer10.xml"/><Relationship Id="rId73" Type="http://schemas.openxmlformats.org/officeDocument/2006/relationships/footer" Target="footer19.xml"/><Relationship Id="rId74" Type="http://schemas.openxmlformats.org/officeDocument/2006/relationships/header" Target="header17.xml"/><Relationship Id="rId75" Type="http://schemas.openxmlformats.org/officeDocument/2006/relationships/footer" Target="footer20.xml"/><Relationship Id="rId76" Type="http://schemas.openxmlformats.org/officeDocument/2006/relationships/header" Target="header18.xml"/><Relationship Id="rId77" Type="http://schemas.openxmlformats.org/officeDocument/2006/relationships/footer" Target="footer21.xml"/><Relationship Id="rId78" Type="http://schemas.openxmlformats.org/officeDocument/2006/relationships/header" Target="header19.xml"/><Relationship Id="rId79" Type="http://schemas.openxmlformats.org/officeDocument/2006/relationships/footer" Target="footer22.xml"/><Relationship Id="rId60" Type="http://schemas.openxmlformats.org/officeDocument/2006/relationships/image" Target="media/image16.jpeg"/><Relationship Id="rId61" Type="http://schemas.openxmlformats.org/officeDocument/2006/relationships/image" Target="media/image17.jpeg"/><Relationship Id="rId62" Type="http://schemas.openxmlformats.org/officeDocument/2006/relationships/image" Target="media/image18.jpeg"/><Relationship Id="rId10" Type="http://schemas.openxmlformats.org/officeDocument/2006/relationships/hyperlink" Target="http://formula-hybrid.com/uploads/" TargetMode="External"/><Relationship Id="rId11" Type="http://schemas.openxmlformats.org/officeDocument/2006/relationships/hyperlink" Target="http://www.formula-hybrid.org/level2/support" TargetMode="Externa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27800-FC0D-384F-A543-6B7F38E92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55</Pages>
  <Words>8550</Words>
  <Characters>48735</Characters>
  <Application>Microsoft Macintosh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57171</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194</cp:revision>
  <cp:lastPrinted>2014-01-27T12:45:00Z</cp:lastPrinted>
  <dcterms:created xsi:type="dcterms:W3CDTF">2017-02-14T02:40:00Z</dcterms:created>
  <dcterms:modified xsi:type="dcterms:W3CDTF">2017-02-21T02:47:00Z</dcterms:modified>
</cp:coreProperties>
</file>