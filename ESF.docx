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7C305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7C305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7C305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7C3054">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7C305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7C3054">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7C3054"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7C3054"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7C3054"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7C3054"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7C3054"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7C3054"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7C3054"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7C3054"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7C3054"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7C3054"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7C3054"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7C3054"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7C3054"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7C3054"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49CF6605" w14:textId="77777777" w:rsidR="006B3906" w:rsidRDefault="006B3906" w:rsidP="006B3906">
      <w:pPr>
        <w:pStyle w:val="ListParagraph1"/>
        <w:ind w:left="360"/>
        <w:rPr>
          <w:lang w:val="en-GB"/>
        </w:rPr>
      </w:pPr>
      <w:r>
        <w:rPr>
          <w:lang w:val="en-GB"/>
        </w:rPr>
        <w:t>The accumulator system consists of four containers each producing ~24 V and each monitored by an AMS consisting of our PackMAN and AMS boards. Each of the seven cells within the accumulator container communicates via the AMS boards to the PackMAN, which monitors state of charge, cell voltage, cell temperature, overall voltage, and safety loop status.</w:t>
      </w:r>
    </w:p>
    <w:p w14:paraId="465519E6" w14:textId="77777777" w:rsidR="006B3906" w:rsidRDefault="006B3906"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A63722" w14:paraId="4FEF8335" w14:textId="77777777" w:rsidTr="00BB1B84">
        <w:tc>
          <w:tcPr>
            <w:tcW w:w="6300" w:type="dxa"/>
            <w:shd w:val="clear" w:color="auto" w:fill="auto"/>
            <w:vAlign w:val="bottom"/>
          </w:tcPr>
          <w:p w14:paraId="1D5A50CC" w14:textId="19F93A86" w:rsidR="00A63722" w:rsidRPr="00BB1B84" w:rsidRDefault="00A63722" w:rsidP="00BB1B84">
            <w:pPr>
              <w:pStyle w:val="TableHeading"/>
            </w:pPr>
            <w:r w:rsidRPr="00BB1B84">
              <w:t>Item</w:t>
            </w:r>
          </w:p>
        </w:tc>
        <w:tc>
          <w:tcPr>
            <w:tcW w:w="3240" w:type="dxa"/>
            <w:shd w:val="clear" w:color="auto" w:fill="auto"/>
            <w:vAlign w:val="bottom"/>
          </w:tcPr>
          <w:p w14:paraId="2CDA5B5B" w14:textId="0200361B" w:rsidR="00A63722" w:rsidRPr="00BB1B84" w:rsidRDefault="00A63722" w:rsidP="00BB1B84">
            <w:pPr>
              <w:pStyle w:val="TableHeading"/>
            </w:pPr>
            <w:r w:rsidRPr="00BB1B84">
              <w:t>Data</w:t>
            </w:r>
          </w:p>
        </w:tc>
      </w:tr>
      <w:tr w:rsidR="00A63722" w14:paraId="23244F93" w14:textId="77777777" w:rsidTr="006903C2">
        <w:tc>
          <w:tcPr>
            <w:tcW w:w="6300" w:type="dxa"/>
            <w:shd w:val="clear" w:color="auto" w:fill="auto"/>
            <w:vAlign w:val="center"/>
          </w:tcPr>
          <w:p w14:paraId="3289573B" w14:textId="729D9386" w:rsidR="00A63722" w:rsidRDefault="00A63722" w:rsidP="00727952">
            <w:pPr>
              <w:pStyle w:val="TableContents"/>
            </w:pPr>
            <w:r>
              <w:t>Nominal Tractive System Voltage (TSV)</w:t>
            </w:r>
          </w:p>
        </w:tc>
        <w:tc>
          <w:tcPr>
            <w:tcW w:w="3240" w:type="dxa"/>
            <w:shd w:val="clear" w:color="auto" w:fill="auto"/>
          </w:tcPr>
          <w:p w14:paraId="59E43724" w14:textId="5F02E381" w:rsidR="00A63722" w:rsidRDefault="00A63722" w:rsidP="00A63722">
            <w:pPr>
              <w:pStyle w:val="TableContents"/>
              <w:jc w:val="center"/>
            </w:pPr>
            <w:r w:rsidRPr="00E93CB9">
              <w:rPr>
                <w:rFonts w:eastAsia="Times New Roman"/>
                <w:color w:val="000000"/>
              </w:rPr>
              <w:t>89.6VDC</w:t>
            </w:r>
          </w:p>
        </w:tc>
      </w:tr>
      <w:tr w:rsidR="00A63722" w14:paraId="4CF97FCA" w14:textId="77777777" w:rsidTr="006903C2">
        <w:tc>
          <w:tcPr>
            <w:tcW w:w="6300" w:type="dxa"/>
            <w:shd w:val="clear" w:color="auto" w:fill="auto"/>
            <w:vAlign w:val="center"/>
          </w:tcPr>
          <w:p w14:paraId="430D78AB" w14:textId="54BE599B" w:rsidR="00A63722" w:rsidRDefault="00A63722" w:rsidP="00727952">
            <w:pPr>
              <w:pStyle w:val="TableContents"/>
            </w:pPr>
            <w:r>
              <w:t>Max. TSV (typically this is during charging)</w:t>
            </w:r>
          </w:p>
        </w:tc>
        <w:tc>
          <w:tcPr>
            <w:tcW w:w="3240" w:type="dxa"/>
            <w:shd w:val="clear" w:color="auto" w:fill="auto"/>
          </w:tcPr>
          <w:p w14:paraId="76DB0FC9" w14:textId="4A010BF8" w:rsidR="00A63722" w:rsidRDefault="00A63722" w:rsidP="00A63722">
            <w:pPr>
              <w:pStyle w:val="TableContents"/>
              <w:ind w:left="125"/>
              <w:jc w:val="center"/>
            </w:pPr>
            <w:r w:rsidRPr="00E93CB9">
              <w:rPr>
                <w:rFonts w:eastAsia="Times New Roman"/>
                <w:color w:val="000000"/>
              </w:rPr>
              <w:t>106.4 VDC</w:t>
            </w:r>
          </w:p>
        </w:tc>
      </w:tr>
      <w:tr w:rsidR="00A63722" w14:paraId="4535F6B9" w14:textId="77777777" w:rsidTr="006903C2">
        <w:tc>
          <w:tcPr>
            <w:tcW w:w="6300" w:type="dxa"/>
            <w:shd w:val="clear" w:color="auto" w:fill="auto"/>
            <w:vAlign w:val="center"/>
          </w:tcPr>
          <w:p w14:paraId="1AA84645" w14:textId="7D1A83DD" w:rsidR="00A63722" w:rsidRDefault="00A63722" w:rsidP="00727952">
            <w:pPr>
              <w:pStyle w:val="TableContents"/>
            </w:pPr>
            <w:r>
              <w:t>Control System voltage (GLV)</w:t>
            </w:r>
          </w:p>
        </w:tc>
        <w:tc>
          <w:tcPr>
            <w:tcW w:w="3240" w:type="dxa"/>
            <w:shd w:val="clear" w:color="auto" w:fill="auto"/>
          </w:tcPr>
          <w:p w14:paraId="449C8F65" w14:textId="5D8026B5" w:rsidR="00A63722" w:rsidRDefault="00A63722" w:rsidP="00A63722">
            <w:pPr>
              <w:pStyle w:val="TableContents"/>
              <w:ind w:left="125"/>
              <w:jc w:val="center"/>
            </w:pPr>
            <w:r w:rsidRPr="00E93CB9">
              <w:rPr>
                <w:rFonts w:eastAsia="Times New Roman"/>
                <w:color w:val="000000"/>
              </w:rPr>
              <w:t>24 VDC</w:t>
            </w:r>
          </w:p>
        </w:tc>
      </w:tr>
      <w:tr w:rsidR="00A63722" w14:paraId="5D133CB8" w14:textId="77777777" w:rsidTr="006903C2">
        <w:tc>
          <w:tcPr>
            <w:tcW w:w="6300" w:type="dxa"/>
            <w:shd w:val="clear" w:color="auto" w:fill="auto"/>
            <w:vAlign w:val="center"/>
          </w:tcPr>
          <w:p w14:paraId="4246F9AA" w14:textId="4C472A78" w:rsidR="00A63722" w:rsidRDefault="00A63722" w:rsidP="00727952">
            <w:pPr>
              <w:pStyle w:val="TableContents"/>
            </w:pPr>
            <w:r>
              <w:t>Total Accumulator capacity (Wh)</w:t>
            </w:r>
            <w:r>
              <w:rPr>
                <w:rStyle w:val="FootnoteReference"/>
              </w:rPr>
              <w:footnoteReference w:id="1"/>
            </w:r>
          </w:p>
        </w:tc>
        <w:tc>
          <w:tcPr>
            <w:tcW w:w="3240" w:type="dxa"/>
            <w:shd w:val="clear" w:color="auto" w:fill="auto"/>
          </w:tcPr>
          <w:p w14:paraId="37E4BC29" w14:textId="1EE3F1A1" w:rsidR="00A63722" w:rsidRDefault="00A63722" w:rsidP="00A63722">
            <w:pPr>
              <w:pStyle w:val="TableContents"/>
              <w:ind w:left="125"/>
              <w:jc w:val="center"/>
            </w:pPr>
            <w:r w:rsidRPr="00E93CB9">
              <w:rPr>
                <w:rFonts w:eastAsia="Times New Roman"/>
                <w:color w:val="000000"/>
              </w:rPr>
              <w:t>5.375 kWh</w:t>
            </w:r>
          </w:p>
        </w:tc>
      </w:tr>
      <w:tr w:rsidR="00A63722" w14:paraId="3A25FB5B" w14:textId="77777777" w:rsidTr="006903C2">
        <w:tc>
          <w:tcPr>
            <w:tcW w:w="6300" w:type="dxa"/>
            <w:shd w:val="clear" w:color="auto" w:fill="auto"/>
            <w:vAlign w:val="center"/>
          </w:tcPr>
          <w:p w14:paraId="460D5827" w14:textId="48B84AAB" w:rsidR="00A63722" w:rsidRDefault="00A63722" w:rsidP="00727952">
            <w:pPr>
              <w:pStyle w:val="TableContents"/>
            </w:pPr>
            <w:r>
              <w:lastRenderedPageBreak/>
              <w:t>Accumulator type (Lead-acid, Li-Ion, NiMH, Ultracap..)</w:t>
            </w:r>
          </w:p>
        </w:tc>
        <w:tc>
          <w:tcPr>
            <w:tcW w:w="3240" w:type="dxa"/>
            <w:shd w:val="clear" w:color="auto" w:fill="auto"/>
          </w:tcPr>
          <w:p w14:paraId="08FBACEF" w14:textId="0BE01942" w:rsidR="00A63722" w:rsidRDefault="00A63722" w:rsidP="00A63722">
            <w:pPr>
              <w:pStyle w:val="TableContents"/>
              <w:ind w:left="125"/>
              <w:jc w:val="center"/>
            </w:pPr>
            <w:r w:rsidRPr="00E93CB9">
              <w:rPr>
                <w:rFonts w:eastAsia="Times New Roman"/>
                <w:color w:val="000000"/>
              </w:rPr>
              <w:t>LiFePO4</w:t>
            </w:r>
          </w:p>
        </w:tc>
      </w:tr>
      <w:tr w:rsidR="00A63722" w14:paraId="2AF1B7B9" w14:textId="77777777" w:rsidTr="006903C2">
        <w:tc>
          <w:tcPr>
            <w:tcW w:w="6300" w:type="dxa"/>
            <w:shd w:val="clear" w:color="auto" w:fill="auto"/>
            <w:vAlign w:val="center"/>
          </w:tcPr>
          <w:p w14:paraId="5E28A42E" w14:textId="3939CEE8" w:rsidR="00A63722" w:rsidRDefault="00A63722" w:rsidP="00727952">
            <w:pPr>
              <w:pStyle w:val="TableContents"/>
            </w:pPr>
            <w:r>
              <w:t>Number of electric motors, total</w:t>
            </w:r>
          </w:p>
        </w:tc>
        <w:tc>
          <w:tcPr>
            <w:tcW w:w="3240" w:type="dxa"/>
            <w:shd w:val="clear" w:color="auto" w:fill="auto"/>
          </w:tcPr>
          <w:p w14:paraId="582F558C" w14:textId="5BA66B49" w:rsidR="00A63722" w:rsidRDefault="00A63722" w:rsidP="00A63722">
            <w:pPr>
              <w:pStyle w:val="TableContents"/>
              <w:ind w:left="125"/>
              <w:jc w:val="center"/>
            </w:pPr>
            <w:r w:rsidRPr="00E93CB9">
              <w:rPr>
                <w:rFonts w:eastAsia="Times New Roman"/>
                <w:color w:val="000000"/>
              </w:rPr>
              <w:t>1</w:t>
            </w:r>
          </w:p>
        </w:tc>
      </w:tr>
      <w:tr w:rsidR="00A63722" w14:paraId="026F1593" w14:textId="77777777" w:rsidTr="006D673C">
        <w:tc>
          <w:tcPr>
            <w:tcW w:w="6300" w:type="dxa"/>
            <w:shd w:val="clear" w:color="auto" w:fill="auto"/>
            <w:vAlign w:val="center"/>
          </w:tcPr>
          <w:p w14:paraId="16220236" w14:textId="2258809D" w:rsidR="00A63722" w:rsidRDefault="00A63722" w:rsidP="00CE4183">
            <w:pPr>
              <w:pStyle w:val="TableContents"/>
            </w:pPr>
            <w:r>
              <w:t>Are wheel motors used?</w:t>
            </w:r>
          </w:p>
        </w:tc>
        <w:tc>
          <w:tcPr>
            <w:tcW w:w="3240" w:type="dxa"/>
            <w:shd w:val="clear" w:color="auto" w:fill="auto"/>
            <w:vAlign w:val="center"/>
          </w:tcPr>
          <w:p w14:paraId="31BB8877" w14:textId="4F8DA7A2" w:rsidR="00A63722" w:rsidRDefault="007C3054" w:rsidP="00A63722">
            <w:pPr>
              <w:pStyle w:val="TableContents"/>
              <w:ind w:left="125"/>
              <w:jc w:val="center"/>
            </w:pPr>
            <w:sdt>
              <w:sdtPr>
                <w:rPr>
                  <w:sz w:val="24"/>
                </w:rPr>
                <w:id w:val="-1368218050"/>
              </w:sdtPr>
              <w:sdtEndPr/>
              <w:sdtContent>
                <w:r w:rsidR="00A63722">
                  <w:rPr>
                    <w:rFonts w:ascii="MS Gothic" w:eastAsia="MS Gothic" w:hAnsi="MS Gothic" w:hint="eastAsia"/>
                    <w:sz w:val="24"/>
                  </w:rPr>
                  <w:t>☐</w:t>
                </w:r>
              </w:sdtContent>
            </w:sdt>
            <w:r w:rsidR="00A63722">
              <w:rPr>
                <w:sz w:val="24"/>
              </w:rPr>
              <w:t xml:space="preserve">Yes / </w:t>
            </w:r>
            <w:sdt>
              <w:sdtPr>
                <w:rPr>
                  <w:sz w:val="24"/>
                </w:rPr>
                <w:id w:val="162673086"/>
              </w:sdtPr>
              <w:sdtEndPr/>
              <w:sdtContent>
                <w:r w:rsidR="00A63722">
                  <w:rPr>
                    <w:rFonts w:ascii="MS Gothic" w:eastAsia="MS Gothic" w:hAnsi="MS Gothic" w:hint="eastAsia"/>
                    <w:sz w:val="24"/>
                  </w:rPr>
                  <w:t>☒</w:t>
                </w:r>
              </w:sdtContent>
            </w:sdt>
            <w:r w:rsidR="00A63722">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131"/>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6"/>
            <w:r w:rsidRPr="00451073">
              <w:t>Name</w:t>
            </w:r>
            <w:commentRangeEnd w:id="26"/>
            <w:r w:rsidR="003C534F">
              <w:rPr>
                <w:rStyle w:val="CommentReference"/>
              </w:rPr>
              <w:commentReference w:id="26"/>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7" w:name="_Ref261212724"/>
      <w:bookmarkStart w:id="28" w:name="_Toc442209098"/>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9"/>
            <w:r>
              <w:t>10A</w:t>
            </w:r>
            <w:commentRangeEnd w:id="29"/>
            <w:r w:rsidR="0008410D">
              <w:rPr>
                <w:rStyle w:val="CommentReference"/>
              </w:rPr>
              <w:commentReference w:id="29"/>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30"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30"/>
    </w:p>
    <w:p w14:paraId="53DF2CDD" w14:textId="77777777" w:rsidR="00777197" w:rsidRDefault="00777197" w:rsidP="00777197"/>
    <w:p w14:paraId="33C8F3C0" w14:textId="77777777" w:rsidR="007A263A" w:rsidRDefault="00777197" w:rsidP="00F36550">
      <w:pPr>
        <w:pStyle w:val="Heading2"/>
        <w:spacing w:after="0"/>
      </w:pPr>
      <w:bookmarkStart w:id="31" w:name="_Toc442209099"/>
      <w:r>
        <w:t>Component Fusing</w:t>
      </w:r>
      <w:bookmarkEnd w:id="31"/>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2"/>
      <w:r w:rsidR="000025CC" w:rsidRPr="000929F7">
        <w:rPr>
          <w:i/>
        </w:rPr>
        <w:t>motor controlle</w:t>
      </w:r>
      <w:commentRangeEnd w:id="32"/>
      <w:r w:rsidR="005577B5">
        <w:rPr>
          <w:rStyle w:val="CommentReference"/>
        </w:rPr>
        <w:commentReference w:id="32"/>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lastRenderedPageBreak/>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On PacMAN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AMS - PacMAN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3"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3"/>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4" w:name="_Toc442209100"/>
      <w:r>
        <w:t>System Wire Tables</w:t>
      </w:r>
      <w:bookmarkEnd w:id="34"/>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m:oMath>
        <m:r>
          <w:rPr>
            <w:rFonts w:ascii="Cambria Math" w:eastAsia="Arial" w:hAnsi="Cambria Math"/>
          </w:rPr>
          <m:t>Fault Current= Vsource / (Rsource + Rwiring)</m:t>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7D2CCF" w:rsidRPr="00C124D2" w14:paraId="537AD186" w14:textId="77777777" w:rsidTr="00B903BC">
        <w:trPr>
          <w:trHeight w:val="548"/>
        </w:trPr>
        <w:tc>
          <w:tcPr>
            <w:tcW w:w="918" w:type="dxa"/>
            <w:shd w:val="clear" w:color="auto" w:fill="auto"/>
            <w:vAlign w:val="bottom"/>
          </w:tcPr>
          <w:p w14:paraId="615C012C" w14:textId="77777777" w:rsidR="007D2CCF" w:rsidRPr="00FB67AF" w:rsidRDefault="007D2CCF" w:rsidP="00B903BC">
            <w:pPr>
              <w:pStyle w:val="TableHeading"/>
              <w:rPr>
                <w:sz w:val="16"/>
              </w:rPr>
            </w:pPr>
            <w:r w:rsidRPr="00FB67AF">
              <w:rPr>
                <w:sz w:val="16"/>
              </w:rPr>
              <w:t>Mfg.</w:t>
            </w:r>
          </w:p>
        </w:tc>
        <w:tc>
          <w:tcPr>
            <w:tcW w:w="900" w:type="dxa"/>
            <w:shd w:val="clear" w:color="auto" w:fill="auto"/>
            <w:vAlign w:val="bottom"/>
          </w:tcPr>
          <w:p w14:paraId="21A5CE87" w14:textId="77777777" w:rsidR="007D2CCF" w:rsidRPr="00FB67AF" w:rsidRDefault="007D2CCF" w:rsidP="00B903BC">
            <w:pPr>
              <w:pStyle w:val="TableHeading"/>
              <w:rPr>
                <w:sz w:val="16"/>
              </w:rPr>
            </w:pPr>
            <w:r w:rsidRPr="00FB67AF">
              <w:rPr>
                <w:sz w:val="16"/>
              </w:rPr>
              <w:t>Part Number</w:t>
            </w:r>
          </w:p>
        </w:tc>
        <w:tc>
          <w:tcPr>
            <w:tcW w:w="810" w:type="dxa"/>
            <w:shd w:val="clear" w:color="auto" w:fill="auto"/>
            <w:vAlign w:val="bottom"/>
          </w:tcPr>
          <w:p w14:paraId="70F0C6D7" w14:textId="77777777" w:rsidR="007D2CCF" w:rsidRPr="00FB67AF" w:rsidRDefault="007D2CCF" w:rsidP="00B903BC">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60090FFA" w14:textId="77777777" w:rsidR="007D2CCF" w:rsidRPr="00FB67AF" w:rsidRDefault="007D2CCF" w:rsidP="00B903BC">
            <w:pPr>
              <w:pStyle w:val="TableHeading"/>
              <w:rPr>
                <w:sz w:val="16"/>
              </w:rPr>
            </w:pPr>
            <w:r w:rsidRPr="00FB67AF">
              <w:rPr>
                <w:sz w:val="16"/>
              </w:rPr>
              <w:t>Insul-ation Type</w:t>
            </w:r>
          </w:p>
        </w:tc>
        <w:tc>
          <w:tcPr>
            <w:tcW w:w="810" w:type="dxa"/>
            <w:shd w:val="clear" w:color="auto" w:fill="auto"/>
            <w:vAlign w:val="bottom"/>
          </w:tcPr>
          <w:p w14:paraId="56B6DCFC" w14:textId="77777777" w:rsidR="007D2CCF" w:rsidRPr="00FB67AF" w:rsidRDefault="007D2CCF" w:rsidP="00B903BC">
            <w:pPr>
              <w:pStyle w:val="TableHeading"/>
              <w:rPr>
                <w:sz w:val="16"/>
              </w:rPr>
            </w:pPr>
            <w:r>
              <w:rPr>
                <w:sz w:val="16"/>
              </w:rPr>
              <w:t>Volt</w:t>
            </w:r>
            <w:r w:rsidRPr="00FB67AF">
              <w:rPr>
                <w:sz w:val="16"/>
              </w:rPr>
              <w:t>age Rating</w:t>
            </w:r>
          </w:p>
        </w:tc>
        <w:tc>
          <w:tcPr>
            <w:tcW w:w="810" w:type="dxa"/>
            <w:shd w:val="clear" w:color="auto" w:fill="auto"/>
            <w:vAlign w:val="bottom"/>
          </w:tcPr>
          <w:p w14:paraId="4048905B" w14:textId="77777777" w:rsidR="007D2CCF" w:rsidRPr="00FB67AF" w:rsidRDefault="007D2CCF" w:rsidP="00B903BC">
            <w:pPr>
              <w:pStyle w:val="TableHeading"/>
              <w:rPr>
                <w:sz w:val="16"/>
              </w:rPr>
            </w:pPr>
            <w:r w:rsidRPr="00FB67AF">
              <w:rPr>
                <w:sz w:val="16"/>
              </w:rPr>
              <w:t>Temp. Rating C</w:t>
            </w:r>
          </w:p>
        </w:tc>
        <w:tc>
          <w:tcPr>
            <w:tcW w:w="990" w:type="dxa"/>
            <w:vAlign w:val="bottom"/>
          </w:tcPr>
          <w:p w14:paraId="3AD6C09C" w14:textId="77777777" w:rsidR="007D2CCF" w:rsidRPr="00FB67AF" w:rsidRDefault="007D2CCF" w:rsidP="00B903BC">
            <w:pPr>
              <w:pStyle w:val="TableHeading"/>
              <w:rPr>
                <w:sz w:val="16"/>
              </w:rPr>
            </w:pPr>
            <w:r w:rsidRPr="00FB67AF">
              <w:rPr>
                <w:sz w:val="16"/>
              </w:rPr>
              <w:t>Cable Capacity A</w:t>
            </w:r>
          </w:p>
        </w:tc>
        <w:tc>
          <w:tcPr>
            <w:tcW w:w="810" w:type="dxa"/>
            <w:vAlign w:val="bottom"/>
          </w:tcPr>
          <w:p w14:paraId="5BA7FA6F" w14:textId="77777777" w:rsidR="007D2CCF" w:rsidRPr="00FB67AF" w:rsidRDefault="007D2CCF" w:rsidP="00B903BC">
            <w:pPr>
              <w:pStyle w:val="TableHeading"/>
              <w:rPr>
                <w:sz w:val="16"/>
              </w:rPr>
            </w:pPr>
            <w:r w:rsidRPr="00FB67AF">
              <w:rPr>
                <w:sz w:val="16"/>
              </w:rPr>
              <w:t>Fuse Part #</w:t>
            </w:r>
          </w:p>
        </w:tc>
        <w:tc>
          <w:tcPr>
            <w:tcW w:w="900" w:type="dxa"/>
            <w:vAlign w:val="bottom"/>
          </w:tcPr>
          <w:p w14:paraId="563F6564" w14:textId="77777777" w:rsidR="007D2CCF" w:rsidRPr="00FB67AF" w:rsidRDefault="007D2CCF" w:rsidP="00B903BC">
            <w:pPr>
              <w:pStyle w:val="TableHeading"/>
              <w:rPr>
                <w:sz w:val="16"/>
              </w:rPr>
            </w:pPr>
            <w:r w:rsidRPr="00FB67AF">
              <w:rPr>
                <w:sz w:val="16"/>
              </w:rPr>
              <w:t>Fuse Cont.  A</w:t>
            </w:r>
          </w:p>
        </w:tc>
        <w:tc>
          <w:tcPr>
            <w:tcW w:w="1170" w:type="dxa"/>
            <w:vAlign w:val="bottom"/>
          </w:tcPr>
          <w:p w14:paraId="59218AD6" w14:textId="77777777" w:rsidR="007D2CCF" w:rsidRPr="00FB67AF" w:rsidRDefault="007D2CCF" w:rsidP="00B903BC">
            <w:pPr>
              <w:pStyle w:val="TableHeading"/>
              <w:rPr>
                <w:sz w:val="16"/>
              </w:rPr>
            </w:pPr>
            <w:r w:rsidRPr="00FB67AF">
              <w:rPr>
                <w:sz w:val="16"/>
              </w:rPr>
              <w:t>Fuse Interr-upting Rating Adc</w:t>
            </w:r>
          </w:p>
        </w:tc>
        <w:tc>
          <w:tcPr>
            <w:tcW w:w="900" w:type="dxa"/>
            <w:vAlign w:val="bottom"/>
          </w:tcPr>
          <w:p w14:paraId="76D827F4" w14:textId="77777777" w:rsidR="007D2CCF" w:rsidRPr="00FB67AF" w:rsidRDefault="007D2CCF" w:rsidP="00B903BC">
            <w:pPr>
              <w:pStyle w:val="TableHeading"/>
              <w:rPr>
                <w:sz w:val="16"/>
              </w:rPr>
            </w:pPr>
            <w:r w:rsidRPr="00FB67AF">
              <w:rPr>
                <w:sz w:val="16"/>
              </w:rPr>
              <w:t>Avail. Fault Current A</w:t>
            </w:r>
          </w:p>
        </w:tc>
        <w:tc>
          <w:tcPr>
            <w:tcW w:w="3420" w:type="dxa"/>
            <w:vAlign w:val="bottom"/>
          </w:tcPr>
          <w:p w14:paraId="5D81B147" w14:textId="77777777" w:rsidR="007D2CCF" w:rsidRPr="00FB67AF" w:rsidRDefault="007D2CCF" w:rsidP="00B903BC">
            <w:pPr>
              <w:pStyle w:val="TableHeading"/>
              <w:rPr>
                <w:sz w:val="16"/>
              </w:rPr>
            </w:pPr>
            <w:r w:rsidRPr="00FB67AF">
              <w:rPr>
                <w:sz w:val="16"/>
              </w:rPr>
              <w:t>Where Used &amp; How fault current is calculated</w:t>
            </w:r>
          </w:p>
        </w:tc>
      </w:tr>
      <w:tr w:rsidR="007D2CCF" w14:paraId="1EB4A41E" w14:textId="77777777" w:rsidTr="00B903BC">
        <w:tc>
          <w:tcPr>
            <w:tcW w:w="918" w:type="dxa"/>
            <w:shd w:val="clear" w:color="auto" w:fill="auto"/>
          </w:tcPr>
          <w:p w14:paraId="29C4EEA1" w14:textId="77777777" w:rsidR="007D2CCF" w:rsidRDefault="007D2CCF" w:rsidP="00B903BC">
            <w:r w:rsidRPr="00E93CB9">
              <w:rPr>
                <w:rFonts w:eastAsia="Times New Roman"/>
                <w:color w:val="000000"/>
              </w:rPr>
              <w:t xml:space="preserve">CCI </w:t>
            </w:r>
          </w:p>
        </w:tc>
        <w:tc>
          <w:tcPr>
            <w:tcW w:w="900" w:type="dxa"/>
            <w:shd w:val="clear" w:color="auto" w:fill="auto"/>
          </w:tcPr>
          <w:p w14:paraId="03034E04" w14:textId="77777777" w:rsidR="007D2CCF" w:rsidRDefault="007D2CCF" w:rsidP="00B903BC">
            <w:r w:rsidRPr="00E93CB9">
              <w:rPr>
                <w:rFonts w:eastAsia="Times New Roman"/>
                <w:color w:val="000000"/>
              </w:rPr>
              <w:t>10416</w:t>
            </w:r>
          </w:p>
        </w:tc>
        <w:tc>
          <w:tcPr>
            <w:tcW w:w="810" w:type="dxa"/>
            <w:shd w:val="clear" w:color="auto" w:fill="auto"/>
          </w:tcPr>
          <w:p w14:paraId="30D4936C" w14:textId="77777777" w:rsidR="007D2CCF" w:rsidRDefault="007D2CCF" w:rsidP="00B903BC">
            <w:r w:rsidRPr="00E93CB9">
              <w:rPr>
                <w:rFonts w:eastAsia="Times New Roman"/>
                <w:color w:val="000000"/>
              </w:rPr>
              <w:t xml:space="preserve">00 </w:t>
            </w:r>
          </w:p>
        </w:tc>
        <w:tc>
          <w:tcPr>
            <w:tcW w:w="900" w:type="dxa"/>
            <w:shd w:val="clear" w:color="auto" w:fill="auto"/>
          </w:tcPr>
          <w:p w14:paraId="662850E7" w14:textId="77777777" w:rsidR="007D2CCF" w:rsidRDefault="007D2CCF" w:rsidP="00B903BC">
            <w:r w:rsidRPr="00E93CB9">
              <w:rPr>
                <w:rFonts w:eastAsia="Times New Roman"/>
                <w:color w:val="000000"/>
              </w:rPr>
              <w:t>EPDM</w:t>
            </w:r>
          </w:p>
        </w:tc>
        <w:tc>
          <w:tcPr>
            <w:tcW w:w="810" w:type="dxa"/>
            <w:shd w:val="clear" w:color="auto" w:fill="auto"/>
          </w:tcPr>
          <w:p w14:paraId="33B4A761" w14:textId="77777777" w:rsidR="007D2CCF" w:rsidRDefault="007D2CCF" w:rsidP="00B903BC">
            <w:r w:rsidRPr="00E93CB9">
              <w:rPr>
                <w:rFonts w:eastAsia="Times New Roman"/>
                <w:color w:val="000000"/>
              </w:rPr>
              <w:t>600 V</w:t>
            </w:r>
          </w:p>
        </w:tc>
        <w:tc>
          <w:tcPr>
            <w:tcW w:w="810" w:type="dxa"/>
            <w:shd w:val="clear" w:color="auto" w:fill="auto"/>
          </w:tcPr>
          <w:p w14:paraId="3485F893" w14:textId="77777777" w:rsidR="007D2CCF" w:rsidRDefault="007D2CCF" w:rsidP="00B903BC">
            <w:r w:rsidRPr="00E93CB9">
              <w:rPr>
                <w:rFonts w:eastAsia="Times New Roman"/>
                <w:color w:val="000000"/>
              </w:rPr>
              <w:t xml:space="preserve">-50 to 105 </w:t>
            </w:r>
          </w:p>
        </w:tc>
        <w:tc>
          <w:tcPr>
            <w:tcW w:w="990" w:type="dxa"/>
          </w:tcPr>
          <w:p w14:paraId="129DEC0F" w14:textId="77777777" w:rsidR="007D2CCF" w:rsidRDefault="007D2CCF" w:rsidP="00B903BC">
            <w:r w:rsidRPr="00E93CB9">
              <w:rPr>
                <w:rFonts w:eastAsia="Times New Roman"/>
                <w:color w:val="000000"/>
              </w:rPr>
              <w:t>400 A</w:t>
            </w:r>
          </w:p>
        </w:tc>
        <w:tc>
          <w:tcPr>
            <w:tcW w:w="810" w:type="dxa"/>
          </w:tcPr>
          <w:p w14:paraId="4F75A7F5"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6FB937CB" w14:textId="77777777" w:rsidR="007D2CCF" w:rsidRDefault="007D2CCF" w:rsidP="00B903BC">
            <w:r>
              <w:rPr>
                <w:rFonts w:eastAsia="Times New Roman"/>
                <w:color w:val="000000"/>
              </w:rPr>
              <w:t>200 A</w:t>
            </w:r>
          </w:p>
        </w:tc>
        <w:tc>
          <w:tcPr>
            <w:tcW w:w="1170" w:type="dxa"/>
          </w:tcPr>
          <w:p w14:paraId="2F9E6620" w14:textId="77777777" w:rsidR="007D2CCF" w:rsidRDefault="007D2CCF" w:rsidP="00B903BC">
            <w:r w:rsidRPr="00E93CB9">
              <w:rPr>
                <w:rFonts w:eastAsia="Times New Roman"/>
                <w:color w:val="000000"/>
              </w:rPr>
              <w:t>-</w:t>
            </w:r>
          </w:p>
        </w:tc>
        <w:tc>
          <w:tcPr>
            <w:tcW w:w="900" w:type="dxa"/>
          </w:tcPr>
          <w:p w14:paraId="6AC0AB5F" w14:textId="77777777" w:rsidR="007D2CCF" w:rsidRDefault="007D2CCF" w:rsidP="00B903BC">
            <w:r>
              <w:rPr>
                <w:rFonts w:eastAsia="Times New Roman"/>
                <w:color w:val="000000"/>
              </w:rPr>
              <w:t>200 A</w:t>
            </w:r>
          </w:p>
        </w:tc>
        <w:tc>
          <w:tcPr>
            <w:tcW w:w="3420" w:type="dxa"/>
          </w:tcPr>
          <w:p w14:paraId="7C7B3BDE" w14:textId="77777777" w:rsidR="007D2CCF" w:rsidRDefault="007D2CCF" w:rsidP="00B903BC">
            <w:r w:rsidRPr="00E93CB9">
              <w:rPr>
                <w:rFonts w:eastAsia="Times New Roman"/>
                <w:color w:val="000000"/>
              </w:rPr>
              <w:t>Input into container 1</w:t>
            </w:r>
          </w:p>
        </w:tc>
      </w:tr>
      <w:tr w:rsidR="007D2CCF" w14:paraId="369FBF30" w14:textId="77777777" w:rsidTr="00B903BC">
        <w:tc>
          <w:tcPr>
            <w:tcW w:w="918" w:type="dxa"/>
            <w:shd w:val="clear" w:color="auto" w:fill="auto"/>
          </w:tcPr>
          <w:p w14:paraId="1308DF1B" w14:textId="77777777" w:rsidR="007D2CCF" w:rsidRDefault="007D2CCF" w:rsidP="00B903BC">
            <w:r w:rsidRPr="00E93CB9">
              <w:rPr>
                <w:rFonts w:eastAsia="Times New Roman"/>
                <w:color w:val="000000"/>
              </w:rPr>
              <w:t xml:space="preserve">CCI </w:t>
            </w:r>
          </w:p>
        </w:tc>
        <w:tc>
          <w:tcPr>
            <w:tcW w:w="900" w:type="dxa"/>
            <w:shd w:val="clear" w:color="auto" w:fill="auto"/>
          </w:tcPr>
          <w:p w14:paraId="5663B7DE" w14:textId="77777777" w:rsidR="007D2CCF" w:rsidRDefault="007D2CCF" w:rsidP="00B903BC">
            <w:r w:rsidRPr="00E93CB9">
              <w:rPr>
                <w:rFonts w:eastAsia="Times New Roman"/>
                <w:color w:val="000000"/>
              </w:rPr>
              <w:t>10416</w:t>
            </w:r>
          </w:p>
        </w:tc>
        <w:tc>
          <w:tcPr>
            <w:tcW w:w="810" w:type="dxa"/>
            <w:shd w:val="clear" w:color="auto" w:fill="auto"/>
          </w:tcPr>
          <w:p w14:paraId="4A91AE2B" w14:textId="77777777" w:rsidR="007D2CCF" w:rsidRDefault="007D2CCF" w:rsidP="00B903BC">
            <w:r w:rsidRPr="00E93CB9">
              <w:rPr>
                <w:rFonts w:eastAsia="Times New Roman"/>
                <w:color w:val="000000"/>
              </w:rPr>
              <w:t xml:space="preserve">00 </w:t>
            </w:r>
          </w:p>
        </w:tc>
        <w:tc>
          <w:tcPr>
            <w:tcW w:w="900" w:type="dxa"/>
            <w:shd w:val="clear" w:color="auto" w:fill="auto"/>
          </w:tcPr>
          <w:p w14:paraId="51D37E63" w14:textId="77777777" w:rsidR="007D2CCF" w:rsidRDefault="007D2CCF" w:rsidP="00B903BC">
            <w:r w:rsidRPr="00E93CB9">
              <w:rPr>
                <w:rFonts w:eastAsia="Times New Roman"/>
                <w:color w:val="000000"/>
              </w:rPr>
              <w:t>EPDM</w:t>
            </w:r>
          </w:p>
        </w:tc>
        <w:tc>
          <w:tcPr>
            <w:tcW w:w="810" w:type="dxa"/>
            <w:shd w:val="clear" w:color="auto" w:fill="auto"/>
          </w:tcPr>
          <w:p w14:paraId="39A482D8" w14:textId="77777777" w:rsidR="007D2CCF" w:rsidRDefault="007D2CCF" w:rsidP="00B903BC">
            <w:r w:rsidRPr="00E93CB9">
              <w:rPr>
                <w:rFonts w:eastAsia="Times New Roman"/>
                <w:color w:val="000000"/>
              </w:rPr>
              <w:t>600 V</w:t>
            </w:r>
          </w:p>
        </w:tc>
        <w:tc>
          <w:tcPr>
            <w:tcW w:w="810" w:type="dxa"/>
            <w:shd w:val="clear" w:color="auto" w:fill="auto"/>
          </w:tcPr>
          <w:p w14:paraId="773C5B01" w14:textId="77777777" w:rsidR="007D2CCF" w:rsidRDefault="007D2CCF" w:rsidP="00B903BC">
            <w:r w:rsidRPr="00E93CB9">
              <w:rPr>
                <w:rFonts w:eastAsia="Times New Roman"/>
                <w:color w:val="000000"/>
              </w:rPr>
              <w:t xml:space="preserve">-50 to 105 </w:t>
            </w:r>
          </w:p>
        </w:tc>
        <w:tc>
          <w:tcPr>
            <w:tcW w:w="990" w:type="dxa"/>
          </w:tcPr>
          <w:p w14:paraId="617C1A97" w14:textId="77777777" w:rsidR="007D2CCF" w:rsidRDefault="007D2CCF" w:rsidP="00B903BC">
            <w:r w:rsidRPr="00E93CB9">
              <w:rPr>
                <w:rFonts w:eastAsia="Times New Roman"/>
                <w:color w:val="000000"/>
              </w:rPr>
              <w:t>400 A</w:t>
            </w:r>
          </w:p>
        </w:tc>
        <w:tc>
          <w:tcPr>
            <w:tcW w:w="810" w:type="dxa"/>
          </w:tcPr>
          <w:p w14:paraId="7114FBFA"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4D139FF4"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04EC307B" w14:textId="77777777" w:rsidR="007D2CCF" w:rsidRDefault="007D2CCF" w:rsidP="00B903BC">
            <w:r w:rsidRPr="00E93CB9">
              <w:rPr>
                <w:rFonts w:eastAsia="Times New Roman"/>
                <w:color w:val="000000"/>
              </w:rPr>
              <w:t>-</w:t>
            </w:r>
          </w:p>
        </w:tc>
        <w:tc>
          <w:tcPr>
            <w:tcW w:w="900" w:type="dxa"/>
          </w:tcPr>
          <w:p w14:paraId="740C942E"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219D9D14" w14:textId="77777777" w:rsidR="007D2CCF" w:rsidRDefault="007D2CCF" w:rsidP="00B903BC">
            <w:r w:rsidRPr="00E93CB9">
              <w:rPr>
                <w:rFonts w:eastAsia="Times New Roman"/>
                <w:color w:val="000000"/>
              </w:rPr>
              <w:t>Between containers 1 and 2</w:t>
            </w:r>
          </w:p>
        </w:tc>
      </w:tr>
      <w:tr w:rsidR="007D2CCF" w14:paraId="246A6627" w14:textId="77777777" w:rsidTr="00B903BC">
        <w:tc>
          <w:tcPr>
            <w:tcW w:w="918" w:type="dxa"/>
            <w:shd w:val="clear" w:color="auto" w:fill="auto"/>
          </w:tcPr>
          <w:p w14:paraId="297673BF" w14:textId="77777777" w:rsidR="007D2CCF" w:rsidRDefault="007D2CCF" w:rsidP="00B903BC">
            <w:r w:rsidRPr="00E93CB9">
              <w:rPr>
                <w:rFonts w:eastAsia="Times New Roman"/>
                <w:color w:val="000000"/>
              </w:rPr>
              <w:t xml:space="preserve">CCI </w:t>
            </w:r>
          </w:p>
        </w:tc>
        <w:tc>
          <w:tcPr>
            <w:tcW w:w="900" w:type="dxa"/>
            <w:shd w:val="clear" w:color="auto" w:fill="auto"/>
          </w:tcPr>
          <w:p w14:paraId="40434206" w14:textId="77777777" w:rsidR="007D2CCF" w:rsidRDefault="007D2CCF" w:rsidP="00B903BC">
            <w:r w:rsidRPr="00E93CB9">
              <w:rPr>
                <w:rFonts w:eastAsia="Times New Roman"/>
                <w:color w:val="000000"/>
              </w:rPr>
              <w:t>10416</w:t>
            </w:r>
          </w:p>
        </w:tc>
        <w:tc>
          <w:tcPr>
            <w:tcW w:w="810" w:type="dxa"/>
            <w:shd w:val="clear" w:color="auto" w:fill="auto"/>
          </w:tcPr>
          <w:p w14:paraId="6F48BFA3" w14:textId="77777777" w:rsidR="007D2CCF" w:rsidRDefault="007D2CCF" w:rsidP="00B903BC">
            <w:r w:rsidRPr="00E93CB9">
              <w:rPr>
                <w:rFonts w:eastAsia="Times New Roman"/>
                <w:color w:val="000000"/>
              </w:rPr>
              <w:t xml:space="preserve">00 </w:t>
            </w:r>
          </w:p>
        </w:tc>
        <w:tc>
          <w:tcPr>
            <w:tcW w:w="900" w:type="dxa"/>
            <w:shd w:val="clear" w:color="auto" w:fill="auto"/>
          </w:tcPr>
          <w:p w14:paraId="54ECB9CA" w14:textId="77777777" w:rsidR="007D2CCF" w:rsidRDefault="007D2CCF" w:rsidP="00B903BC">
            <w:r w:rsidRPr="00E93CB9">
              <w:rPr>
                <w:rFonts w:eastAsia="Times New Roman"/>
                <w:color w:val="000000"/>
              </w:rPr>
              <w:t>EPDM</w:t>
            </w:r>
          </w:p>
        </w:tc>
        <w:tc>
          <w:tcPr>
            <w:tcW w:w="810" w:type="dxa"/>
            <w:shd w:val="clear" w:color="auto" w:fill="auto"/>
          </w:tcPr>
          <w:p w14:paraId="18A051AD" w14:textId="77777777" w:rsidR="007D2CCF" w:rsidRDefault="007D2CCF" w:rsidP="00B903BC">
            <w:r w:rsidRPr="00E93CB9">
              <w:rPr>
                <w:rFonts w:eastAsia="Times New Roman"/>
                <w:color w:val="000000"/>
              </w:rPr>
              <w:t>600 V</w:t>
            </w:r>
          </w:p>
        </w:tc>
        <w:tc>
          <w:tcPr>
            <w:tcW w:w="810" w:type="dxa"/>
            <w:shd w:val="clear" w:color="auto" w:fill="auto"/>
          </w:tcPr>
          <w:p w14:paraId="596A24C6" w14:textId="77777777" w:rsidR="007D2CCF" w:rsidRDefault="007D2CCF" w:rsidP="00B903BC">
            <w:r w:rsidRPr="00E93CB9">
              <w:rPr>
                <w:rFonts w:eastAsia="Times New Roman"/>
                <w:color w:val="000000"/>
              </w:rPr>
              <w:t xml:space="preserve">-50 to 105 </w:t>
            </w:r>
          </w:p>
        </w:tc>
        <w:tc>
          <w:tcPr>
            <w:tcW w:w="990" w:type="dxa"/>
          </w:tcPr>
          <w:p w14:paraId="5811B258" w14:textId="77777777" w:rsidR="007D2CCF" w:rsidRDefault="007D2CCF" w:rsidP="00B903BC">
            <w:r w:rsidRPr="00E93CB9">
              <w:rPr>
                <w:rFonts w:eastAsia="Times New Roman"/>
                <w:color w:val="000000"/>
              </w:rPr>
              <w:t>400 A</w:t>
            </w:r>
          </w:p>
        </w:tc>
        <w:tc>
          <w:tcPr>
            <w:tcW w:w="810" w:type="dxa"/>
          </w:tcPr>
          <w:p w14:paraId="39F3C1D2"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575F65B0"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01CCE6F6" w14:textId="77777777" w:rsidR="007D2CCF" w:rsidRDefault="007D2CCF" w:rsidP="00B903BC">
            <w:r w:rsidRPr="00E93CB9">
              <w:rPr>
                <w:rFonts w:eastAsia="Times New Roman"/>
                <w:color w:val="000000"/>
              </w:rPr>
              <w:t>-</w:t>
            </w:r>
          </w:p>
        </w:tc>
        <w:tc>
          <w:tcPr>
            <w:tcW w:w="900" w:type="dxa"/>
          </w:tcPr>
          <w:p w14:paraId="2CC50C90"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1E7FB5B3" w14:textId="77777777" w:rsidR="007D2CCF" w:rsidRDefault="007D2CCF" w:rsidP="00B903BC">
            <w:r w:rsidRPr="00E93CB9">
              <w:rPr>
                <w:rFonts w:eastAsia="Times New Roman"/>
                <w:color w:val="000000"/>
              </w:rPr>
              <w:t> Between containers 2 and 3</w:t>
            </w:r>
          </w:p>
        </w:tc>
      </w:tr>
      <w:tr w:rsidR="007D2CCF" w14:paraId="0243086F" w14:textId="77777777" w:rsidTr="00B903BC">
        <w:tc>
          <w:tcPr>
            <w:tcW w:w="918" w:type="dxa"/>
            <w:shd w:val="clear" w:color="auto" w:fill="auto"/>
          </w:tcPr>
          <w:p w14:paraId="20DD9CA5" w14:textId="77777777" w:rsidR="007D2CCF" w:rsidRDefault="007D2CCF" w:rsidP="00B903BC">
            <w:r w:rsidRPr="00E93CB9">
              <w:rPr>
                <w:rFonts w:eastAsia="Times New Roman"/>
                <w:color w:val="000000"/>
              </w:rPr>
              <w:t xml:space="preserve">CCI </w:t>
            </w:r>
          </w:p>
        </w:tc>
        <w:tc>
          <w:tcPr>
            <w:tcW w:w="900" w:type="dxa"/>
            <w:shd w:val="clear" w:color="auto" w:fill="auto"/>
          </w:tcPr>
          <w:p w14:paraId="70CF1B70" w14:textId="77777777" w:rsidR="007D2CCF" w:rsidRDefault="007D2CCF" w:rsidP="00B903BC">
            <w:r w:rsidRPr="00E93CB9">
              <w:rPr>
                <w:rFonts w:eastAsia="Times New Roman"/>
                <w:color w:val="000000"/>
              </w:rPr>
              <w:t>10416</w:t>
            </w:r>
          </w:p>
        </w:tc>
        <w:tc>
          <w:tcPr>
            <w:tcW w:w="810" w:type="dxa"/>
            <w:shd w:val="clear" w:color="auto" w:fill="auto"/>
          </w:tcPr>
          <w:p w14:paraId="545C8C0D" w14:textId="77777777" w:rsidR="007D2CCF" w:rsidRDefault="007D2CCF" w:rsidP="00B903BC">
            <w:r w:rsidRPr="00E93CB9">
              <w:rPr>
                <w:rFonts w:eastAsia="Times New Roman"/>
                <w:color w:val="000000"/>
              </w:rPr>
              <w:t xml:space="preserve">00 </w:t>
            </w:r>
          </w:p>
        </w:tc>
        <w:tc>
          <w:tcPr>
            <w:tcW w:w="900" w:type="dxa"/>
            <w:shd w:val="clear" w:color="auto" w:fill="auto"/>
          </w:tcPr>
          <w:p w14:paraId="7D75AC01" w14:textId="77777777" w:rsidR="007D2CCF" w:rsidRDefault="007D2CCF" w:rsidP="00B903BC">
            <w:r w:rsidRPr="00E93CB9">
              <w:rPr>
                <w:rFonts w:eastAsia="Times New Roman"/>
                <w:color w:val="000000"/>
              </w:rPr>
              <w:t>EPDM</w:t>
            </w:r>
          </w:p>
        </w:tc>
        <w:tc>
          <w:tcPr>
            <w:tcW w:w="810" w:type="dxa"/>
            <w:shd w:val="clear" w:color="auto" w:fill="auto"/>
          </w:tcPr>
          <w:p w14:paraId="2654A80A" w14:textId="77777777" w:rsidR="007D2CCF" w:rsidRDefault="007D2CCF" w:rsidP="00B903BC">
            <w:r w:rsidRPr="00E93CB9">
              <w:rPr>
                <w:rFonts w:eastAsia="Times New Roman"/>
                <w:color w:val="000000"/>
              </w:rPr>
              <w:t>600 V</w:t>
            </w:r>
          </w:p>
        </w:tc>
        <w:tc>
          <w:tcPr>
            <w:tcW w:w="810" w:type="dxa"/>
            <w:shd w:val="clear" w:color="auto" w:fill="auto"/>
          </w:tcPr>
          <w:p w14:paraId="18BF3CE9" w14:textId="77777777" w:rsidR="007D2CCF" w:rsidRDefault="007D2CCF" w:rsidP="00B903BC">
            <w:r w:rsidRPr="00E93CB9">
              <w:rPr>
                <w:rFonts w:eastAsia="Times New Roman"/>
                <w:color w:val="000000"/>
              </w:rPr>
              <w:t xml:space="preserve">-50 to 105 </w:t>
            </w:r>
          </w:p>
        </w:tc>
        <w:tc>
          <w:tcPr>
            <w:tcW w:w="990" w:type="dxa"/>
          </w:tcPr>
          <w:p w14:paraId="7B906FBD" w14:textId="77777777" w:rsidR="007D2CCF" w:rsidRDefault="007D2CCF" w:rsidP="00B903BC">
            <w:r w:rsidRPr="00E93CB9">
              <w:rPr>
                <w:rFonts w:eastAsia="Times New Roman"/>
                <w:color w:val="000000"/>
              </w:rPr>
              <w:t>400 A</w:t>
            </w:r>
          </w:p>
        </w:tc>
        <w:tc>
          <w:tcPr>
            <w:tcW w:w="810" w:type="dxa"/>
          </w:tcPr>
          <w:p w14:paraId="6F1B8F3B"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0F52C817"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75D2E55B" w14:textId="77777777" w:rsidR="007D2CCF" w:rsidRDefault="007D2CCF" w:rsidP="00B903BC">
            <w:r w:rsidRPr="00E93CB9">
              <w:rPr>
                <w:rFonts w:eastAsia="Times New Roman"/>
                <w:color w:val="000000"/>
              </w:rPr>
              <w:t>-</w:t>
            </w:r>
          </w:p>
        </w:tc>
        <w:tc>
          <w:tcPr>
            <w:tcW w:w="900" w:type="dxa"/>
          </w:tcPr>
          <w:p w14:paraId="36B5CD71"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77974BC7" w14:textId="77777777" w:rsidR="007D2CCF" w:rsidRDefault="007D2CCF" w:rsidP="00B903BC">
            <w:r w:rsidRPr="00E93CB9">
              <w:rPr>
                <w:rFonts w:eastAsia="Times New Roman"/>
                <w:color w:val="000000"/>
              </w:rPr>
              <w:t> Between containers 2 and 3</w:t>
            </w:r>
          </w:p>
        </w:tc>
      </w:tr>
      <w:tr w:rsidR="007D2CCF" w14:paraId="245BC3A1" w14:textId="77777777" w:rsidTr="00B903BC">
        <w:tc>
          <w:tcPr>
            <w:tcW w:w="918" w:type="dxa"/>
            <w:shd w:val="clear" w:color="auto" w:fill="auto"/>
          </w:tcPr>
          <w:p w14:paraId="60A7369B" w14:textId="77777777" w:rsidR="007D2CCF" w:rsidRDefault="007D2CCF" w:rsidP="00B903BC">
            <w:r w:rsidRPr="00E93CB9">
              <w:rPr>
                <w:rFonts w:eastAsia="Times New Roman"/>
                <w:color w:val="000000"/>
              </w:rPr>
              <w:t xml:space="preserve">CCI </w:t>
            </w:r>
          </w:p>
        </w:tc>
        <w:tc>
          <w:tcPr>
            <w:tcW w:w="900" w:type="dxa"/>
            <w:shd w:val="clear" w:color="auto" w:fill="auto"/>
          </w:tcPr>
          <w:p w14:paraId="09E6BF91" w14:textId="77777777" w:rsidR="007D2CCF" w:rsidRDefault="007D2CCF" w:rsidP="00B903BC">
            <w:r w:rsidRPr="00E93CB9">
              <w:rPr>
                <w:rFonts w:eastAsia="Times New Roman"/>
                <w:color w:val="000000"/>
              </w:rPr>
              <w:t>10416</w:t>
            </w:r>
          </w:p>
        </w:tc>
        <w:tc>
          <w:tcPr>
            <w:tcW w:w="810" w:type="dxa"/>
            <w:shd w:val="clear" w:color="auto" w:fill="auto"/>
          </w:tcPr>
          <w:p w14:paraId="744FCD54" w14:textId="77777777" w:rsidR="007D2CCF" w:rsidRDefault="007D2CCF" w:rsidP="00B903BC">
            <w:r w:rsidRPr="00E93CB9">
              <w:rPr>
                <w:rFonts w:eastAsia="Times New Roman"/>
                <w:color w:val="000000"/>
              </w:rPr>
              <w:t xml:space="preserve">00 </w:t>
            </w:r>
          </w:p>
        </w:tc>
        <w:tc>
          <w:tcPr>
            <w:tcW w:w="900" w:type="dxa"/>
            <w:shd w:val="clear" w:color="auto" w:fill="auto"/>
          </w:tcPr>
          <w:p w14:paraId="3484FD70" w14:textId="77777777" w:rsidR="007D2CCF" w:rsidRDefault="007D2CCF" w:rsidP="00B903BC">
            <w:r w:rsidRPr="00E93CB9">
              <w:rPr>
                <w:rFonts w:eastAsia="Times New Roman"/>
                <w:color w:val="000000"/>
              </w:rPr>
              <w:t>EPDM</w:t>
            </w:r>
          </w:p>
        </w:tc>
        <w:tc>
          <w:tcPr>
            <w:tcW w:w="810" w:type="dxa"/>
            <w:shd w:val="clear" w:color="auto" w:fill="auto"/>
          </w:tcPr>
          <w:p w14:paraId="6CFB7725" w14:textId="77777777" w:rsidR="007D2CCF" w:rsidRDefault="007D2CCF" w:rsidP="00B903BC">
            <w:r w:rsidRPr="00E93CB9">
              <w:rPr>
                <w:rFonts w:eastAsia="Times New Roman"/>
                <w:color w:val="000000"/>
              </w:rPr>
              <w:t>600 V</w:t>
            </w:r>
          </w:p>
        </w:tc>
        <w:tc>
          <w:tcPr>
            <w:tcW w:w="810" w:type="dxa"/>
            <w:shd w:val="clear" w:color="auto" w:fill="auto"/>
          </w:tcPr>
          <w:p w14:paraId="0616AEE5" w14:textId="77777777" w:rsidR="007D2CCF" w:rsidRDefault="007D2CCF" w:rsidP="00B903BC">
            <w:r w:rsidRPr="00E93CB9">
              <w:rPr>
                <w:rFonts w:eastAsia="Times New Roman"/>
                <w:color w:val="000000"/>
              </w:rPr>
              <w:t xml:space="preserve">-50 to 105 </w:t>
            </w:r>
          </w:p>
        </w:tc>
        <w:tc>
          <w:tcPr>
            <w:tcW w:w="990" w:type="dxa"/>
          </w:tcPr>
          <w:p w14:paraId="2F4042C3" w14:textId="77777777" w:rsidR="007D2CCF" w:rsidRDefault="007D2CCF" w:rsidP="00B903BC">
            <w:r w:rsidRPr="00E93CB9">
              <w:rPr>
                <w:rFonts w:eastAsia="Times New Roman"/>
                <w:color w:val="000000"/>
              </w:rPr>
              <w:t>400 A</w:t>
            </w:r>
          </w:p>
        </w:tc>
        <w:tc>
          <w:tcPr>
            <w:tcW w:w="810" w:type="dxa"/>
          </w:tcPr>
          <w:p w14:paraId="4F4DF5D3"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7CDC8853"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3366CED7" w14:textId="77777777" w:rsidR="007D2CCF" w:rsidRDefault="007D2CCF" w:rsidP="00B903BC">
            <w:r w:rsidRPr="00E93CB9">
              <w:rPr>
                <w:rFonts w:eastAsia="Times New Roman"/>
                <w:color w:val="000000"/>
              </w:rPr>
              <w:t>-</w:t>
            </w:r>
          </w:p>
        </w:tc>
        <w:tc>
          <w:tcPr>
            <w:tcW w:w="900" w:type="dxa"/>
          </w:tcPr>
          <w:p w14:paraId="0A19DD29"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1D461336" w14:textId="77777777" w:rsidR="007D2CCF" w:rsidRDefault="007D2CCF" w:rsidP="00B903BC">
            <w:r w:rsidRPr="00E93CB9">
              <w:rPr>
                <w:rFonts w:eastAsia="Times New Roman"/>
                <w:color w:val="000000"/>
              </w:rPr>
              <w:t> Between containers 3 and 4</w:t>
            </w:r>
          </w:p>
        </w:tc>
      </w:tr>
      <w:tr w:rsidR="007D2CCF" w14:paraId="0B6D4FE3" w14:textId="77777777" w:rsidTr="00B903BC">
        <w:tc>
          <w:tcPr>
            <w:tcW w:w="918" w:type="dxa"/>
            <w:shd w:val="clear" w:color="auto" w:fill="auto"/>
          </w:tcPr>
          <w:p w14:paraId="6F6CB620" w14:textId="77777777" w:rsidR="007D2CCF" w:rsidRDefault="007D2CCF" w:rsidP="00B903BC">
            <w:r w:rsidRPr="00E93CB9">
              <w:rPr>
                <w:rFonts w:eastAsia="Times New Roman"/>
                <w:color w:val="000000"/>
              </w:rPr>
              <w:t xml:space="preserve">CCI </w:t>
            </w:r>
          </w:p>
        </w:tc>
        <w:tc>
          <w:tcPr>
            <w:tcW w:w="900" w:type="dxa"/>
            <w:shd w:val="clear" w:color="auto" w:fill="auto"/>
          </w:tcPr>
          <w:p w14:paraId="3893E422" w14:textId="77777777" w:rsidR="007D2CCF" w:rsidRDefault="007D2CCF" w:rsidP="00B903BC">
            <w:r w:rsidRPr="00E93CB9">
              <w:rPr>
                <w:rFonts w:eastAsia="Times New Roman"/>
                <w:color w:val="000000"/>
              </w:rPr>
              <w:t>10416</w:t>
            </w:r>
          </w:p>
        </w:tc>
        <w:tc>
          <w:tcPr>
            <w:tcW w:w="810" w:type="dxa"/>
            <w:shd w:val="clear" w:color="auto" w:fill="auto"/>
          </w:tcPr>
          <w:p w14:paraId="1CA3C598" w14:textId="77777777" w:rsidR="007D2CCF" w:rsidRDefault="007D2CCF" w:rsidP="00B903BC">
            <w:r w:rsidRPr="00E93CB9">
              <w:rPr>
                <w:rFonts w:eastAsia="Times New Roman"/>
                <w:color w:val="000000"/>
              </w:rPr>
              <w:t xml:space="preserve">00 </w:t>
            </w:r>
          </w:p>
        </w:tc>
        <w:tc>
          <w:tcPr>
            <w:tcW w:w="900" w:type="dxa"/>
            <w:shd w:val="clear" w:color="auto" w:fill="auto"/>
          </w:tcPr>
          <w:p w14:paraId="51E01882" w14:textId="77777777" w:rsidR="007D2CCF" w:rsidRDefault="007D2CCF" w:rsidP="00B903BC">
            <w:r w:rsidRPr="00E93CB9">
              <w:rPr>
                <w:rFonts w:eastAsia="Times New Roman"/>
                <w:color w:val="000000"/>
              </w:rPr>
              <w:t>EPDM</w:t>
            </w:r>
          </w:p>
        </w:tc>
        <w:tc>
          <w:tcPr>
            <w:tcW w:w="810" w:type="dxa"/>
            <w:shd w:val="clear" w:color="auto" w:fill="auto"/>
          </w:tcPr>
          <w:p w14:paraId="1D190739" w14:textId="77777777" w:rsidR="007D2CCF" w:rsidRDefault="007D2CCF" w:rsidP="00B903BC">
            <w:r w:rsidRPr="00E93CB9">
              <w:rPr>
                <w:rFonts w:eastAsia="Times New Roman"/>
                <w:color w:val="000000"/>
              </w:rPr>
              <w:t>600 V</w:t>
            </w:r>
          </w:p>
        </w:tc>
        <w:tc>
          <w:tcPr>
            <w:tcW w:w="810" w:type="dxa"/>
            <w:shd w:val="clear" w:color="auto" w:fill="auto"/>
          </w:tcPr>
          <w:p w14:paraId="6436E0EF" w14:textId="77777777" w:rsidR="007D2CCF" w:rsidRDefault="007D2CCF" w:rsidP="00B903BC">
            <w:r w:rsidRPr="00E93CB9">
              <w:rPr>
                <w:rFonts w:eastAsia="Times New Roman"/>
                <w:color w:val="000000"/>
              </w:rPr>
              <w:t xml:space="preserve">-50 to 105 </w:t>
            </w:r>
          </w:p>
        </w:tc>
        <w:tc>
          <w:tcPr>
            <w:tcW w:w="990" w:type="dxa"/>
          </w:tcPr>
          <w:p w14:paraId="286018C0" w14:textId="77777777" w:rsidR="007D2CCF" w:rsidRDefault="007D2CCF" w:rsidP="00B903BC">
            <w:r w:rsidRPr="00E93CB9">
              <w:rPr>
                <w:rFonts w:eastAsia="Times New Roman"/>
                <w:color w:val="000000"/>
              </w:rPr>
              <w:t>400 A</w:t>
            </w:r>
          </w:p>
        </w:tc>
        <w:tc>
          <w:tcPr>
            <w:tcW w:w="810" w:type="dxa"/>
          </w:tcPr>
          <w:p w14:paraId="09A2551F" w14:textId="77777777" w:rsidR="007D2CCF" w:rsidRDefault="007D2CCF" w:rsidP="00B903BC">
            <w:r w:rsidRPr="00E93CB9">
              <w:rPr>
                <w:rFonts w:eastAsia="Times New Roman"/>
                <w:color w:val="000000"/>
              </w:rPr>
              <w:t>32031T</w:t>
            </w:r>
            <w:r w:rsidRPr="00E93CB9" w:rsidDel="00790B1E">
              <w:rPr>
                <w:rFonts w:eastAsia="Times New Roman"/>
                <w:color w:val="000000"/>
              </w:rPr>
              <w:t xml:space="preserve"> </w:t>
            </w:r>
          </w:p>
        </w:tc>
        <w:tc>
          <w:tcPr>
            <w:tcW w:w="900" w:type="dxa"/>
          </w:tcPr>
          <w:p w14:paraId="33A831CC"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1170" w:type="dxa"/>
          </w:tcPr>
          <w:p w14:paraId="568B270A" w14:textId="77777777" w:rsidR="007D2CCF" w:rsidRDefault="007D2CCF" w:rsidP="00B903BC">
            <w:r w:rsidRPr="00E93CB9">
              <w:rPr>
                <w:rFonts w:eastAsia="Times New Roman"/>
                <w:color w:val="000000"/>
              </w:rPr>
              <w:t>-</w:t>
            </w:r>
          </w:p>
        </w:tc>
        <w:tc>
          <w:tcPr>
            <w:tcW w:w="900" w:type="dxa"/>
          </w:tcPr>
          <w:p w14:paraId="336592DC" w14:textId="77777777" w:rsidR="007D2CCF" w:rsidRDefault="007D2CCF" w:rsidP="00B903BC">
            <w:r>
              <w:rPr>
                <w:rFonts w:eastAsia="Times New Roman"/>
                <w:color w:val="000000"/>
              </w:rPr>
              <w:t>200 A</w:t>
            </w:r>
            <w:r w:rsidRPr="00E93CB9" w:rsidDel="00790B1E">
              <w:rPr>
                <w:rFonts w:eastAsia="Times New Roman"/>
                <w:color w:val="000000"/>
              </w:rPr>
              <w:t xml:space="preserve"> </w:t>
            </w:r>
          </w:p>
        </w:tc>
        <w:tc>
          <w:tcPr>
            <w:tcW w:w="3420" w:type="dxa"/>
          </w:tcPr>
          <w:p w14:paraId="5ABFCECC" w14:textId="77777777" w:rsidR="007D2CCF" w:rsidRDefault="007D2CCF" w:rsidP="00B903BC">
            <w:r w:rsidRPr="00E93CB9">
              <w:rPr>
                <w:rFonts w:eastAsia="Times New Roman"/>
                <w:color w:val="000000"/>
              </w:rPr>
              <w:t> Between containers 4 and output</w:t>
            </w:r>
          </w:p>
        </w:tc>
      </w:tr>
      <w:tr w:rsidR="007D2CCF" w14:paraId="1C3EF086" w14:textId="77777777" w:rsidTr="00B903BC">
        <w:tc>
          <w:tcPr>
            <w:tcW w:w="918" w:type="dxa"/>
            <w:shd w:val="clear" w:color="auto" w:fill="auto"/>
          </w:tcPr>
          <w:p w14:paraId="7B9E80E4" w14:textId="77777777" w:rsidR="007D2CCF" w:rsidRPr="00E93CB9" w:rsidRDefault="007D2CCF" w:rsidP="00B903BC">
            <w:pPr>
              <w:rPr>
                <w:rFonts w:eastAsia="Times New Roman"/>
                <w:color w:val="000000"/>
              </w:rPr>
            </w:pPr>
            <w:r w:rsidRPr="00E93CB9">
              <w:rPr>
                <w:rFonts w:eastAsia="Times New Roman"/>
                <w:color w:val="000000"/>
              </w:rPr>
              <w:t xml:space="preserve">CCI </w:t>
            </w:r>
          </w:p>
        </w:tc>
        <w:tc>
          <w:tcPr>
            <w:tcW w:w="900" w:type="dxa"/>
            <w:shd w:val="clear" w:color="auto" w:fill="auto"/>
          </w:tcPr>
          <w:p w14:paraId="0AC3AB55" w14:textId="77777777" w:rsidR="007D2CCF" w:rsidRPr="00E93CB9" w:rsidRDefault="007D2CCF" w:rsidP="00B903BC">
            <w:pPr>
              <w:rPr>
                <w:rFonts w:eastAsia="Times New Roman"/>
                <w:color w:val="000000"/>
              </w:rPr>
            </w:pPr>
            <w:r w:rsidRPr="00E93CB9">
              <w:rPr>
                <w:rFonts w:eastAsia="Times New Roman"/>
                <w:color w:val="000000"/>
              </w:rPr>
              <w:t>10416</w:t>
            </w:r>
          </w:p>
        </w:tc>
        <w:tc>
          <w:tcPr>
            <w:tcW w:w="810" w:type="dxa"/>
            <w:shd w:val="clear" w:color="auto" w:fill="auto"/>
          </w:tcPr>
          <w:p w14:paraId="0F90A324" w14:textId="77777777" w:rsidR="007D2CCF" w:rsidRPr="00E93CB9" w:rsidRDefault="007D2CCF" w:rsidP="00B903BC">
            <w:pPr>
              <w:rPr>
                <w:rFonts w:eastAsia="Times New Roman"/>
                <w:color w:val="000000"/>
              </w:rPr>
            </w:pPr>
            <w:r w:rsidRPr="00E93CB9">
              <w:rPr>
                <w:rFonts w:eastAsia="Times New Roman"/>
                <w:color w:val="000000"/>
              </w:rPr>
              <w:t xml:space="preserve">00 </w:t>
            </w:r>
          </w:p>
        </w:tc>
        <w:tc>
          <w:tcPr>
            <w:tcW w:w="900" w:type="dxa"/>
            <w:shd w:val="clear" w:color="auto" w:fill="auto"/>
          </w:tcPr>
          <w:p w14:paraId="3ACF4597" w14:textId="77777777" w:rsidR="007D2CCF" w:rsidRPr="00E93CB9" w:rsidRDefault="007D2CCF" w:rsidP="00B903BC">
            <w:pPr>
              <w:rPr>
                <w:rFonts w:eastAsia="Times New Roman"/>
                <w:color w:val="000000"/>
              </w:rPr>
            </w:pPr>
            <w:r w:rsidRPr="00E93CB9">
              <w:rPr>
                <w:rFonts w:eastAsia="Times New Roman"/>
                <w:color w:val="000000"/>
              </w:rPr>
              <w:t>EPDM</w:t>
            </w:r>
          </w:p>
        </w:tc>
        <w:tc>
          <w:tcPr>
            <w:tcW w:w="810" w:type="dxa"/>
            <w:shd w:val="clear" w:color="auto" w:fill="auto"/>
          </w:tcPr>
          <w:p w14:paraId="3CAD7D75" w14:textId="77777777" w:rsidR="007D2CCF" w:rsidRPr="00E93CB9" w:rsidRDefault="007D2CCF" w:rsidP="00B903BC">
            <w:pPr>
              <w:rPr>
                <w:rFonts w:eastAsia="Times New Roman"/>
                <w:color w:val="000000"/>
              </w:rPr>
            </w:pPr>
            <w:r w:rsidRPr="00E93CB9">
              <w:rPr>
                <w:rFonts w:eastAsia="Times New Roman"/>
                <w:color w:val="000000"/>
              </w:rPr>
              <w:t>600 V</w:t>
            </w:r>
          </w:p>
        </w:tc>
        <w:tc>
          <w:tcPr>
            <w:tcW w:w="810" w:type="dxa"/>
            <w:shd w:val="clear" w:color="auto" w:fill="auto"/>
          </w:tcPr>
          <w:p w14:paraId="66B2D5E8" w14:textId="77777777" w:rsidR="007D2CCF" w:rsidRPr="00E93CB9" w:rsidRDefault="007D2CCF" w:rsidP="00B903BC">
            <w:pPr>
              <w:rPr>
                <w:rFonts w:eastAsia="Times New Roman"/>
                <w:color w:val="000000"/>
              </w:rPr>
            </w:pPr>
            <w:r w:rsidRPr="00E93CB9">
              <w:rPr>
                <w:rFonts w:eastAsia="Times New Roman"/>
                <w:color w:val="000000"/>
              </w:rPr>
              <w:t xml:space="preserve">-50 to 105 </w:t>
            </w:r>
          </w:p>
        </w:tc>
        <w:tc>
          <w:tcPr>
            <w:tcW w:w="990" w:type="dxa"/>
          </w:tcPr>
          <w:p w14:paraId="75C50E67" w14:textId="77777777" w:rsidR="007D2CCF" w:rsidRPr="00E93CB9" w:rsidRDefault="007D2CCF" w:rsidP="00B903BC">
            <w:pPr>
              <w:rPr>
                <w:rFonts w:eastAsia="Times New Roman"/>
                <w:color w:val="000000"/>
              </w:rPr>
            </w:pPr>
            <w:r w:rsidRPr="00E93CB9">
              <w:rPr>
                <w:rFonts w:eastAsia="Times New Roman"/>
                <w:color w:val="000000"/>
              </w:rPr>
              <w:t>400 A</w:t>
            </w:r>
          </w:p>
        </w:tc>
        <w:tc>
          <w:tcPr>
            <w:tcW w:w="810" w:type="dxa"/>
          </w:tcPr>
          <w:p w14:paraId="23C67F8E" w14:textId="77777777" w:rsidR="007D2CCF" w:rsidRPr="00E93CB9" w:rsidRDefault="007D2CCF" w:rsidP="00B903BC">
            <w:pPr>
              <w:rPr>
                <w:rFonts w:eastAsia="Times New Roman"/>
                <w:color w:val="000000"/>
              </w:rPr>
            </w:pPr>
            <w:r w:rsidRPr="00E93CB9">
              <w:rPr>
                <w:rFonts w:eastAsia="Times New Roman"/>
                <w:color w:val="000000"/>
              </w:rPr>
              <w:t>32031T</w:t>
            </w:r>
            <w:r w:rsidRPr="00E93CB9" w:rsidDel="00790B1E">
              <w:rPr>
                <w:rFonts w:eastAsia="Times New Roman"/>
                <w:color w:val="000000"/>
              </w:rPr>
              <w:t xml:space="preserve"> </w:t>
            </w:r>
          </w:p>
        </w:tc>
        <w:tc>
          <w:tcPr>
            <w:tcW w:w="900" w:type="dxa"/>
          </w:tcPr>
          <w:p w14:paraId="11182110" w14:textId="77777777" w:rsidR="007D2CCF" w:rsidRDefault="007D2CCF" w:rsidP="00B903B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1170" w:type="dxa"/>
          </w:tcPr>
          <w:p w14:paraId="65B9184F" w14:textId="77777777" w:rsidR="007D2CCF" w:rsidRPr="00E93CB9" w:rsidRDefault="007D2CCF" w:rsidP="00B903BC">
            <w:pPr>
              <w:rPr>
                <w:rFonts w:eastAsia="Times New Roman"/>
                <w:color w:val="000000"/>
              </w:rPr>
            </w:pPr>
            <w:r w:rsidRPr="00E93CB9">
              <w:rPr>
                <w:rFonts w:eastAsia="Times New Roman"/>
                <w:color w:val="000000"/>
              </w:rPr>
              <w:t>-</w:t>
            </w:r>
          </w:p>
        </w:tc>
        <w:tc>
          <w:tcPr>
            <w:tcW w:w="900" w:type="dxa"/>
          </w:tcPr>
          <w:p w14:paraId="08E68311" w14:textId="77777777" w:rsidR="007D2CCF" w:rsidRDefault="007D2CCF" w:rsidP="00B903BC">
            <w:pPr>
              <w:rPr>
                <w:rFonts w:eastAsia="Times New Roman"/>
                <w:color w:val="000000"/>
              </w:rPr>
            </w:pPr>
            <w:r>
              <w:rPr>
                <w:rFonts w:eastAsia="Times New Roman"/>
                <w:color w:val="000000"/>
              </w:rPr>
              <w:t>200 A</w:t>
            </w:r>
            <w:r w:rsidRPr="00E93CB9" w:rsidDel="00790B1E">
              <w:rPr>
                <w:rFonts w:eastAsia="Times New Roman"/>
                <w:color w:val="000000"/>
              </w:rPr>
              <w:t xml:space="preserve"> </w:t>
            </w:r>
          </w:p>
        </w:tc>
        <w:tc>
          <w:tcPr>
            <w:tcW w:w="3420" w:type="dxa"/>
          </w:tcPr>
          <w:p w14:paraId="0E3EDA07" w14:textId="77777777" w:rsidR="007D2CCF" w:rsidRPr="00E93CB9" w:rsidRDefault="007D2CCF" w:rsidP="00B903BC">
            <w:pPr>
              <w:rPr>
                <w:rFonts w:eastAsia="Times New Roman"/>
                <w:color w:val="000000"/>
              </w:rPr>
            </w:pPr>
            <w:r w:rsidRPr="00E93CB9">
              <w:rPr>
                <w:rFonts w:eastAsia="Times New Roman"/>
                <w:color w:val="000000"/>
              </w:rPr>
              <w:t> Between containers 4 and output</w:t>
            </w:r>
          </w:p>
        </w:tc>
      </w:tr>
      <w:tr w:rsidR="007D2CCF" w14:paraId="5A02BD05" w14:textId="77777777" w:rsidTr="00B903BC">
        <w:trPr>
          <w:trHeight w:val="593"/>
        </w:trPr>
        <w:tc>
          <w:tcPr>
            <w:tcW w:w="918" w:type="dxa"/>
            <w:shd w:val="clear" w:color="auto" w:fill="auto"/>
          </w:tcPr>
          <w:p w14:paraId="359DFE13" w14:textId="77777777" w:rsidR="007D2CCF" w:rsidRPr="00E93CB9" w:rsidRDefault="007D2CCF" w:rsidP="00B903BC">
            <w:pPr>
              <w:rPr>
                <w:rFonts w:eastAsia="Times New Roman"/>
                <w:color w:val="000000"/>
              </w:rPr>
            </w:pPr>
            <w:r>
              <w:rPr>
                <w:rFonts w:eastAsia="Times New Roman"/>
                <w:color w:val="000000"/>
              </w:rPr>
              <w:t>CCI</w:t>
            </w:r>
          </w:p>
        </w:tc>
        <w:tc>
          <w:tcPr>
            <w:tcW w:w="900" w:type="dxa"/>
            <w:shd w:val="clear" w:color="auto" w:fill="auto"/>
          </w:tcPr>
          <w:p w14:paraId="0928FDFD" w14:textId="77777777" w:rsidR="007D2CCF" w:rsidRPr="00E93CB9" w:rsidRDefault="007D2CCF" w:rsidP="00B903BC">
            <w:pPr>
              <w:rPr>
                <w:rFonts w:eastAsia="Times New Roman"/>
                <w:color w:val="000000"/>
              </w:rPr>
            </w:pPr>
            <w:r>
              <w:rPr>
                <w:rFonts w:eastAsia="Times New Roman"/>
                <w:color w:val="000000"/>
              </w:rPr>
              <w:t>10416</w:t>
            </w:r>
          </w:p>
        </w:tc>
        <w:tc>
          <w:tcPr>
            <w:tcW w:w="810" w:type="dxa"/>
            <w:shd w:val="clear" w:color="auto" w:fill="auto"/>
          </w:tcPr>
          <w:p w14:paraId="04A499A5" w14:textId="77777777" w:rsidR="007D2CCF" w:rsidRPr="00E93CB9" w:rsidRDefault="007D2CCF" w:rsidP="00B903BC">
            <w:pPr>
              <w:rPr>
                <w:rFonts w:eastAsia="Times New Roman"/>
                <w:color w:val="000000"/>
              </w:rPr>
            </w:pPr>
            <w:r>
              <w:rPr>
                <w:rFonts w:eastAsia="Times New Roman"/>
                <w:color w:val="000000"/>
              </w:rPr>
              <w:t>00</w:t>
            </w:r>
          </w:p>
        </w:tc>
        <w:tc>
          <w:tcPr>
            <w:tcW w:w="900" w:type="dxa"/>
            <w:shd w:val="clear" w:color="auto" w:fill="auto"/>
          </w:tcPr>
          <w:p w14:paraId="39A71467" w14:textId="77777777" w:rsidR="007D2CCF" w:rsidRPr="00E93CB9" w:rsidRDefault="007D2CCF" w:rsidP="00B903BC">
            <w:pPr>
              <w:rPr>
                <w:rFonts w:eastAsia="Times New Roman"/>
                <w:color w:val="000000"/>
              </w:rPr>
            </w:pPr>
            <w:r>
              <w:rPr>
                <w:rFonts w:eastAsia="Times New Roman"/>
                <w:color w:val="000000"/>
              </w:rPr>
              <w:t>EPDM</w:t>
            </w:r>
          </w:p>
        </w:tc>
        <w:tc>
          <w:tcPr>
            <w:tcW w:w="810" w:type="dxa"/>
            <w:shd w:val="clear" w:color="auto" w:fill="auto"/>
          </w:tcPr>
          <w:p w14:paraId="59C67581" w14:textId="77777777" w:rsidR="007D2CCF" w:rsidRPr="00E93CB9" w:rsidRDefault="007D2CCF" w:rsidP="00B903BC">
            <w:pPr>
              <w:rPr>
                <w:rFonts w:eastAsia="Times New Roman"/>
                <w:color w:val="000000"/>
              </w:rPr>
            </w:pPr>
            <w:r>
              <w:rPr>
                <w:rFonts w:eastAsia="Times New Roman"/>
                <w:color w:val="000000"/>
              </w:rPr>
              <w:t>600 V</w:t>
            </w:r>
          </w:p>
        </w:tc>
        <w:tc>
          <w:tcPr>
            <w:tcW w:w="810" w:type="dxa"/>
            <w:shd w:val="clear" w:color="auto" w:fill="auto"/>
          </w:tcPr>
          <w:p w14:paraId="2D96B7A5" w14:textId="77777777" w:rsidR="007D2CCF" w:rsidRPr="00E93CB9" w:rsidRDefault="007D2CCF" w:rsidP="00B903BC">
            <w:pPr>
              <w:rPr>
                <w:rFonts w:eastAsia="Times New Roman"/>
                <w:color w:val="000000"/>
              </w:rPr>
            </w:pPr>
            <w:r>
              <w:rPr>
                <w:rFonts w:eastAsia="Times New Roman"/>
                <w:color w:val="000000"/>
              </w:rPr>
              <w:t>-50 to 105</w:t>
            </w:r>
          </w:p>
        </w:tc>
        <w:tc>
          <w:tcPr>
            <w:tcW w:w="990" w:type="dxa"/>
          </w:tcPr>
          <w:p w14:paraId="0A10105C" w14:textId="77777777" w:rsidR="007D2CCF" w:rsidRPr="00E93CB9" w:rsidRDefault="007D2CCF" w:rsidP="00B903BC">
            <w:pPr>
              <w:rPr>
                <w:rFonts w:eastAsia="Times New Roman"/>
                <w:color w:val="000000"/>
              </w:rPr>
            </w:pPr>
            <w:r>
              <w:rPr>
                <w:rFonts w:eastAsia="Times New Roman"/>
                <w:color w:val="000000"/>
              </w:rPr>
              <w:t>400 A</w:t>
            </w:r>
          </w:p>
        </w:tc>
        <w:tc>
          <w:tcPr>
            <w:tcW w:w="810" w:type="dxa"/>
          </w:tcPr>
          <w:p w14:paraId="25503D9D" w14:textId="77777777" w:rsidR="007D2CCF" w:rsidRPr="00E93CB9" w:rsidRDefault="007D2CCF" w:rsidP="00B903BC">
            <w:pPr>
              <w:rPr>
                <w:rFonts w:eastAsia="Times New Roman"/>
                <w:color w:val="000000"/>
              </w:rPr>
            </w:pPr>
            <w:r>
              <w:rPr>
                <w:rFonts w:eastAsia="Times New Roman"/>
                <w:color w:val="000000"/>
              </w:rPr>
              <w:t>-</w:t>
            </w:r>
          </w:p>
        </w:tc>
        <w:tc>
          <w:tcPr>
            <w:tcW w:w="900" w:type="dxa"/>
          </w:tcPr>
          <w:p w14:paraId="12587F9D" w14:textId="77777777" w:rsidR="007D2CCF" w:rsidRDefault="007D2CCF" w:rsidP="00B903BC">
            <w:pPr>
              <w:rPr>
                <w:rFonts w:eastAsia="Times New Roman"/>
                <w:color w:val="000000"/>
              </w:rPr>
            </w:pPr>
            <w:r>
              <w:rPr>
                <w:rFonts w:eastAsia="Times New Roman"/>
                <w:color w:val="000000"/>
              </w:rPr>
              <w:t>-</w:t>
            </w:r>
          </w:p>
        </w:tc>
        <w:tc>
          <w:tcPr>
            <w:tcW w:w="1170" w:type="dxa"/>
          </w:tcPr>
          <w:p w14:paraId="682459C3" w14:textId="77777777" w:rsidR="007D2CCF" w:rsidRPr="00E93CB9" w:rsidRDefault="007D2CCF" w:rsidP="00B903BC">
            <w:pPr>
              <w:rPr>
                <w:rFonts w:eastAsia="Times New Roman"/>
                <w:color w:val="000000"/>
              </w:rPr>
            </w:pPr>
            <w:r>
              <w:rPr>
                <w:rFonts w:eastAsia="Times New Roman"/>
                <w:color w:val="000000"/>
              </w:rPr>
              <w:t>-</w:t>
            </w:r>
          </w:p>
        </w:tc>
        <w:tc>
          <w:tcPr>
            <w:tcW w:w="900" w:type="dxa"/>
          </w:tcPr>
          <w:p w14:paraId="559482BA" w14:textId="77777777" w:rsidR="007D2CCF" w:rsidRDefault="007D2CCF" w:rsidP="00B903BC">
            <w:pPr>
              <w:rPr>
                <w:rFonts w:eastAsia="Times New Roman"/>
                <w:color w:val="000000"/>
              </w:rPr>
            </w:pPr>
            <w:r>
              <w:rPr>
                <w:rFonts w:eastAsia="Times New Roman"/>
                <w:color w:val="000000"/>
              </w:rPr>
              <w:t>400 A</w:t>
            </w:r>
          </w:p>
        </w:tc>
        <w:tc>
          <w:tcPr>
            <w:tcW w:w="3420" w:type="dxa"/>
          </w:tcPr>
          <w:p w14:paraId="3D680132" w14:textId="77777777" w:rsidR="007D2CCF" w:rsidRPr="00E93CB9" w:rsidRDefault="007D2CCF" w:rsidP="00B903BC">
            <w:pPr>
              <w:rPr>
                <w:rFonts w:eastAsia="Times New Roman"/>
                <w:color w:val="000000"/>
              </w:rPr>
            </w:pPr>
            <w:r>
              <w:rPr>
                <w:rFonts w:eastAsia="Times New Roman"/>
                <w:color w:val="000000"/>
              </w:rPr>
              <w:t>Between TSI and Motor Controller</w:t>
            </w:r>
          </w:p>
        </w:tc>
      </w:tr>
      <w:tr w:rsidR="007D2CCF" w14:paraId="35DBF390" w14:textId="77777777" w:rsidTr="00B903BC">
        <w:trPr>
          <w:trHeight w:val="593"/>
        </w:trPr>
        <w:tc>
          <w:tcPr>
            <w:tcW w:w="918" w:type="dxa"/>
            <w:shd w:val="clear" w:color="auto" w:fill="auto"/>
          </w:tcPr>
          <w:p w14:paraId="361A4B33" w14:textId="77777777" w:rsidR="007D2CCF" w:rsidRDefault="007D2CCF" w:rsidP="00B903BC">
            <w:pPr>
              <w:rPr>
                <w:rFonts w:eastAsia="Times New Roman"/>
                <w:color w:val="000000"/>
              </w:rPr>
            </w:pPr>
            <w:r>
              <w:rPr>
                <w:rFonts w:eastAsia="Times New Roman"/>
                <w:color w:val="000000"/>
              </w:rPr>
              <w:t>CCI</w:t>
            </w:r>
          </w:p>
        </w:tc>
        <w:tc>
          <w:tcPr>
            <w:tcW w:w="900" w:type="dxa"/>
            <w:shd w:val="clear" w:color="auto" w:fill="auto"/>
          </w:tcPr>
          <w:p w14:paraId="29C3A9F6"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525C1251"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31377FFF"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393639EC"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7058D5DE" w14:textId="77777777" w:rsidR="007D2CCF" w:rsidRDefault="007D2CCF" w:rsidP="00B903BC">
            <w:pPr>
              <w:rPr>
                <w:rFonts w:eastAsia="Times New Roman"/>
                <w:color w:val="000000"/>
              </w:rPr>
            </w:pPr>
            <w:r>
              <w:rPr>
                <w:rFonts w:eastAsia="Times New Roman"/>
                <w:color w:val="000000"/>
              </w:rPr>
              <w:t>-50 to 105</w:t>
            </w:r>
          </w:p>
        </w:tc>
        <w:tc>
          <w:tcPr>
            <w:tcW w:w="990" w:type="dxa"/>
          </w:tcPr>
          <w:p w14:paraId="1B119C43" w14:textId="77777777" w:rsidR="007D2CCF" w:rsidRDefault="007D2CCF" w:rsidP="00B903BC">
            <w:pPr>
              <w:rPr>
                <w:rFonts w:eastAsia="Times New Roman"/>
                <w:color w:val="000000"/>
              </w:rPr>
            </w:pPr>
            <w:r>
              <w:rPr>
                <w:rFonts w:eastAsia="Times New Roman"/>
                <w:color w:val="000000"/>
              </w:rPr>
              <w:t>400 A</w:t>
            </w:r>
          </w:p>
        </w:tc>
        <w:tc>
          <w:tcPr>
            <w:tcW w:w="810" w:type="dxa"/>
          </w:tcPr>
          <w:p w14:paraId="0DA47E80" w14:textId="77777777" w:rsidR="007D2CCF" w:rsidRDefault="007D2CCF" w:rsidP="00B903BC">
            <w:pPr>
              <w:rPr>
                <w:rFonts w:eastAsia="Times New Roman"/>
                <w:color w:val="000000"/>
              </w:rPr>
            </w:pPr>
            <w:r>
              <w:rPr>
                <w:rFonts w:eastAsia="Times New Roman"/>
                <w:color w:val="000000"/>
              </w:rPr>
              <w:t>-</w:t>
            </w:r>
          </w:p>
        </w:tc>
        <w:tc>
          <w:tcPr>
            <w:tcW w:w="900" w:type="dxa"/>
          </w:tcPr>
          <w:p w14:paraId="7A95A4E7" w14:textId="77777777" w:rsidR="007D2CCF" w:rsidRDefault="007D2CCF" w:rsidP="00B903BC">
            <w:pPr>
              <w:rPr>
                <w:rFonts w:eastAsia="Times New Roman"/>
                <w:color w:val="000000"/>
              </w:rPr>
            </w:pPr>
            <w:r>
              <w:rPr>
                <w:rFonts w:eastAsia="Times New Roman"/>
                <w:color w:val="000000"/>
              </w:rPr>
              <w:t>-</w:t>
            </w:r>
          </w:p>
        </w:tc>
        <w:tc>
          <w:tcPr>
            <w:tcW w:w="1170" w:type="dxa"/>
          </w:tcPr>
          <w:p w14:paraId="59E418CB" w14:textId="77777777" w:rsidR="007D2CCF" w:rsidRDefault="007D2CCF" w:rsidP="00B903BC">
            <w:pPr>
              <w:rPr>
                <w:rFonts w:eastAsia="Times New Roman"/>
                <w:color w:val="000000"/>
              </w:rPr>
            </w:pPr>
            <w:r>
              <w:rPr>
                <w:rFonts w:eastAsia="Times New Roman"/>
                <w:color w:val="000000"/>
              </w:rPr>
              <w:t>-</w:t>
            </w:r>
          </w:p>
        </w:tc>
        <w:tc>
          <w:tcPr>
            <w:tcW w:w="900" w:type="dxa"/>
          </w:tcPr>
          <w:p w14:paraId="1E980CB9" w14:textId="77777777" w:rsidR="007D2CCF" w:rsidRDefault="007D2CCF" w:rsidP="00B903BC">
            <w:pPr>
              <w:rPr>
                <w:rFonts w:eastAsia="Times New Roman"/>
                <w:color w:val="000000"/>
              </w:rPr>
            </w:pPr>
            <w:r>
              <w:rPr>
                <w:rFonts w:eastAsia="Times New Roman"/>
                <w:color w:val="000000"/>
              </w:rPr>
              <w:t>400 A</w:t>
            </w:r>
          </w:p>
        </w:tc>
        <w:tc>
          <w:tcPr>
            <w:tcW w:w="3420" w:type="dxa"/>
          </w:tcPr>
          <w:p w14:paraId="4A2CDB0A" w14:textId="77777777" w:rsidR="007D2CCF" w:rsidRPr="00E93CB9" w:rsidRDefault="007D2CCF" w:rsidP="00B903BC">
            <w:pPr>
              <w:rPr>
                <w:rFonts w:eastAsia="Times New Roman"/>
                <w:color w:val="000000"/>
              </w:rPr>
            </w:pPr>
            <w:r>
              <w:rPr>
                <w:rFonts w:eastAsia="Times New Roman"/>
                <w:color w:val="000000"/>
              </w:rPr>
              <w:t>Between TSI and Motor Controller</w:t>
            </w:r>
          </w:p>
        </w:tc>
      </w:tr>
      <w:tr w:rsidR="007D2CCF" w14:paraId="4EA06A32" w14:textId="77777777" w:rsidTr="00B903BC">
        <w:trPr>
          <w:trHeight w:val="593"/>
        </w:trPr>
        <w:tc>
          <w:tcPr>
            <w:tcW w:w="918" w:type="dxa"/>
            <w:shd w:val="clear" w:color="auto" w:fill="auto"/>
          </w:tcPr>
          <w:p w14:paraId="521BA87D" w14:textId="77777777" w:rsidR="007D2CCF" w:rsidRDefault="007D2CCF" w:rsidP="00B903BC">
            <w:pPr>
              <w:rPr>
                <w:rFonts w:eastAsia="Times New Roman"/>
                <w:color w:val="000000"/>
              </w:rPr>
            </w:pPr>
            <w:r>
              <w:rPr>
                <w:rFonts w:eastAsia="Times New Roman"/>
                <w:color w:val="000000"/>
              </w:rPr>
              <w:lastRenderedPageBreak/>
              <w:t>CCI</w:t>
            </w:r>
          </w:p>
        </w:tc>
        <w:tc>
          <w:tcPr>
            <w:tcW w:w="900" w:type="dxa"/>
            <w:shd w:val="clear" w:color="auto" w:fill="auto"/>
          </w:tcPr>
          <w:p w14:paraId="0A1BA0B3"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60F0ABF9"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0C024B19"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4F07B72D"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760B22EB" w14:textId="77777777" w:rsidR="007D2CCF" w:rsidRDefault="007D2CCF" w:rsidP="00B903BC">
            <w:pPr>
              <w:rPr>
                <w:rFonts w:eastAsia="Times New Roman"/>
                <w:color w:val="000000"/>
              </w:rPr>
            </w:pPr>
            <w:r>
              <w:rPr>
                <w:rFonts w:eastAsia="Times New Roman"/>
                <w:color w:val="000000"/>
              </w:rPr>
              <w:t>-50 to 105</w:t>
            </w:r>
          </w:p>
        </w:tc>
        <w:tc>
          <w:tcPr>
            <w:tcW w:w="990" w:type="dxa"/>
          </w:tcPr>
          <w:p w14:paraId="24478EF4" w14:textId="77777777" w:rsidR="007D2CCF" w:rsidRDefault="007D2CCF" w:rsidP="00B903BC">
            <w:pPr>
              <w:rPr>
                <w:rFonts w:eastAsia="Times New Roman"/>
                <w:color w:val="000000"/>
              </w:rPr>
            </w:pPr>
            <w:r>
              <w:rPr>
                <w:rFonts w:eastAsia="Times New Roman"/>
                <w:color w:val="000000"/>
              </w:rPr>
              <w:t>400 A</w:t>
            </w:r>
          </w:p>
        </w:tc>
        <w:tc>
          <w:tcPr>
            <w:tcW w:w="810" w:type="dxa"/>
          </w:tcPr>
          <w:p w14:paraId="6843EA99" w14:textId="77777777" w:rsidR="007D2CCF" w:rsidRDefault="007D2CCF" w:rsidP="00B903BC">
            <w:pPr>
              <w:rPr>
                <w:rFonts w:eastAsia="Times New Roman"/>
                <w:color w:val="000000"/>
              </w:rPr>
            </w:pPr>
            <w:r>
              <w:rPr>
                <w:rFonts w:eastAsia="Times New Roman"/>
                <w:color w:val="000000"/>
              </w:rPr>
              <w:t>-</w:t>
            </w:r>
          </w:p>
        </w:tc>
        <w:tc>
          <w:tcPr>
            <w:tcW w:w="900" w:type="dxa"/>
          </w:tcPr>
          <w:p w14:paraId="108BE61F" w14:textId="77777777" w:rsidR="007D2CCF" w:rsidRDefault="007D2CCF" w:rsidP="00B903BC">
            <w:pPr>
              <w:rPr>
                <w:rFonts w:eastAsia="Times New Roman"/>
                <w:color w:val="000000"/>
              </w:rPr>
            </w:pPr>
            <w:r>
              <w:rPr>
                <w:rFonts w:eastAsia="Times New Roman"/>
                <w:color w:val="000000"/>
              </w:rPr>
              <w:t>-</w:t>
            </w:r>
          </w:p>
        </w:tc>
        <w:tc>
          <w:tcPr>
            <w:tcW w:w="1170" w:type="dxa"/>
          </w:tcPr>
          <w:p w14:paraId="6207F45F" w14:textId="77777777" w:rsidR="007D2CCF" w:rsidRDefault="007D2CCF" w:rsidP="00B903BC">
            <w:pPr>
              <w:rPr>
                <w:rFonts w:eastAsia="Times New Roman"/>
                <w:color w:val="000000"/>
              </w:rPr>
            </w:pPr>
            <w:r>
              <w:rPr>
                <w:rFonts w:eastAsia="Times New Roman"/>
                <w:color w:val="000000"/>
              </w:rPr>
              <w:t>-</w:t>
            </w:r>
          </w:p>
        </w:tc>
        <w:tc>
          <w:tcPr>
            <w:tcW w:w="900" w:type="dxa"/>
          </w:tcPr>
          <w:p w14:paraId="6636DACB" w14:textId="77777777" w:rsidR="007D2CCF" w:rsidRDefault="007D2CCF" w:rsidP="00B903BC">
            <w:pPr>
              <w:rPr>
                <w:rFonts w:eastAsia="Times New Roman"/>
                <w:color w:val="000000"/>
              </w:rPr>
            </w:pPr>
            <w:r>
              <w:rPr>
                <w:rFonts w:eastAsia="Times New Roman"/>
                <w:color w:val="000000"/>
              </w:rPr>
              <w:t>400 A</w:t>
            </w:r>
          </w:p>
        </w:tc>
        <w:tc>
          <w:tcPr>
            <w:tcW w:w="3420" w:type="dxa"/>
          </w:tcPr>
          <w:p w14:paraId="6174885E" w14:textId="77777777" w:rsidR="007D2CCF" w:rsidRDefault="007D2CCF" w:rsidP="00B903BC">
            <w:pPr>
              <w:rPr>
                <w:rFonts w:eastAsia="Times New Roman"/>
                <w:color w:val="000000"/>
              </w:rPr>
            </w:pPr>
            <w:r>
              <w:rPr>
                <w:rFonts w:eastAsia="Times New Roman"/>
                <w:color w:val="000000"/>
              </w:rPr>
              <w:t>Between TSI and Right Side Control</w:t>
            </w:r>
          </w:p>
        </w:tc>
      </w:tr>
      <w:tr w:rsidR="007D2CCF" w14:paraId="5DDD9F5C" w14:textId="77777777" w:rsidTr="00B903BC">
        <w:trPr>
          <w:trHeight w:val="593"/>
        </w:trPr>
        <w:tc>
          <w:tcPr>
            <w:tcW w:w="918" w:type="dxa"/>
            <w:shd w:val="clear" w:color="auto" w:fill="auto"/>
          </w:tcPr>
          <w:p w14:paraId="7B16D727" w14:textId="77777777" w:rsidR="007D2CCF" w:rsidRDefault="007D2CCF" w:rsidP="00B903BC">
            <w:pPr>
              <w:rPr>
                <w:rFonts w:eastAsia="Times New Roman"/>
                <w:color w:val="000000"/>
              </w:rPr>
            </w:pPr>
            <w:r>
              <w:rPr>
                <w:rFonts w:eastAsia="Times New Roman"/>
                <w:color w:val="000000"/>
              </w:rPr>
              <w:t>CCI</w:t>
            </w:r>
          </w:p>
        </w:tc>
        <w:tc>
          <w:tcPr>
            <w:tcW w:w="900" w:type="dxa"/>
            <w:shd w:val="clear" w:color="auto" w:fill="auto"/>
          </w:tcPr>
          <w:p w14:paraId="3648EEF3"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2703BCD1"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556F5DEA"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2C72B87E"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481C957C" w14:textId="77777777" w:rsidR="007D2CCF" w:rsidRDefault="007D2CCF" w:rsidP="00B903BC">
            <w:pPr>
              <w:rPr>
                <w:rFonts w:eastAsia="Times New Roman"/>
                <w:color w:val="000000"/>
              </w:rPr>
            </w:pPr>
            <w:r>
              <w:rPr>
                <w:rFonts w:eastAsia="Times New Roman"/>
                <w:color w:val="000000"/>
              </w:rPr>
              <w:t>-50 to 105</w:t>
            </w:r>
          </w:p>
        </w:tc>
        <w:tc>
          <w:tcPr>
            <w:tcW w:w="990" w:type="dxa"/>
          </w:tcPr>
          <w:p w14:paraId="0B9F9C7A" w14:textId="77777777" w:rsidR="007D2CCF" w:rsidRDefault="007D2CCF" w:rsidP="00B903BC">
            <w:pPr>
              <w:rPr>
                <w:rFonts w:eastAsia="Times New Roman"/>
                <w:color w:val="000000"/>
              </w:rPr>
            </w:pPr>
            <w:r>
              <w:rPr>
                <w:rFonts w:eastAsia="Times New Roman"/>
                <w:color w:val="000000"/>
              </w:rPr>
              <w:t>400 A</w:t>
            </w:r>
          </w:p>
        </w:tc>
        <w:tc>
          <w:tcPr>
            <w:tcW w:w="810" w:type="dxa"/>
          </w:tcPr>
          <w:p w14:paraId="0542B36A" w14:textId="77777777" w:rsidR="007D2CCF" w:rsidRDefault="007D2CCF" w:rsidP="00B903BC">
            <w:pPr>
              <w:rPr>
                <w:rFonts w:eastAsia="Times New Roman"/>
                <w:color w:val="000000"/>
              </w:rPr>
            </w:pPr>
            <w:r>
              <w:rPr>
                <w:rFonts w:eastAsia="Times New Roman"/>
                <w:color w:val="000000"/>
              </w:rPr>
              <w:t>-</w:t>
            </w:r>
          </w:p>
        </w:tc>
        <w:tc>
          <w:tcPr>
            <w:tcW w:w="900" w:type="dxa"/>
          </w:tcPr>
          <w:p w14:paraId="6AE99ABC" w14:textId="77777777" w:rsidR="007D2CCF" w:rsidRDefault="007D2CCF" w:rsidP="00B903BC">
            <w:pPr>
              <w:rPr>
                <w:rFonts w:eastAsia="Times New Roman"/>
                <w:color w:val="000000"/>
              </w:rPr>
            </w:pPr>
            <w:r>
              <w:rPr>
                <w:rFonts w:eastAsia="Times New Roman"/>
                <w:color w:val="000000"/>
              </w:rPr>
              <w:t>-</w:t>
            </w:r>
          </w:p>
        </w:tc>
        <w:tc>
          <w:tcPr>
            <w:tcW w:w="1170" w:type="dxa"/>
          </w:tcPr>
          <w:p w14:paraId="1EE2051A" w14:textId="77777777" w:rsidR="007D2CCF" w:rsidRDefault="007D2CCF" w:rsidP="00B903BC">
            <w:pPr>
              <w:rPr>
                <w:rFonts w:eastAsia="Times New Roman"/>
                <w:color w:val="000000"/>
              </w:rPr>
            </w:pPr>
            <w:r>
              <w:rPr>
                <w:rFonts w:eastAsia="Times New Roman"/>
                <w:color w:val="000000"/>
              </w:rPr>
              <w:t>-</w:t>
            </w:r>
          </w:p>
        </w:tc>
        <w:tc>
          <w:tcPr>
            <w:tcW w:w="900" w:type="dxa"/>
          </w:tcPr>
          <w:p w14:paraId="5FEA7203" w14:textId="77777777" w:rsidR="007D2CCF" w:rsidRDefault="007D2CCF" w:rsidP="00B903BC">
            <w:pPr>
              <w:rPr>
                <w:rFonts w:eastAsia="Times New Roman"/>
                <w:color w:val="000000"/>
              </w:rPr>
            </w:pPr>
            <w:r>
              <w:rPr>
                <w:rFonts w:eastAsia="Times New Roman"/>
                <w:color w:val="000000"/>
              </w:rPr>
              <w:t>400 A</w:t>
            </w:r>
          </w:p>
        </w:tc>
        <w:tc>
          <w:tcPr>
            <w:tcW w:w="3420" w:type="dxa"/>
          </w:tcPr>
          <w:p w14:paraId="4024C670"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00056E42" w14:textId="77777777" w:rsidTr="00B903BC">
        <w:trPr>
          <w:trHeight w:val="593"/>
        </w:trPr>
        <w:tc>
          <w:tcPr>
            <w:tcW w:w="918" w:type="dxa"/>
            <w:shd w:val="clear" w:color="auto" w:fill="auto"/>
          </w:tcPr>
          <w:p w14:paraId="1A37831C" w14:textId="77777777" w:rsidR="007D2CCF" w:rsidRDefault="007D2CCF" w:rsidP="00B903BC">
            <w:pPr>
              <w:rPr>
                <w:rFonts w:eastAsia="Times New Roman"/>
                <w:color w:val="000000"/>
              </w:rPr>
            </w:pPr>
            <w:r>
              <w:rPr>
                <w:rFonts w:eastAsia="Times New Roman"/>
                <w:color w:val="000000"/>
              </w:rPr>
              <w:t xml:space="preserve">CCI </w:t>
            </w:r>
          </w:p>
        </w:tc>
        <w:tc>
          <w:tcPr>
            <w:tcW w:w="900" w:type="dxa"/>
            <w:shd w:val="clear" w:color="auto" w:fill="auto"/>
          </w:tcPr>
          <w:p w14:paraId="5EAD9838"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44B58E62" w14:textId="77777777" w:rsidR="007D2CCF" w:rsidRDefault="007D2CCF" w:rsidP="00B903BC">
            <w:pPr>
              <w:rPr>
                <w:rFonts w:eastAsia="Times New Roman"/>
                <w:color w:val="000000"/>
              </w:rPr>
            </w:pPr>
            <w:r>
              <w:rPr>
                <w:rFonts w:eastAsia="Times New Roman"/>
                <w:color w:val="000000"/>
              </w:rPr>
              <w:t xml:space="preserve">00 </w:t>
            </w:r>
          </w:p>
        </w:tc>
        <w:tc>
          <w:tcPr>
            <w:tcW w:w="900" w:type="dxa"/>
            <w:shd w:val="clear" w:color="auto" w:fill="auto"/>
          </w:tcPr>
          <w:p w14:paraId="042430FA"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7B77A575"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38137403" w14:textId="77777777" w:rsidR="007D2CCF" w:rsidRDefault="007D2CCF" w:rsidP="00B903BC">
            <w:pPr>
              <w:rPr>
                <w:rFonts w:eastAsia="Times New Roman"/>
                <w:color w:val="000000"/>
              </w:rPr>
            </w:pPr>
            <w:r>
              <w:rPr>
                <w:rFonts w:eastAsia="Times New Roman"/>
                <w:color w:val="000000"/>
              </w:rPr>
              <w:t>-50 to 105</w:t>
            </w:r>
          </w:p>
        </w:tc>
        <w:tc>
          <w:tcPr>
            <w:tcW w:w="990" w:type="dxa"/>
          </w:tcPr>
          <w:p w14:paraId="5D567054" w14:textId="77777777" w:rsidR="007D2CCF" w:rsidRDefault="007D2CCF" w:rsidP="00B903BC">
            <w:pPr>
              <w:rPr>
                <w:rFonts w:eastAsia="Times New Roman"/>
                <w:color w:val="000000"/>
              </w:rPr>
            </w:pPr>
            <w:r>
              <w:rPr>
                <w:rFonts w:eastAsia="Times New Roman"/>
                <w:color w:val="000000"/>
              </w:rPr>
              <w:t>400 A</w:t>
            </w:r>
          </w:p>
        </w:tc>
        <w:tc>
          <w:tcPr>
            <w:tcW w:w="810" w:type="dxa"/>
          </w:tcPr>
          <w:p w14:paraId="58202D2B" w14:textId="77777777" w:rsidR="007D2CCF" w:rsidRDefault="007D2CCF" w:rsidP="00B903BC">
            <w:pPr>
              <w:rPr>
                <w:rFonts w:eastAsia="Times New Roman"/>
                <w:color w:val="000000"/>
              </w:rPr>
            </w:pPr>
            <w:r>
              <w:rPr>
                <w:rFonts w:eastAsia="Times New Roman"/>
                <w:color w:val="000000"/>
              </w:rPr>
              <w:t>-</w:t>
            </w:r>
          </w:p>
        </w:tc>
        <w:tc>
          <w:tcPr>
            <w:tcW w:w="900" w:type="dxa"/>
          </w:tcPr>
          <w:p w14:paraId="65719E9D" w14:textId="77777777" w:rsidR="007D2CCF" w:rsidRDefault="007D2CCF" w:rsidP="00B903BC">
            <w:pPr>
              <w:rPr>
                <w:rFonts w:eastAsia="Times New Roman"/>
                <w:color w:val="000000"/>
              </w:rPr>
            </w:pPr>
            <w:r>
              <w:rPr>
                <w:rFonts w:eastAsia="Times New Roman"/>
                <w:color w:val="000000"/>
              </w:rPr>
              <w:t>-</w:t>
            </w:r>
          </w:p>
        </w:tc>
        <w:tc>
          <w:tcPr>
            <w:tcW w:w="1170" w:type="dxa"/>
          </w:tcPr>
          <w:p w14:paraId="52DEDEA0" w14:textId="77777777" w:rsidR="007D2CCF" w:rsidRDefault="007D2CCF" w:rsidP="00B903BC">
            <w:pPr>
              <w:rPr>
                <w:rFonts w:eastAsia="Times New Roman"/>
                <w:color w:val="000000"/>
              </w:rPr>
            </w:pPr>
            <w:r>
              <w:rPr>
                <w:rFonts w:eastAsia="Times New Roman"/>
                <w:color w:val="000000"/>
              </w:rPr>
              <w:t xml:space="preserve">- </w:t>
            </w:r>
          </w:p>
        </w:tc>
        <w:tc>
          <w:tcPr>
            <w:tcW w:w="900" w:type="dxa"/>
          </w:tcPr>
          <w:p w14:paraId="4B0F880D" w14:textId="77777777" w:rsidR="007D2CCF" w:rsidRDefault="007D2CCF" w:rsidP="00B903BC">
            <w:pPr>
              <w:rPr>
                <w:rFonts w:eastAsia="Times New Roman"/>
                <w:color w:val="000000"/>
              </w:rPr>
            </w:pPr>
            <w:r>
              <w:rPr>
                <w:rFonts w:eastAsia="Times New Roman"/>
                <w:color w:val="000000"/>
              </w:rPr>
              <w:t>400 A</w:t>
            </w:r>
          </w:p>
        </w:tc>
        <w:tc>
          <w:tcPr>
            <w:tcW w:w="3420" w:type="dxa"/>
          </w:tcPr>
          <w:p w14:paraId="2DE33217"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42FC32F0" w14:textId="77777777" w:rsidTr="00B903BC">
        <w:trPr>
          <w:trHeight w:val="593"/>
        </w:trPr>
        <w:tc>
          <w:tcPr>
            <w:tcW w:w="918" w:type="dxa"/>
            <w:shd w:val="clear" w:color="auto" w:fill="auto"/>
          </w:tcPr>
          <w:p w14:paraId="6B637B8B" w14:textId="77777777" w:rsidR="007D2CCF" w:rsidRDefault="007D2CCF" w:rsidP="00B903BC">
            <w:pPr>
              <w:rPr>
                <w:rFonts w:eastAsia="Times New Roman"/>
                <w:color w:val="000000"/>
              </w:rPr>
            </w:pPr>
            <w:r>
              <w:rPr>
                <w:rFonts w:eastAsia="Times New Roman"/>
                <w:color w:val="000000"/>
              </w:rPr>
              <w:t xml:space="preserve">CCI </w:t>
            </w:r>
          </w:p>
        </w:tc>
        <w:tc>
          <w:tcPr>
            <w:tcW w:w="900" w:type="dxa"/>
            <w:shd w:val="clear" w:color="auto" w:fill="auto"/>
          </w:tcPr>
          <w:p w14:paraId="62876BB9" w14:textId="77777777" w:rsidR="007D2CCF" w:rsidRDefault="007D2CCF" w:rsidP="00B903BC">
            <w:pPr>
              <w:rPr>
                <w:rFonts w:eastAsia="Times New Roman"/>
                <w:color w:val="000000"/>
              </w:rPr>
            </w:pPr>
            <w:r>
              <w:rPr>
                <w:rFonts w:eastAsia="Times New Roman"/>
                <w:color w:val="000000"/>
              </w:rPr>
              <w:t>10416</w:t>
            </w:r>
          </w:p>
        </w:tc>
        <w:tc>
          <w:tcPr>
            <w:tcW w:w="810" w:type="dxa"/>
            <w:shd w:val="clear" w:color="auto" w:fill="auto"/>
          </w:tcPr>
          <w:p w14:paraId="003C72F3" w14:textId="77777777" w:rsidR="007D2CCF" w:rsidRDefault="007D2CCF" w:rsidP="00B903BC">
            <w:pPr>
              <w:rPr>
                <w:rFonts w:eastAsia="Times New Roman"/>
                <w:color w:val="000000"/>
              </w:rPr>
            </w:pPr>
            <w:r>
              <w:rPr>
                <w:rFonts w:eastAsia="Times New Roman"/>
                <w:color w:val="000000"/>
              </w:rPr>
              <w:t>00</w:t>
            </w:r>
          </w:p>
        </w:tc>
        <w:tc>
          <w:tcPr>
            <w:tcW w:w="900" w:type="dxa"/>
            <w:shd w:val="clear" w:color="auto" w:fill="auto"/>
          </w:tcPr>
          <w:p w14:paraId="2A12867B" w14:textId="77777777" w:rsidR="007D2CCF" w:rsidRDefault="007D2CCF" w:rsidP="00B903BC">
            <w:pPr>
              <w:rPr>
                <w:rFonts w:eastAsia="Times New Roman"/>
                <w:color w:val="000000"/>
              </w:rPr>
            </w:pPr>
            <w:r>
              <w:rPr>
                <w:rFonts w:eastAsia="Times New Roman"/>
                <w:color w:val="000000"/>
              </w:rPr>
              <w:t>EPDM</w:t>
            </w:r>
          </w:p>
        </w:tc>
        <w:tc>
          <w:tcPr>
            <w:tcW w:w="810" w:type="dxa"/>
            <w:shd w:val="clear" w:color="auto" w:fill="auto"/>
          </w:tcPr>
          <w:p w14:paraId="23BDEAFD"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47ECA6A7" w14:textId="77777777" w:rsidR="007D2CCF" w:rsidRDefault="007D2CCF" w:rsidP="00B903BC">
            <w:pPr>
              <w:rPr>
                <w:rFonts w:eastAsia="Times New Roman"/>
                <w:color w:val="000000"/>
              </w:rPr>
            </w:pPr>
            <w:r>
              <w:rPr>
                <w:rFonts w:eastAsia="Times New Roman"/>
                <w:color w:val="000000"/>
              </w:rPr>
              <w:t>-50 to 105</w:t>
            </w:r>
          </w:p>
        </w:tc>
        <w:tc>
          <w:tcPr>
            <w:tcW w:w="990" w:type="dxa"/>
          </w:tcPr>
          <w:p w14:paraId="5CC23E17" w14:textId="77777777" w:rsidR="007D2CCF" w:rsidRDefault="007D2CCF" w:rsidP="00B903BC">
            <w:pPr>
              <w:rPr>
                <w:rFonts w:eastAsia="Times New Roman"/>
                <w:color w:val="000000"/>
              </w:rPr>
            </w:pPr>
            <w:r>
              <w:rPr>
                <w:rFonts w:eastAsia="Times New Roman"/>
                <w:color w:val="000000"/>
              </w:rPr>
              <w:t>400 A</w:t>
            </w:r>
          </w:p>
        </w:tc>
        <w:tc>
          <w:tcPr>
            <w:tcW w:w="810" w:type="dxa"/>
          </w:tcPr>
          <w:p w14:paraId="22D4E800" w14:textId="77777777" w:rsidR="007D2CCF" w:rsidRDefault="007D2CCF" w:rsidP="00B903BC">
            <w:pPr>
              <w:rPr>
                <w:rFonts w:eastAsia="Times New Roman"/>
                <w:color w:val="000000"/>
              </w:rPr>
            </w:pPr>
            <w:r>
              <w:rPr>
                <w:rFonts w:eastAsia="Times New Roman"/>
                <w:color w:val="000000"/>
              </w:rPr>
              <w:t>-</w:t>
            </w:r>
          </w:p>
        </w:tc>
        <w:tc>
          <w:tcPr>
            <w:tcW w:w="900" w:type="dxa"/>
          </w:tcPr>
          <w:p w14:paraId="5CD51433" w14:textId="77777777" w:rsidR="007D2CCF" w:rsidRDefault="007D2CCF" w:rsidP="00B903BC">
            <w:pPr>
              <w:rPr>
                <w:rFonts w:eastAsia="Times New Roman"/>
                <w:color w:val="000000"/>
              </w:rPr>
            </w:pPr>
            <w:r>
              <w:rPr>
                <w:rFonts w:eastAsia="Times New Roman"/>
                <w:color w:val="000000"/>
              </w:rPr>
              <w:t>-</w:t>
            </w:r>
          </w:p>
        </w:tc>
        <w:tc>
          <w:tcPr>
            <w:tcW w:w="1170" w:type="dxa"/>
          </w:tcPr>
          <w:p w14:paraId="7574DE50" w14:textId="77777777" w:rsidR="007D2CCF" w:rsidRDefault="007D2CCF" w:rsidP="00B903BC">
            <w:pPr>
              <w:rPr>
                <w:rFonts w:eastAsia="Times New Roman"/>
                <w:color w:val="000000"/>
              </w:rPr>
            </w:pPr>
            <w:r>
              <w:rPr>
                <w:rFonts w:eastAsia="Times New Roman"/>
                <w:color w:val="000000"/>
              </w:rPr>
              <w:t>-</w:t>
            </w:r>
          </w:p>
        </w:tc>
        <w:tc>
          <w:tcPr>
            <w:tcW w:w="900" w:type="dxa"/>
          </w:tcPr>
          <w:p w14:paraId="1F819196" w14:textId="77777777" w:rsidR="007D2CCF" w:rsidRDefault="007D2CCF" w:rsidP="00B903BC">
            <w:pPr>
              <w:rPr>
                <w:rFonts w:eastAsia="Times New Roman"/>
                <w:color w:val="000000"/>
              </w:rPr>
            </w:pPr>
            <w:r>
              <w:rPr>
                <w:rFonts w:eastAsia="Times New Roman"/>
                <w:color w:val="000000"/>
              </w:rPr>
              <w:t>400 A</w:t>
            </w:r>
          </w:p>
        </w:tc>
        <w:tc>
          <w:tcPr>
            <w:tcW w:w="3420" w:type="dxa"/>
          </w:tcPr>
          <w:p w14:paraId="48BAD7F8" w14:textId="77777777" w:rsidR="007D2CCF" w:rsidRDefault="007D2CCF" w:rsidP="00B903BC">
            <w:pPr>
              <w:rPr>
                <w:rFonts w:eastAsia="Times New Roman"/>
                <w:color w:val="000000"/>
              </w:rPr>
            </w:pPr>
            <w:r>
              <w:rPr>
                <w:rFonts w:eastAsia="Times New Roman"/>
                <w:color w:val="000000"/>
              </w:rPr>
              <w:t>Between Motor Controller and Motor</w:t>
            </w:r>
          </w:p>
        </w:tc>
      </w:tr>
      <w:tr w:rsidR="007D2CCF" w14:paraId="784C262B" w14:textId="77777777" w:rsidTr="00B903BC">
        <w:trPr>
          <w:trHeight w:val="593"/>
        </w:trPr>
        <w:tc>
          <w:tcPr>
            <w:tcW w:w="918" w:type="dxa"/>
            <w:shd w:val="clear" w:color="auto" w:fill="auto"/>
          </w:tcPr>
          <w:p w14:paraId="603B05F7"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5360BA55"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40D93468"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7BC585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F95E449"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7463A6D3" w14:textId="77777777" w:rsidR="007D2CCF" w:rsidRDefault="007D2CCF" w:rsidP="00B903BC">
            <w:pPr>
              <w:rPr>
                <w:rFonts w:eastAsia="Times New Roman"/>
                <w:color w:val="000000"/>
              </w:rPr>
            </w:pPr>
            <w:r>
              <w:rPr>
                <w:rFonts w:eastAsia="Times New Roman"/>
                <w:color w:val="000000"/>
              </w:rPr>
              <w:t>-55 to 80</w:t>
            </w:r>
          </w:p>
        </w:tc>
        <w:tc>
          <w:tcPr>
            <w:tcW w:w="990" w:type="dxa"/>
          </w:tcPr>
          <w:p w14:paraId="2E03D27B" w14:textId="77777777" w:rsidR="007D2CCF" w:rsidRDefault="007D2CCF" w:rsidP="00B903BC">
            <w:pPr>
              <w:rPr>
                <w:rFonts w:eastAsia="Times New Roman"/>
                <w:color w:val="000000"/>
              </w:rPr>
            </w:pPr>
            <w:r>
              <w:rPr>
                <w:rFonts w:eastAsia="Times New Roman"/>
                <w:color w:val="000000"/>
              </w:rPr>
              <w:t>3.7 A</w:t>
            </w:r>
          </w:p>
        </w:tc>
        <w:tc>
          <w:tcPr>
            <w:tcW w:w="810" w:type="dxa"/>
          </w:tcPr>
          <w:p w14:paraId="63AE8CD4" w14:textId="77777777" w:rsidR="007D2CCF" w:rsidRDefault="007D2CCF" w:rsidP="00B903BC">
            <w:pPr>
              <w:rPr>
                <w:rFonts w:eastAsia="Times New Roman"/>
                <w:color w:val="000000"/>
              </w:rPr>
            </w:pPr>
            <w:r>
              <w:t>QLB-103-11B3N-3BA</w:t>
            </w:r>
          </w:p>
        </w:tc>
        <w:tc>
          <w:tcPr>
            <w:tcW w:w="900" w:type="dxa"/>
          </w:tcPr>
          <w:p w14:paraId="3A5D7A2E" w14:textId="77777777" w:rsidR="007D2CCF" w:rsidRDefault="007D2CCF" w:rsidP="00B903BC">
            <w:pPr>
              <w:rPr>
                <w:rFonts w:eastAsia="Times New Roman"/>
                <w:color w:val="000000"/>
              </w:rPr>
            </w:pPr>
            <w:r>
              <w:rPr>
                <w:rFonts w:eastAsia="Times New Roman"/>
                <w:color w:val="000000"/>
              </w:rPr>
              <w:t>10 A</w:t>
            </w:r>
          </w:p>
        </w:tc>
        <w:tc>
          <w:tcPr>
            <w:tcW w:w="1170" w:type="dxa"/>
          </w:tcPr>
          <w:p w14:paraId="2F251665" w14:textId="77777777" w:rsidR="007D2CCF" w:rsidRDefault="007D2CCF" w:rsidP="00B903BC">
            <w:pPr>
              <w:rPr>
                <w:rFonts w:eastAsia="Times New Roman"/>
                <w:color w:val="000000"/>
              </w:rPr>
            </w:pPr>
            <w:r>
              <w:rPr>
                <w:rFonts w:eastAsia="Times New Roman"/>
                <w:color w:val="000000"/>
              </w:rPr>
              <w:t>10 A</w:t>
            </w:r>
          </w:p>
        </w:tc>
        <w:tc>
          <w:tcPr>
            <w:tcW w:w="900" w:type="dxa"/>
          </w:tcPr>
          <w:p w14:paraId="3CD8F8CF" w14:textId="77777777" w:rsidR="007D2CCF" w:rsidRDefault="007D2CCF" w:rsidP="00B903BC">
            <w:pPr>
              <w:rPr>
                <w:rFonts w:eastAsia="Times New Roman"/>
                <w:color w:val="000000"/>
              </w:rPr>
            </w:pPr>
            <w:r>
              <w:rPr>
                <w:rFonts w:eastAsia="Times New Roman"/>
                <w:color w:val="000000"/>
              </w:rPr>
              <w:t>3.7 A</w:t>
            </w:r>
          </w:p>
        </w:tc>
        <w:tc>
          <w:tcPr>
            <w:tcW w:w="3420" w:type="dxa"/>
          </w:tcPr>
          <w:p w14:paraId="6ACDE80D" w14:textId="77777777" w:rsidR="007D2CCF" w:rsidRDefault="007D2CCF" w:rsidP="00B903BC">
            <w:pPr>
              <w:rPr>
                <w:rFonts w:eastAsia="Times New Roman"/>
                <w:color w:val="000000"/>
              </w:rPr>
            </w:pPr>
            <w:r w:rsidRPr="00E93CB9">
              <w:rPr>
                <w:rFonts w:eastAsia="Times New Roman"/>
                <w:color w:val="000000"/>
              </w:rPr>
              <w:t>Input into container 1</w:t>
            </w:r>
          </w:p>
        </w:tc>
      </w:tr>
      <w:tr w:rsidR="007D2CCF" w14:paraId="1EADE8CE" w14:textId="77777777" w:rsidTr="00B903BC">
        <w:trPr>
          <w:trHeight w:val="593"/>
        </w:trPr>
        <w:tc>
          <w:tcPr>
            <w:tcW w:w="918" w:type="dxa"/>
            <w:shd w:val="clear" w:color="auto" w:fill="auto"/>
          </w:tcPr>
          <w:p w14:paraId="1C612BBF"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56D7F60F"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360775B7"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73BC645"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2B322846"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E3FCBCA" w14:textId="77777777" w:rsidR="007D2CCF" w:rsidRDefault="007D2CCF" w:rsidP="00B903BC">
            <w:pPr>
              <w:rPr>
                <w:rFonts w:eastAsia="Times New Roman"/>
                <w:color w:val="000000"/>
              </w:rPr>
            </w:pPr>
            <w:r>
              <w:rPr>
                <w:rFonts w:eastAsia="Times New Roman"/>
                <w:color w:val="000000"/>
              </w:rPr>
              <w:t>-55 to 80</w:t>
            </w:r>
          </w:p>
        </w:tc>
        <w:tc>
          <w:tcPr>
            <w:tcW w:w="990" w:type="dxa"/>
          </w:tcPr>
          <w:p w14:paraId="3079CD5D" w14:textId="77777777" w:rsidR="007D2CCF" w:rsidRDefault="007D2CCF" w:rsidP="00B903BC">
            <w:pPr>
              <w:rPr>
                <w:rFonts w:eastAsia="Times New Roman"/>
                <w:color w:val="000000"/>
              </w:rPr>
            </w:pPr>
            <w:r>
              <w:rPr>
                <w:rFonts w:eastAsia="Times New Roman"/>
                <w:color w:val="000000"/>
              </w:rPr>
              <w:t>3.7 A</w:t>
            </w:r>
          </w:p>
        </w:tc>
        <w:tc>
          <w:tcPr>
            <w:tcW w:w="810" w:type="dxa"/>
          </w:tcPr>
          <w:p w14:paraId="4BC83F7A" w14:textId="77777777" w:rsidR="007D2CCF" w:rsidRDefault="007D2CCF" w:rsidP="00B903BC">
            <w:r>
              <w:t>QLB-103-11B3N-3BA</w:t>
            </w:r>
          </w:p>
        </w:tc>
        <w:tc>
          <w:tcPr>
            <w:tcW w:w="900" w:type="dxa"/>
          </w:tcPr>
          <w:p w14:paraId="5C380B3A" w14:textId="77777777" w:rsidR="007D2CCF" w:rsidRDefault="007D2CCF" w:rsidP="00B903BC">
            <w:pPr>
              <w:rPr>
                <w:rFonts w:eastAsia="Times New Roman"/>
                <w:color w:val="000000"/>
              </w:rPr>
            </w:pPr>
            <w:r>
              <w:rPr>
                <w:rFonts w:eastAsia="Times New Roman"/>
                <w:color w:val="000000"/>
              </w:rPr>
              <w:t>10 A</w:t>
            </w:r>
          </w:p>
        </w:tc>
        <w:tc>
          <w:tcPr>
            <w:tcW w:w="1170" w:type="dxa"/>
          </w:tcPr>
          <w:p w14:paraId="6D139D17" w14:textId="77777777" w:rsidR="007D2CCF" w:rsidRDefault="007D2CCF" w:rsidP="00B903BC">
            <w:pPr>
              <w:rPr>
                <w:rFonts w:eastAsia="Times New Roman"/>
                <w:color w:val="000000"/>
              </w:rPr>
            </w:pPr>
            <w:r>
              <w:rPr>
                <w:rFonts w:eastAsia="Times New Roman"/>
                <w:color w:val="000000"/>
              </w:rPr>
              <w:t>10 A</w:t>
            </w:r>
          </w:p>
        </w:tc>
        <w:tc>
          <w:tcPr>
            <w:tcW w:w="900" w:type="dxa"/>
          </w:tcPr>
          <w:p w14:paraId="247E6036" w14:textId="77777777" w:rsidR="007D2CCF" w:rsidRDefault="007D2CCF" w:rsidP="00B903BC">
            <w:pPr>
              <w:rPr>
                <w:rFonts w:eastAsia="Times New Roman"/>
                <w:color w:val="000000"/>
              </w:rPr>
            </w:pPr>
            <w:r>
              <w:rPr>
                <w:rFonts w:eastAsia="Times New Roman"/>
                <w:color w:val="000000"/>
              </w:rPr>
              <w:t>3.7 A</w:t>
            </w:r>
          </w:p>
        </w:tc>
        <w:tc>
          <w:tcPr>
            <w:tcW w:w="3420" w:type="dxa"/>
          </w:tcPr>
          <w:p w14:paraId="1F3DBDFA" w14:textId="77777777" w:rsidR="007D2CCF" w:rsidRDefault="007D2CCF" w:rsidP="00B903BC">
            <w:pPr>
              <w:rPr>
                <w:rFonts w:eastAsia="Times New Roman"/>
                <w:color w:val="000000"/>
              </w:rPr>
            </w:pPr>
            <w:r w:rsidRPr="00E93CB9">
              <w:rPr>
                <w:rFonts w:eastAsia="Times New Roman"/>
                <w:color w:val="000000"/>
              </w:rPr>
              <w:t>Between containers 1 and 2</w:t>
            </w:r>
          </w:p>
        </w:tc>
      </w:tr>
      <w:tr w:rsidR="007D2CCF" w14:paraId="62220B66" w14:textId="77777777" w:rsidTr="00B903BC">
        <w:trPr>
          <w:trHeight w:val="593"/>
        </w:trPr>
        <w:tc>
          <w:tcPr>
            <w:tcW w:w="918" w:type="dxa"/>
            <w:shd w:val="clear" w:color="auto" w:fill="auto"/>
          </w:tcPr>
          <w:p w14:paraId="10C8D72B"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03F3462C"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26D7A648"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12D6A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FC16482"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939D6FF" w14:textId="77777777" w:rsidR="007D2CCF" w:rsidRDefault="007D2CCF" w:rsidP="00B903BC">
            <w:pPr>
              <w:rPr>
                <w:rFonts w:eastAsia="Times New Roman"/>
                <w:color w:val="000000"/>
              </w:rPr>
            </w:pPr>
            <w:r>
              <w:rPr>
                <w:rFonts w:eastAsia="Times New Roman"/>
                <w:color w:val="000000"/>
              </w:rPr>
              <w:t>-55 to 80</w:t>
            </w:r>
          </w:p>
        </w:tc>
        <w:tc>
          <w:tcPr>
            <w:tcW w:w="990" w:type="dxa"/>
          </w:tcPr>
          <w:p w14:paraId="7AF9D391" w14:textId="77777777" w:rsidR="007D2CCF" w:rsidRDefault="007D2CCF" w:rsidP="00B903BC">
            <w:pPr>
              <w:rPr>
                <w:rFonts w:eastAsia="Times New Roman"/>
                <w:color w:val="000000"/>
              </w:rPr>
            </w:pPr>
            <w:r>
              <w:rPr>
                <w:rFonts w:eastAsia="Times New Roman"/>
                <w:color w:val="000000"/>
              </w:rPr>
              <w:t>3.7 A</w:t>
            </w:r>
          </w:p>
        </w:tc>
        <w:tc>
          <w:tcPr>
            <w:tcW w:w="810" w:type="dxa"/>
          </w:tcPr>
          <w:p w14:paraId="5D366732" w14:textId="77777777" w:rsidR="007D2CCF" w:rsidRDefault="007D2CCF" w:rsidP="00B903BC">
            <w:r>
              <w:t>QLB-103-11B3N-3BA</w:t>
            </w:r>
          </w:p>
        </w:tc>
        <w:tc>
          <w:tcPr>
            <w:tcW w:w="900" w:type="dxa"/>
          </w:tcPr>
          <w:p w14:paraId="0B21DD62" w14:textId="77777777" w:rsidR="007D2CCF" w:rsidRDefault="007D2CCF" w:rsidP="00B903BC">
            <w:pPr>
              <w:rPr>
                <w:rFonts w:eastAsia="Times New Roman"/>
                <w:color w:val="000000"/>
              </w:rPr>
            </w:pPr>
            <w:r>
              <w:rPr>
                <w:rFonts w:eastAsia="Times New Roman"/>
                <w:color w:val="000000"/>
              </w:rPr>
              <w:t>10 A</w:t>
            </w:r>
          </w:p>
        </w:tc>
        <w:tc>
          <w:tcPr>
            <w:tcW w:w="1170" w:type="dxa"/>
          </w:tcPr>
          <w:p w14:paraId="2D36A184" w14:textId="77777777" w:rsidR="007D2CCF" w:rsidRDefault="007D2CCF" w:rsidP="00B903BC">
            <w:pPr>
              <w:rPr>
                <w:rFonts w:eastAsia="Times New Roman"/>
                <w:color w:val="000000"/>
              </w:rPr>
            </w:pPr>
            <w:r>
              <w:rPr>
                <w:rFonts w:eastAsia="Times New Roman"/>
                <w:color w:val="000000"/>
              </w:rPr>
              <w:t>10 A</w:t>
            </w:r>
          </w:p>
        </w:tc>
        <w:tc>
          <w:tcPr>
            <w:tcW w:w="900" w:type="dxa"/>
          </w:tcPr>
          <w:p w14:paraId="23DEFF2D" w14:textId="77777777" w:rsidR="007D2CCF" w:rsidRDefault="007D2CCF" w:rsidP="00B903BC">
            <w:pPr>
              <w:rPr>
                <w:rFonts w:eastAsia="Times New Roman"/>
                <w:color w:val="000000"/>
              </w:rPr>
            </w:pPr>
            <w:r>
              <w:rPr>
                <w:rFonts w:eastAsia="Times New Roman"/>
                <w:color w:val="000000"/>
              </w:rPr>
              <w:t>3.7 A</w:t>
            </w:r>
          </w:p>
        </w:tc>
        <w:tc>
          <w:tcPr>
            <w:tcW w:w="3420" w:type="dxa"/>
          </w:tcPr>
          <w:p w14:paraId="3CF019FE" w14:textId="77777777" w:rsidR="007D2CCF" w:rsidRDefault="007D2CCF" w:rsidP="00B903BC">
            <w:pPr>
              <w:rPr>
                <w:rFonts w:eastAsia="Times New Roman"/>
                <w:color w:val="000000"/>
              </w:rPr>
            </w:pPr>
            <w:r w:rsidRPr="00E93CB9">
              <w:rPr>
                <w:rFonts w:eastAsia="Times New Roman"/>
                <w:color w:val="000000"/>
              </w:rPr>
              <w:t>Between containers 2 and 3</w:t>
            </w:r>
          </w:p>
        </w:tc>
      </w:tr>
      <w:tr w:rsidR="007D2CCF" w14:paraId="1C083C91" w14:textId="77777777" w:rsidTr="00B903BC">
        <w:trPr>
          <w:trHeight w:val="593"/>
        </w:trPr>
        <w:tc>
          <w:tcPr>
            <w:tcW w:w="918" w:type="dxa"/>
            <w:shd w:val="clear" w:color="auto" w:fill="auto"/>
          </w:tcPr>
          <w:p w14:paraId="4F1C37FF"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089D19B7"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0DF0406C"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4E438E3"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2674B82"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5FC89B68" w14:textId="77777777" w:rsidR="007D2CCF" w:rsidRDefault="007D2CCF" w:rsidP="00B903BC">
            <w:pPr>
              <w:rPr>
                <w:rFonts w:eastAsia="Times New Roman"/>
                <w:color w:val="000000"/>
              </w:rPr>
            </w:pPr>
            <w:r>
              <w:rPr>
                <w:rFonts w:eastAsia="Times New Roman"/>
                <w:color w:val="000000"/>
              </w:rPr>
              <w:t>-55 to 80</w:t>
            </w:r>
          </w:p>
        </w:tc>
        <w:tc>
          <w:tcPr>
            <w:tcW w:w="990" w:type="dxa"/>
          </w:tcPr>
          <w:p w14:paraId="2DFED52D" w14:textId="77777777" w:rsidR="007D2CCF" w:rsidRDefault="007D2CCF" w:rsidP="00B903BC">
            <w:pPr>
              <w:rPr>
                <w:rFonts w:eastAsia="Times New Roman"/>
                <w:color w:val="000000"/>
              </w:rPr>
            </w:pPr>
            <w:r>
              <w:rPr>
                <w:rFonts w:eastAsia="Times New Roman"/>
                <w:color w:val="000000"/>
              </w:rPr>
              <w:t>3.7 A</w:t>
            </w:r>
          </w:p>
        </w:tc>
        <w:tc>
          <w:tcPr>
            <w:tcW w:w="810" w:type="dxa"/>
          </w:tcPr>
          <w:p w14:paraId="2444E482" w14:textId="77777777" w:rsidR="007D2CCF" w:rsidRDefault="007D2CCF" w:rsidP="00B903BC">
            <w:r>
              <w:t>QLB-103-11B3N-3BA</w:t>
            </w:r>
          </w:p>
        </w:tc>
        <w:tc>
          <w:tcPr>
            <w:tcW w:w="900" w:type="dxa"/>
          </w:tcPr>
          <w:p w14:paraId="01FF1BCF" w14:textId="77777777" w:rsidR="007D2CCF" w:rsidRDefault="007D2CCF" w:rsidP="00B903BC">
            <w:pPr>
              <w:rPr>
                <w:rFonts w:eastAsia="Times New Roman"/>
                <w:color w:val="000000"/>
              </w:rPr>
            </w:pPr>
            <w:r>
              <w:rPr>
                <w:rFonts w:eastAsia="Times New Roman"/>
                <w:color w:val="000000"/>
              </w:rPr>
              <w:t>10 A</w:t>
            </w:r>
          </w:p>
        </w:tc>
        <w:tc>
          <w:tcPr>
            <w:tcW w:w="1170" w:type="dxa"/>
          </w:tcPr>
          <w:p w14:paraId="32DA79BD" w14:textId="77777777" w:rsidR="007D2CCF" w:rsidRDefault="007D2CCF" w:rsidP="00B903BC">
            <w:pPr>
              <w:rPr>
                <w:rFonts w:eastAsia="Times New Roman"/>
                <w:color w:val="000000"/>
              </w:rPr>
            </w:pPr>
            <w:r>
              <w:rPr>
                <w:rFonts w:eastAsia="Times New Roman"/>
                <w:color w:val="000000"/>
              </w:rPr>
              <w:t>10 A</w:t>
            </w:r>
          </w:p>
        </w:tc>
        <w:tc>
          <w:tcPr>
            <w:tcW w:w="900" w:type="dxa"/>
          </w:tcPr>
          <w:p w14:paraId="027D2195" w14:textId="77777777" w:rsidR="007D2CCF" w:rsidRDefault="007D2CCF" w:rsidP="00B903BC">
            <w:pPr>
              <w:rPr>
                <w:rFonts w:eastAsia="Times New Roman"/>
                <w:color w:val="000000"/>
              </w:rPr>
            </w:pPr>
            <w:r>
              <w:rPr>
                <w:rFonts w:eastAsia="Times New Roman"/>
                <w:color w:val="000000"/>
              </w:rPr>
              <w:t>3.7 A</w:t>
            </w:r>
          </w:p>
        </w:tc>
        <w:tc>
          <w:tcPr>
            <w:tcW w:w="3420" w:type="dxa"/>
          </w:tcPr>
          <w:p w14:paraId="157DF40C" w14:textId="77777777" w:rsidR="007D2CCF" w:rsidRDefault="007D2CCF" w:rsidP="00B903BC">
            <w:pPr>
              <w:rPr>
                <w:rFonts w:eastAsia="Times New Roman"/>
                <w:color w:val="000000"/>
              </w:rPr>
            </w:pPr>
            <w:r w:rsidRPr="00E93CB9">
              <w:rPr>
                <w:rFonts w:eastAsia="Times New Roman"/>
                <w:color w:val="000000"/>
              </w:rPr>
              <w:t>Between containers 3 and 4</w:t>
            </w:r>
          </w:p>
        </w:tc>
      </w:tr>
      <w:tr w:rsidR="007D2CCF" w14:paraId="12EE3699" w14:textId="77777777" w:rsidTr="00B903BC">
        <w:trPr>
          <w:trHeight w:val="593"/>
        </w:trPr>
        <w:tc>
          <w:tcPr>
            <w:tcW w:w="918" w:type="dxa"/>
            <w:shd w:val="clear" w:color="auto" w:fill="auto"/>
          </w:tcPr>
          <w:p w14:paraId="030846BE" w14:textId="77777777" w:rsidR="007D2CCF" w:rsidRDefault="007D2CCF" w:rsidP="00B903BC">
            <w:pPr>
              <w:rPr>
                <w:rFonts w:eastAsia="Times New Roman"/>
                <w:color w:val="000000"/>
              </w:rPr>
            </w:pPr>
            <w:r>
              <w:rPr>
                <w:rFonts w:eastAsia="Times New Roman"/>
                <w:color w:val="000000"/>
              </w:rPr>
              <w:t>WTW</w:t>
            </w:r>
          </w:p>
        </w:tc>
        <w:tc>
          <w:tcPr>
            <w:tcW w:w="900" w:type="dxa"/>
            <w:shd w:val="clear" w:color="auto" w:fill="auto"/>
          </w:tcPr>
          <w:p w14:paraId="6F8EA61C"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4E877E21"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EFE8F6E"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6D147D3"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65BD53D3" w14:textId="77777777" w:rsidR="007D2CCF" w:rsidRDefault="007D2CCF" w:rsidP="00B903BC">
            <w:pPr>
              <w:rPr>
                <w:rFonts w:eastAsia="Times New Roman"/>
                <w:color w:val="000000"/>
              </w:rPr>
            </w:pPr>
            <w:r>
              <w:rPr>
                <w:rFonts w:eastAsia="Times New Roman"/>
                <w:color w:val="000000"/>
              </w:rPr>
              <w:t>-55 to 80</w:t>
            </w:r>
          </w:p>
        </w:tc>
        <w:tc>
          <w:tcPr>
            <w:tcW w:w="990" w:type="dxa"/>
          </w:tcPr>
          <w:p w14:paraId="2B45AE41" w14:textId="77777777" w:rsidR="007D2CCF" w:rsidRDefault="007D2CCF" w:rsidP="00B903BC">
            <w:pPr>
              <w:rPr>
                <w:rFonts w:eastAsia="Times New Roman"/>
                <w:color w:val="000000"/>
              </w:rPr>
            </w:pPr>
            <w:r>
              <w:rPr>
                <w:rFonts w:eastAsia="Times New Roman"/>
                <w:color w:val="000000"/>
              </w:rPr>
              <w:t>3.7 A</w:t>
            </w:r>
          </w:p>
        </w:tc>
        <w:tc>
          <w:tcPr>
            <w:tcW w:w="810" w:type="dxa"/>
          </w:tcPr>
          <w:p w14:paraId="2B3ABCF8" w14:textId="77777777" w:rsidR="007D2CCF" w:rsidRDefault="007D2CCF" w:rsidP="00B903BC">
            <w:r>
              <w:t>QLB-103-11B3</w:t>
            </w:r>
            <w:r>
              <w:lastRenderedPageBreak/>
              <w:t>N-3BA</w:t>
            </w:r>
          </w:p>
        </w:tc>
        <w:tc>
          <w:tcPr>
            <w:tcW w:w="900" w:type="dxa"/>
          </w:tcPr>
          <w:p w14:paraId="07704945" w14:textId="77777777" w:rsidR="007D2CCF" w:rsidRDefault="007D2CCF" w:rsidP="00B903BC">
            <w:pPr>
              <w:rPr>
                <w:rFonts w:eastAsia="Times New Roman"/>
                <w:color w:val="000000"/>
              </w:rPr>
            </w:pPr>
            <w:r>
              <w:rPr>
                <w:rFonts w:eastAsia="Times New Roman"/>
                <w:color w:val="000000"/>
              </w:rPr>
              <w:lastRenderedPageBreak/>
              <w:t>10 A</w:t>
            </w:r>
          </w:p>
        </w:tc>
        <w:tc>
          <w:tcPr>
            <w:tcW w:w="1170" w:type="dxa"/>
          </w:tcPr>
          <w:p w14:paraId="79B78101" w14:textId="77777777" w:rsidR="007D2CCF" w:rsidRDefault="007D2CCF" w:rsidP="00B903BC">
            <w:pPr>
              <w:rPr>
                <w:rFonts w:eastAsia="Times New Roman"/>
                <w:color w:val="000000"/>
              </w:rPr>
            </w:pPr>
            <w:r>
              <w:rPr>
                <w:rFonts w:eastAsia="Times New Roman"/>
                <w:color w:val="000000"/>
              </w:rPr>
              <w:t>10 A</w:t>
            </w:r>
          </w:p>
          <w:p w14:paraId="0FDCF243" w14:textId="77777777" w:rsidR="007D2CCF" w:rsidRPr="00B903BC" w:rsidRDefault="007D2CCF" w:rsidP="00B903BC">
            <w:pPr>
              <w:rPr>
                <w:rFonts w:eastAsia="Times New Roman"/>
              </w:rPr>
            </w:pPr>
          </w:p>
        </w:tc>
        <w:tc>
          <w:tcPr>
            <w:tcW w:w="900" w:type="dxa"/>
          </w:tcPr>
          <w:p w14:paraId="2A46A139" w14:textId="77777777" w:rsidR="007D2CCF" w:rsidRDefault="007D2CCF" w:rsidP="00B903BC">
            <w:pPr>
              <w:rPr>
                <w:rFonts w:eastAsia="Times New Roman"/>
                <w:color w:val="000000"/>
              </w:rPr>
            </w:pPr>
            <w:r>
              <w:rPr>
                <w:rFonts w:eastAsia="Times New Roman"/>
                <w:color w:val="000000"/>
              </w:rPr>
              <w:t>3.7 A</w:t>
            </w:r>
          </w:p>
        </w:tc>
        <w:tc>
          <w:tcPr>
            <w:tcW w:w="3420" w:type="dxa"/>
          </w:tcPr>
          <w:p w14:paraId="72A3D9FA" w14:textId="77777777" w:rsidR="007D2CCF" w:rsidRDefault="007D2CCF" w:rsidP="00B903BC">
            <w:pPr>
              <w:rPr>
                <w:rFonts w:eastAsia="Times New Roman"/>
                <w:color w:val="000000"/>
              </w:rPr>
            </w:pPr>
            <w:r>
              <w:rPr>
                <w:rFonts w:eastAsia="Times New Roman"/>
                <w:color w:val="000000"/>
              </w:rPr>
              <w:t>TSI to Cooling Controller</w:t>
            </w:r>
          </w:p>
        </w:tc>
      </w:tr>
      <w:tr w:rsidR="007D2CCF" w14:paraId="1519CF44" w14:textId="77777777" w:rsidTr="00B903BC">
        <w:trPr>
          <w:trHeight w:val="593"/>
        </w:trPr>
        <w:tc>
          <w:tcPr>
            <w:tcW w:w="918" w:type="dxa"/>
            <w:shd w:val="clear" w:color="auto" w:fill="auto"/>
          </w:tcPr>
          <w:p w14:paraId="57B138EA" w14:textId="77777777" w:rsidR="007D2CCF" w:rsidRDefault="007D2CCF" w:rsidP="00B903BC">
            <w:pPr>
              <w:rPr>
                <w:rFonts w:eastAsia="Times New Roman"/>
                <w:color w:val="000000"/>
              </w:rPr>
            </w:pPr>
            <w:r>
              <w:rPr>
                <w:rFonts w:eastAsia="Times New Roman"/>
                <w:color w:val="000000"/>
              </w:rPr>
              <w:lastRenderedPageBreak/>
              <w:t>WTW</w:t>
            </w:r>
          </w:p>
        </w:tc>
        <w:tc>
          <w:tcPr>
            <w:tcW w:w="900" w:type="dxa"/>
            <w:shd w:val="clear" w:color="auto" w:fill="auto"/>
          </w:tcPr>
          <w:p w14:paraId="44E13EBA" w14:textId="77777777" w:rsidR="007D2CCF" w:rsidRDefault="007D2CCF" w:rsidP="00B903BC">
            <w:pPr>
              <w:rPr>
                <w:rFonts w:eastAsia="Times New Roman"/>
                <w:color w:val="000000"/>
              </w:rPr>
            </w:pPr>
            <w:r>
              <w:rPr>
                <w:rFonts w:eastAsia="Times New Roman"/>
                <w:color w:val="000000"/>
              </w:rPr>
              <w:t>WT16-4</w:t>
            </w:r>
          </w:p>
        </w:tc>
        <w:tc>
          <w:tcPr>
            <w:tcW w:w="810" w:type="dxa"/>
            <w:shd w:val="clear" w:color="auto" w:fill="auto"/>
          </w:tcPr>
          <w:p w14:paraId="1030379F"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24D27E45"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A42D6B0" w14:textId="77777777" w:rsidR="007D2CCF" w:rsidRDefault="007D2CCF" w:rsidP="00B903BC">
            <w:pPr>
              <w:rPr>
                <w:rFonts w:eastAsia="Times New Roman"/>
                <w:color w:val="000000"/>
              </w:rPr>
            </w:pPr>
            <w:r>
              <w:rPr>
                <w:rFonts w:eastAsia="Times New Roman"/>
                <w:color w:val="000000"/>
              </w:rPr>
              <w:t>60 V</w:t>
            </w:r>
          </w:p>
        </w:tc>
        <w:tc>
          <w:tcPr>
            <w:tcW w:w="810" w:type="dxa"/>
            <w:shd w:val="clear" w:color="auto" w:fill="auto"/>
          </w:tcPr>
          <w:p w14:paraId="3132EB90" w14:textId="77777777" w:rsidR="007D2CCF" w:rsidRDefault="007D2CCF" w:rsidP="00B903BC">
            <w:pPr>
              <w:rPr>
                <w:rFonts w:eastAsia="Times New Roman"/>
                <w:color w:val="000000"/>
              </w:rPr>
            </w:pPr>
            <w:r>
              <w:rPr>
                <w:rFonts w:eastAsia="Times New Roman"/>
                <w:color w:val="000000"/>
              </w:rPr>
              <w:t>-55 to 80</w:t>
            </w:r>
          </w:p>
        </w:tc>
        <w:tc>
          <w:tcPr>
            <w:tcW w:w="990" w:type="dxa"/>
          </w:tcPr>
          <w:p w14:paraId="0983D40C" w14:textId="77777777" w:rsidR="007D2CCF" w:rsidRDefault="007D2CCF" w:rsidP="00B903BC">
            <w:pPr>
              <w:rPr>
                <w:rFonts w:eastAsia="Times New Roman"/>
                <w:color w:val="000000"/>
              </w:rPr>
            </w:pPr>
            <w:r>
              <w:rPr>
                <w:rFonts w:eastAsia="Times New Roman"/>
                <w:color w:val="000000"/>
              </w:rPr>
              <w:t>3.7 A</w:t>
            </w:r>
          </w:p>
        </w:tc>
        <w:tc>
          <w:tcPr>
            <w:tcW w:w="810" w:type="dxa"/>
          </w:tcPr>
          <w:p w14:paraId="216A96F2" w14:textId="77777777" w:rsidR="007D2CCF" w:rsidRDefault="007D2CCF" w:rsidP="00B903BC">
            <w:r>
              <w:t>QLB-103-11B3N-3BA</w:t>
            </w:r>
          </w:p>
        </w:tc>
        <w:tc>
          <w:tcPr>
            <w:tcW w:w="900" w:type="dxa"/>
          </w:tcPr>
          <w:p w14:paraId="112D7970" w14:textId="77777777" w:rsidR="007D2CCF" w:rsidRDefault="007D2CCF" w:rsidP="00B903BC">
            <w:pPr>
              <w:rPr>
                <w:rFonts w:eastAsia="Times New Roman"/>
                <w:color w:val="000000"/>
              </w:rPr>
            </w:pPr>
            <w:r>
              <w:rPr>
                <w:rFonts w:eastAsia="Times New Roman"/>
                <w:color w:val="000000"/>
              </w:rPr>
              <w:t>10 A</w:t>
            </w:r>
          </w:p>
        </w:tc>
        <w:tc>
          <w:tcPr>
            <w:tcW w:w="1170" w:type="dxa"/>
          </w:tcPr>
          <w:p w14:paraId="18988805" w14:textId="77777777" w:rsidR="007D2CCF" w:rsidRDefault="007D2CCF" w:rsidP="00B903BC">
            <w:pPr>
              <w:rPr>
                <w:rFonts w:eastAsia="Times New Roman"/>
                <w:color w:val="000000"/>
              </w:rPr>
            </w:pPr>
            <w:r>
              <w:rPr>
                <w:rFonts w:eastAsia="Times New Roman"/>
                <w:color w:val="000000"/>
              </w:rPr>
              <w:t>10 A</w:t>
            </w:r>
          </w:p>
        </w:tc>
        <w:tc>
          <w:tcPr>
            <w:tcW w:w="900" w:type="dxa"/>
          </w:tcPr>
          <w:p w14:paraId="2EA6E27D" w14:textId="77777777" w:rsidR="007D2CCF" w:rsidRDefault="007D2CCF" w:rsidP="00B903BC">
            <w:pPr>
              <w:rPr>
                <w:rFonts w:eastAsia="Times New Roman"/>
                <w:color w:val="000000"/>
              </w:rPr>
            </w:pPr>
            <w:r>
              <w:rPr>
                <w:rFonts w:eastAsia="Times New Roman"/>
                <w:color w:val="000000"/>
              </w:rPr>
              <w:t>3.7 A</w:t>
            </w:r>
          </w:p>
        </w:tc>
        <w:tc>
          <w:tcPr>
            <w:tcW w:w="3420" w:type="dxa"/>
          </w:tcPr>
          <w:p w14:paraId="534B9180" w14:textId="77777777" w:rsidR="007D2CCF" w:rsidRDefault="007D2CCF" w:rsidP="00B903BC">
            <w:pPr>
              <w:rPr>
                <w:rFonts w:eastAsia="Times New Roman"/>
                <w:color w:val="000000"/>
              </w:rPr>
            </w:pPr>
            <w:r>
              <w:rPr>
                <w:rFonts w:eastAsia="Times New Roman"/>
                <w:color w:val="000000"/>
              </w:rPr>
              <w:t>GLV/SCADA to Cooling Controller</w:t>
            </w:r>
          </w:p>
        </w:tc>
      </w:tr>
      <w:tr w:rsidR="007D2CCF" w14:paraId="165DA0D5" w14:textId="77777777" w:rsidTr="00B903BC">
        <w:trPr>
          <w:trHeight w:val="593"/>
        </w:trPr>
        <w:tc>
          <w:tcPr>
            <w:tcW w:w="918" w:type="dxa"/>
            <w:shd w:val="clear" w:color="auto" w:fill="auto"/>
          </w:tcPr>
          <w:p w14:paraId="1A312F88"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6BF94759"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55332475"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260A718D"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79B2E7EA"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F77F6F7" w14:textId="77777777" w:rsidR="007D2CCF" w:rsidRDefault="007D2CCF" w:rsidP="00B903BC">
            <w:pPr>
              <w:rPr>
                <w:rFonts w:eastAsia="Times New Roman"/>
                <w:color w:val="000000"/>
              </w:rPr>
            </w:pPr>
            <w:r>
              <w:rPr>
                <w:rFonts w:eastAsia="Times New Roman"/>
                <w:color w:val="000000"/>
              </w:rPr>
              <w:t>-60 to 125</w:t>
            </w:r>
          </w:p>
        </w:tc>
        <w:tc>
          <w:tcPr>
            <w:tcW w:w="990" w:type="dxa"/>
          </w:tcPr>
          <w:p w14:paraId="184A3E6B" w14:textId="77777777" w:rsidR="007D2CCF" w:rsidRDefault="007D2CCF" w:rsidP="00B903BC">
            <w:pPr>
              <w:rPr>
                <w:rFonts w:eastAsia="Times New Roman"/>
                <w:color w:val="000000"/>
              </w:rPr>
            </w:pPr>
            <w:r>
              <w:rPr>
                <w:rFonts w:eastAsia="Times New Roman"/>
                <w:color w:val="000000"/>
              </w:rPr>
              <w:t>1.5 A</w:t>
            </w:r>
          </w:p>
        </w:tc>
        <w:tc>
          <w:tcPr>
            <w:tcW w:w="810" w:type="dxa"/>
          </w:tcPr>
          <w:p w14:paraId="73495CCB" w14:textId="77777777" w:rsidR="007D2CCF" w:rsidRDefault="007D2CCF" w:rsidP="00B903BC">
            <w:r>
              <w:t>-</w:t>
            </w:r>
          </w:p>
        </w:tc>
        <w:tc>
          <w:tcPr>
            <w:tcW w:w="900" w:type="dxa"/>
          </w:tcPr>
          <w:p w14:paraId="6079D45A" w14:textId="77777777" w:rsidR="007D2CCF" w:rsidRDefault="007D2CCF" w:rsidP="00B903BC">
            <w:pPr>
              <w:rPr>
                <w:rFonts w:eastAsia="Times New Roman"/>
                <w:color w:val="000000"/>
              </w:rPr>
            </w:pPr>
            <w:r>
              <w:rPr>
                <w:rFonts w:eastAsia="Times New Roman"/>
                <w:color w:val="000000"/>
              </w:rPr>
              <w:t>-</w:t>
            </w:r>
          </w:p>
        </w:tc>
        <w:tc>
          <w:tcPr>
            <w:tcW w:w="1170" w:type="dxa"/>
          </w:tcPr>
          <w:p w14:paraId="3CD45D3B" w14:textId="77777777" w:rsidR="007D2CCF" w:rsidRDefault="007D2CCF" w:rsidP="00B903BC">
            <w:pPr>
              <w:rPr>
                <w:rFonts w:eastAsia="Times New Roman"/>
                <w:color w:val="000000"/>
              </w:rPr>
            </w:pPr>
            <w:r>
              <w:rPr>
                <w:rFonts w:eastAsia="Times New Roman"/>
                <w:color w:val="000000"/>
              </w:rPr>
              <w:t>-</w:t>
            </w:r>
          </w:p>
          <w:p w14:paraId="3A0986C9" w14:textId="77777777" w:rsidR="007D2CCF" w:rsidRPr="00B903BC" w:rsidRDefault="007D2CCF" w:rsidP="00B903BC">
            <w:pPr>
              <w:rPr>
                <w:rFonts w:eastAsia="Times New Roman"/>
              </w:rPr>
            </w:pPr>
          </w:p>
        </w:tc>
        <w:tc>
          <w:tcPr>
            <w:tcW w:w="900" w:type="dxa"/>
          </w:tcPr>
          <w:p w14:paraId="1A84AB82" w14:textId="77777777" w:rsidR="007D2CCF" w:rsidRDefault="007D2CCF" w:rsidP="00B903BC">
            <w:pPr>
              <w:rPr>
                <w:rFonts w:eastAsia="Times New Roman"/>
                <w:color w:val="000000"/>
              </w:rPr>
            </w:pPr>
            <w:r>
              <w:rPr>
                <w:rFonts w:eastAsia="Times New Roman"/>
                <w:color w:val="000000"/>
              </w:rPr>
              <w:t>1.5 A</w:t>
            </w:r>
          </w:p>
        </w:tc>
        <w:tc>
          <w:tcPr>
            <w:tcW w:w="3420" w:type="dxa"/>
          </w:tcPr>
          <w:p w14:paraId="6EB44F93" w14:textId="77777777" w:rsidR="007D2CCF" w:rsidRDefault="007D2CCF" w:rsidP="00B903BC">
            <w:pPr>
              <w:rPr>
                <w:rFonts w:eastAsia="Times New Roman"/>
                <w:color w:val="000000"/>
              </w:rPr>
            </w:pPr>
            <w:r w:rsidRPr="00E93CB9">
              <w:rPr>
                <w:rFonts w:eastAsia="Times New Roman"/>
                <w:color w:val="000000"/>
              </w:rPr>
              <w:t>Input into container 1</w:t>
            </w:r>
          </w:p>
        </w:tc>
      </w:tr>
      <w:tr w:rsidR="007D2CCF" w14:paraId="4262F4C5" w14:textId="77777777" w:rsidTr="00B903BC">
        <w:trPr>
          <w:trHeight w:val="593"/>
        </w:trPr>
        <w:tc>
          <w:tcPr>
            <w:tcW w:w="918" w:type="dxa"/>
            <w:shd w:val="clear" w:color="auto" w:fill="auto"/>
          </w:tcPr>
          <w:p w14:paraId="20EFCA8C"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2A3A150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11469CC5"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CF8ED82"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4BC7A0E"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DA33F27" w14:textId="77777777" w:rsidR="007D2CCF" w:rsidRDefault="007D2CCF" w:rsidP="00B903BC">
            <w:pPr>
              <w:rPr>
                <w:rFonts w:eastAsia="Times New Roman"/>
                <w:color w:val="000000"/>
              </w:rPr>
            </w:pPr>
            <w:r>
              <w:rPr>
                <w:rFonts w:eastAsia="Times New Roman"/>
                <w:color w:val="000000"/>
              </w:rPr>
              <w:t>-60 to 125</w:t>
            </w:r>
          </w:p>
        </w:tc>
        <w:tc>
          <w:tcPr>
            <w:tcW w:w="990" w:type="dxa"/>
          </w:tcPr>
          <w:p w14:paraId="5ABAB3BA" w14:textId="77777777" w:rsidR="007D2CCF" w:rsidRDefault="007D2CCF" w:rsidP="00B903BC">
            <w:pPr>
              <w:rPr>
                <w:rFonts w:eastAsia="Times New Roman"/>
                <w:color w:val="000000"/>
              </w:rPr>
            </w:pPr>
            <w:r>
              <w:rPr>
                <w:rFonts w:eastAsia="Times New Roman"/>
                <w:color w:val="000000"/>
              </w:rPr>
              <w:t>1.5 A</w:t>
            </w:r>
          </w:p>
        </w:tc>
        <w:tc>
          <w:tcPr>
            <w:tcW w:w="810" w:type="dxa"/>
          </w:tcPr>
          <w:p w14:paraId="478DCA60" w14:textId="77777777" w:rsidR="007D2CCF" w:rsidRDefault="007D2CCF" w:rsidP="00B903BC">
            <w:r>
              <w:t>-</w:t>
            </w:r>
          </w:p>
        </w:tc>
        <w:tc>
          <w:tcPr>
            <w:tcW w:w="900" w:type="dxa"/>
          </w:tcPr>
          <w:p w14:paraId="25999C9E" w14:textId="77777777" w:rsidR="007D2CCF" w:rsidRDefault="007D2CCF" w:rsidP="00B903BC">
            <w:pPr>
              <w:rPr>
                <w:rFonts w:eastAsia="Times New Roman"/>
                <w:color w:val="000000"/>
              </w:rPr>
            </w:pPr>
            <w:r>
              <w:rPr>
                <w:rFonts w:eastAsia="Times New Roman"/>
                <w:color w:val="000000"/>
              </w:rPr>
              <w:t>-</w:t>
            </w:r>
          </w:p>
        </w:tc>
        <w:tc>
          <w:tcPr>
            <w:tcW w:w="1170" w:type="dxa"/>
          </w:tcPr>
          <w:p w14:paraId="111A27C7" w14:textId="77777777" w:rsidR="007D2CCF" w:rsidRDefault="007D2CCF" w:rsidP="00B903BC">
            <w:pPr>
              <w:rPr>
                <w:rFonts w:eastAsia="Times New Roman"/>
                <w:color w:val="000000"/>
              </w:rPr>
            </w:pPr>
            <w:r>
              <w:rPr>
                <w:rFonts w:eastAsia="Times New Roman"/>
                <w:color w:val="000000"/>
              </w:rPr>
              <w:t>-</w:t>
            </w:r>
          </w:p>
        </w:tc>
        <w:tc>
          <w:tcPr>
            <w:tcW w:w="900" w:type="dxa"/>
          </w:tcPr>
          <w:p w14:paraId="3374B09F" w14:textId="77777777" w:rsidR="007D2CCF" w:rsidRDefault="007D2CCF" w:rsidP="00B903BC">
            <w:pPr>
              <w:rPr>
                <w:rFonts w:eastAsia="Times New Roman"/>
                <w:color w:val="000000"/>
              </w:rPr>
            </w:pPr>
            <w:r>
              <w:rPr>
                <w:rFonts w:eastAsia="Times New Roman"/>
                <w:color w:val="000000"/>
              </w:rPr>
              <w:t>1.5 A</w:t>
            </w:r>
          </w:p>
        </w:tc>
        <w:tc>
          <w:tcPr>
            <w:tcW w:w="3420" w:type="dxa"/>
          </w:tcPr>
          <w:p w14:paraId="1EA88780" w14:textId="77777777" w:rsidR="007D2CCF" w:rsidRPr="00E93CB9" w:rsidRDefault="007D2CCF" w:rsidP="00B903BC">
            <w:pPr>
              <w:rPr>
                <w:rFonts w:eastAsia="Times New Roman"/>
                <w:color w:val="000000"/>
              </w:rPr>
            </w:pPr>
            <w:r w:rsidRPr="00E93CB9">
              <w:rPr>
                <w:rFonts w:eastAsia="Times New Roman"/>
                <w:color w:val="000000"/>
              </w:rPr>
              <w:t>Between containers 1 and 2</w:t>
            </w:r>
          </w:p>
        </w:tc>
      </w:tr>
      <w:tr w:rsidR="007D2CCF" w14:paraId="2D673A9D" w14:textId="77777777" w:rsidTr="00B903BC">
        <w:trPr>
          <w:trHeight w:val="593"/>
        </w:trPr>
        <w:tc>
          <w:tcPr>
            <w:tcW w:w="918" w:type="dxa"/>
            <w:shd w:val="clear" w:color="auto" w:fill="auto"/>
          </w:tcPr>
          <w:p w14:paraId="6954F70A"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7B9633CA"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4C4DC192"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E07DB2C"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6E701EB8"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5E575CB9" w14:textId="77777777" w:rsidR="007D2CCF" w:rsidRDefault="007D2CCF" w:rsidP="00B903BC">
            <w:pPr>
              <w:rPr>
                <w:rFonts w:eastAsia="Times New Roman"/>
                <w:color w:val="000000"/>
              </w:rPr>
            </w:pPr>
            <w:r>
              <w:rPr>
                <w:rFonts w:eastAsia="Times New Roman"/>
                <w:color w:val="000000"/>
              </w:rPr>
              <w:t>-60 to 125</w:t>
            </w:r>
          </w:p>
        </w:tc>
        <w:tc>
          <w:tcPr>
            <w:tcW w:w="990" w:type="dxa"/>
          </w:tcPr>
          <w:p w14:paraId="588D03FD" w14:textId="77777777" w:rsidR="007D2CCF" w:rsidRDefault="007D2CCF" w:rsidP="00B903BC">
            <w:pPr>
              <w:rPr>
                <w:rFonts w:eastAsia="Times New Roman"/>
                <w:color w:val="000000"/>
              </w:rPr>
            </w:pPr>
            <w:r>
              <w:rPr>
                <w:rFonts w:eastAsia="Times New Roman"/>
                <w:color w:val="000000"/>
              </w:rPr>
              <w:t>1.5 A</w:t>
            </w:r>
          </w:p>
        </w:tc>
        <w:tc>
          <w:tcPr>
            <w:tcW w:w="810" w:type="dxa"/>
          </w:tcPr>
          <w:p w14:paraId="34DEF87F" w14:textId="77777777" w:rsidR="007D2CCF" w:rsidRDefault="007D2CCF" w:rsidP="00B903BC">
            <w:r>
              <w:t>-</w:t>
            </w:r>
          </w:p>
        </w:tc>
        <w:tc>
          <w:tcPr>
            <w:tcW w:w="900" w:type="dxa"/>
          </w:tcPr>
          <w:p w14:paraId="68EFF614" w14:textId="77777777" w:rsidR="007D2CCF" w:rsidRDefault="007D2CCF" w:rsidP="00B903BC">
            <w:pPr>
              <w:rPr>
                <w:rFonts w:eastAsia="Times New Roman"/>
                <w:color w:val="000000"/>
              </w:rPr>
            </w:pPr>
            <w:r>
              <w:rPr>
                <w:rFonts w:eastAsia="Times New Roman"/>
                <w:color w:val="000000"/>
              </w:rPr>
              <w:t>-</w:t>
            </w:r>
          </w:p>
        </w:tc>
        <w:tc>
          <w:tcPr>
            <w:tcW w:w="1170" w:type="dxa"/>
          </w:tcPr>
          <w:p w14:paraId="58C04437" w14:textId="77777777" w:rsidR="007D2CCF" w:rsidRDefault="007D2CCF" w:rsidP="00B903BC">
            <w:pPr>
              <w:rPr>
                <w:rFonts w:eastAsia="Times New Roman"/>
                <w:color w:val="000000"/>
              </w:rPr>
            </w:pPr>
            <w:r>
              <w:rPr>
                <w:rFonts w:eastAsia="Times New Roman"/>
                <w:color w:val="000000"/>
              </w:rPr>
              <w:t>-</w:t>
            </w:r>
          </w:p>
        </w:tc>
        <w:tc>
          <w:tcPr>
            <w:tcW w:w="900" w:type="dxa"/>
          </w:tcPr>
          <w:p w14:paraId="6305E1D9" w14:textId="77777777" w:rsidR="007D2CCF" w:rsidRDefault="007D2CCF" w:rsidP="00B903BC">
            <w:pPr>
              <w:rPr>
                <w:rFonts w:eastAsia="Times New Roman"/>
                <w:color w:val="000000"/>
              </w:rPr>
            </w:pPr>
            <w:r>
              <w:rPr>
                <w:rFonts w:eastAsia="Times New Roman"/>
                <w:color w:val="000000"/>
              </w:rPr>
              <w:t>1.5 A</w:t>
            </w:r>
          </w:p>
        </w:tc>
        <w:tc>
          <w:tcPr>
            <w:tcW w:w="3420" w:type="dxa"/>
          </w:tcPr>
          <w:p w14:paraId="73B622F0" w14:textId="77777777" w:rsidR="007D2CCF" w:rsidRPr="00E93CB9" w:rsidRDefault="007D2CCF" w:rsidP="00B903BC">
            <w:pPr>
              <w:rPr>
                <w:rFonts w:eastAsia="Times New Roman"/>
                <w:color w:val="000000"/>
              </w:rPr>
            </w:pPr>
            <w:r w:rsidRPr="00E93CB9">
              <w:rPr>
                <w:rFonts w:eastAsia="Times New Roman"/>
                <w:color w:val="000000"/>
              </w:rPr>
              <w:t>Between containers 2 and 3</w:t>
            </w:r>
          </w:p>
        </w:tc>
      </w:tr>
      <w:tr w:rsidR="007D2CCF" w14:paraId="1F34C205" w14:textId="77777777" w:rsidTr="00B903BC">
        <w:trPr>
          <w:trHeight w:val="593"/>
        </w:trPr>
        <w:tc>
          <w:tcPr>
            <w:tcW w:w="918" w:type="dxa"/>
            <w:shd w:val="clear" w:color="auto" w:fill="auto"/>
          </w:tcPr>
          <w:p w14:paraId="6C406263"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7D0B697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39DB1EF4"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263F4D2F"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6580D60B"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1AA05943" w14:textId="77777777" w:rsidR="007D2CCF" w:rsidRDefault="007D2CCF" w:rsidP="00B903BC">
            <w:pPr>
              <w:rPr>
                <w:rFonts w:eastAsia="Times New Roman"/>
                <w:color w:val="000000"/>
              </w:rPr>
            </w:pPr>
            <w:r>
              <w:rPr>
                <w:rFonts w:eastAsia="Times New Roman"/>
                <w:color w:val="000000"/>
              </w:rPr>
              <w:t>-60 to 125</w:t>
            </w:r>
          </w:p>
        </w:tc>
        <w:tc>
          <w:tcPr>
            <w:tcW w:w="990" w:type="dxa"/>
          </w:tcPr>
          <w:p w14:paraId="148D1D15" w14:textId="77777777" w:rsidR="007D2CCF" w:rsidRDefault="007D2CCF" w:rsidP="00B903BC">
            <w:pPr>
              <w:rPr>
                <w:rFonts w:eastAsia="Times New Roman"/>
                <w:color w:val="000000"/>
              </w:rPr>
            </w:pPr>
            <w:r>
              <w:rPr>
                <w:rFonts w:eastAsia="Times New Roman"/>
                <w:color w:val="000000"/>
              </w:rPr>
              <w:t>1.5 A</w:t>
            </w:r>
          </w:p>
        </w:tc>
        <w:tc>
          <w:tcPr>
            <w:tcW w:w="810" w:type="dxa"/>
          </w:tcPr>
          <w:p w14:paraId="04A17BE2" w14:textId="77777777" w:rsidR="007D2CCF" w:rsidRDefault="007D2CCF" w:rsidP="00B903BC">
            <w:r>
              <w:t>-</w:t>
            </w:r>
          </w:p>
        </w:tc>
        <w:tc>
          <w:tcPr>
            <w:tcW w:w="900" w:type="dxa"/>
          </w:tcPr>
          <w:p w14:paraId="421A4AFE" w14:textId="77777777" w:rsidR="007D2CCF" w:rsidRDefault="007D2CCF" w:rsidP="00B903BC">
            <w:pPr>
              <w:rPr>
                <w:rFonts w:eastAsia="Times New Roman"/>
                <w:color w:val="000000"/>
              </w:rPr>
            </w:pPr>
            <w:r>
              <w:rPr>
                <w:rFonts w:eastAsia="Times New Roman"/>
                <w:color w:val="000000"/>
              </w:rPr>
              <w:t>-</w:t>
            </w:r>
          </w:p>
          <w:p w14:paraId="05BBCD77" w14:textId="77777777" w:rsidR="007D2CCF" w:rsidRPr="00B903BC" w:rsidRDefault="007D2CCF" w:rsidP="00B903BC">
            <w:pPr>
              <w:rPr>
                <w:rFonts w:eastAsia="Times New Roman"/>
              </w:rPr>
            </w:pPr>
          </w:p>
        </w:tc>
        <w:tc>
          <w:tcPr>
            <w:tcW w:w="1170" w:type="dxa"/>
          </w:tcPr>
          <w:p w14:paraId="10C603E2" w14:textId="77777777" w:rsidR="007D2CCF" w:rsidRDefault="007D2CCF" w:rsidP="00B903BC">
            <w:pPr>
              <w:rPr>
                <w:rFonts w:eastAsia="Times New Roman"/>
                <w:color w:val="000000"/>
              </w:rPr>
            </w:pPr>
            <w:r>
              <w:rPr>
                <w:rFonts w:eastAsia="Times New Roman"/>
                <w:color w:val="000000"/>
              </w:rPr>
              <w:t>-</w:t>
            </w:r>
          </w:p>
        </w:tc>
        <w:tc>
          <w:tcPr>
            <w:tcW w:w="900" w:type="dxa"/>
          </w:tcPr>
          <w:p w14:paraId="178FAAAE" w14:textId="77777777" w:rsidR="007D2CCF" w:rsidRDefault="007D2CCF" w:rsidP="00B903BC">
            <w:pPr>
              <w:rPr>
                <w:rFonts w:eastAsia="Times New Roman"/>
                <w:color w:val="000000"/>
              </w:rPr>
            </w:pPr>
            <w:r>
              <w:rPr>
                <w:rFonts w:eastAsia="Times New Roman"/>
                <w:color w:val="000000"/>
              </w:rPr>
              <w:t>1.5 A</w:t>
            </w:r>
          </w:p>
        </w:tc>
        <w:tc>
          <w:tcPr>
            <w:tcW w:w="3420" w:type="dxa"/>
          </w:tcPr>
          <w:p w14:paraId="7D9383D0" w14:textId="77777777" w:rsidR="007D2CCF" w:rsidRPr="00E93CB9" w:rsidRDefault="007D2CCF" w:rsidP="00B903BC">
            <w:pPr>
              <w:rPr>
                <w:rFonts w:eastAsia="Times New Roman"/>
                <w:color w:val="000000"/>
              </w:rPr>
            </w:pPr>
            <w:r w:rsidRPr="00E93CB9">
              <w:rPr>
                <w:rFonts w:eastAsia="Times New Roman"/>
                <w:color w:val="000000"/>
              </w:rPr>
              <w:t>Between containers 3 and 4</w:t>
            </w:r>
          </w:p>
        </w:tc>
      </w:tr>
      <w:tr w:rsidR="007D2CCF" w14:paraId="5E6E8F5B" w14:textId="77777777" w:rsidTr="00B903BC">
        <w:trPr>
          <w:trHeight w:val="593"/>
        </w:trPr>
        <w:tc>
          <w:tcPr>
            <w:tcW w:w="918" w:type="dxa"/>
            <w:shd w:val="clear" w:color="auto" w:fill="auto"/>
          </w:tcPr>
          <w:p w14:paraId="4603EC3E"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1F8AE9BB"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2F35714B"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3048133A"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8166EC3"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6FA40EBF" w14:textId="77777777" w:rsidR="007D2CCF" w:rsidRDefault="007D2CCF" w:rsidP="00B903BC">
            <w:pPr>
              <w:rPr>
                <w:rFonts w:eastAsia="Times New Roman"/>
                <w:color w:val="000000"/>
              </w:rPr>
            </w:pPr>
            <w:r>
              <w:rPr>
                <w:rFonts w:eastAsia="Times New Roman"/>
                <w:color w:val="000000"/>
              </w:rPr>
              <w:t>-60 to 125</w:t>
            </w:r>
          </w:p>
        </w:tc>
        <w:tc>
          <w:tcPr>
            <w:tcW w:w="990" w:type="dxa"/>
          </w:tcPr>
          <w:p w14:paraId="03D6A269" w14:textId="77777777" w:rsidR="007D2CCF" w:rsidRDefault="007D2CCF" w:rsidP="00B903BC">
            <w:pPr>
              <w:rPr>
                <w:rFonts w:eastAsia="Times New Roman"/>
                <w:color w:val="000000"/>
              </w:rPr>
            </w:pPr>
            <w:r>
              <w:rPr>
                <w:rFonts w:eastAsia="Times New Roman"/>
                <w:color w:val="000000"/>
              </w:rPr>
              <w:t>1.5 A</w:t>
            </w:r>
          </w:p>
        </w:tc>
        <w:tc>
          <w:tcPr>
            <w:tcW w:w="810" w:type="dxa"/>
          </w:tcPr>
          <w:p w14:paraId="5C2154B5" w14:textId="77777777" w:rsidR="007D2CCF" w:rsidRDefault="007D2CCF" w:rsidP="00B903BC">
            <w:r>
              <w:t>-</w:t>
            </w:r>
          </w:p>
        </w:tc>
        <w:tc>
          <w:tcPr>
            <w:tcW w:w="900" w:type="dxa"/>
          </w:tcPr>
          <w:p w14:paraId="05BB974C" w14:textId="77777777" w:rsidR="007D2CCF" w:rsidRDefault="007D2CCF" w:rsidP="00B903BC">
            <w:pPr>
              <w:rPr>
                <w:rFonts w:eastAsia="Times New Roman"/>
                <w:color w:val="000000"/>
              </w:rPr>
            </w:pPr>
            <w:r>
              <w:rPr>
                <w:rFonts w:eastAsia="Times New Roman"/>
                <w:color w:val="000000"/>
              </w:rPr>
              <w:t>-</w:t>
            </w:r>
          </w:p>
        </w:tc>
        <w:tc>
          <w:tcPr>
            <w:tcW w:w="1170" w:type="dxa"/>
          </w:tcPr>
          <w:p w14:paraId="08A7F589" w14:textId="77777777" w:rsidR="007D2CCF" w:rsidRDefault="007D2CCF" w:rsidP="00B903BC">
            <w:pPr>
              <w:rPr>
                <w:rFonts w:eastAsia="Times New Roman"/>
                <w:color w:val="000000"/>
              </w:rPr>
            </w:pPr>
            <w:r>
              <w:rPr>
                <w:rFonts w:eastAsia="Times New Roman"/>
                <w:color w:val="000000"/>
              </w:rPr>
              <w:t>-</w:t>
            </w:r>
          </w:p>
        </w:tc>
        <w:tc>
          <w:tcPr>
            <w:tcW w:w="900" w:type="dxa"/>
          </w:tcPr>
          <w:p w14:paraId="2E8341B7" w14:textId="77777777" w:rsidR="007D2CCF" w:rsidRDefault="007D2CCF" w:rsidP="00B903BC">
            <w:pPr>
              <w:rPr>
                <w:rFonts w:eastAsia="Times New Roman"/>
                <w:color w:val="000000"/>
              </w:rPr>
            </w:pPr>
            <w:r>
              <w:rPr>
                <w:rFonts w:eastAsia="Times New Roman"/>
                <w:color w:val="000000"/>
              </w:rPr>
              <w:t>1.5 A</w:t>
            </w:r>
          </w:p>
        </w:tc>
        <w:tc>
          <w:tcPr>
            <w:tcW w:w="3420" w:type="dxa"/>
          </w:tcPr>
          <w:p w14:paraId="7C7CE51D" w14:textId="77777777" w:rsidR="007D2CCF" w:rsidRPr="00E93CB9" w:rsidRDefault="007D2CCF" w:rsidP="00B903BC">
            <w:pPr>
              <w:rPr>
                <w:rFonts w:eastAsia="Times New Roman"/>
                <w:color w:val="000000"/>
              </w:rPr>
            </w:pPr>
            <w:r>
              <w:rPr>
                <w:rFonts w:eastAsia="Times New Roman"/>
                <w:color w:val="000000"/>
              </w:rPr>
              <w:t>TSI to Cooling Controller</w:t>
            </w:r>
          </w:p>
        </w:tc>
      </w:tr>
      <w:tr w:rsidR="007D2CCF" w14:paraId="348B330D" w14:textId="77777777" w:rsidTr="00B903BC">
        <w:trPr>
          <w:trHeight w:val="593"/>
        </w:trPr>
        <w:tc>
          <w:tcPr>
            <w:tcW w:w="918" w:type="dxa"/>
            <w:shd w:val="clear" w:color="auto" w:fill="auto"/>
          </w:tcPr>
          <w:p w14:paraId="527E7FC8"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59F900CF"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40A0E748"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77D58613"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55858DB3"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7F99DD2C" w14:textId="77777777" w:rsidR="007D2CCF" w:rsidRDefault="007D2CCF" w:rsidP="00B903BC">
            <w:pPr>
              <w:rPr>
                <w:rFonts w:eastAsia="Times New Roman"/>
                <w:color w:val="000000"/>
              </w:rPr>
            </w:pPr>
            <w:r>
              <w:rPr>
                <w:rFonts w:eastAsia="Times New Roman"/>
                <w:color w:val="000000"/>
              </w:rPr>
              <w:t>-60 to 125</w:t>
            </w:r>
          </w:p>
        </w:tc>
        <w:tc>
          <w:tcPr>
            <w:tcW w:w="990" w:type="dxa"/>
          </w:tcPr>
          <w:p w14:paraId="4CC6D652" w14:textId="77777777" w:rsidR="007D2CCF" w:rsidRDefault="007D2CCF" w:rsidP="00B903BC">
            <w:pPr>
              <w:rPr>
                <w:rFonts w:eastAsia="Times New Roman"/>
                <w:color w:val="000000"/>
              </w:rPr>
            </w:pPr>
            <w:r>
              <w:rPr>
                <w:rFonts w:eastAsia="Times New Roman"/>
                <w:color w:val="000000"/>
              </w:rPr>
              <w:t>1.5 A</w:t>
            </w:r>
          </w:p>
          <w:p w14:paraId="0318F304" w14:textId="77777777" w:rsidR="007D2CCF" w:rsidRPr="00B903BC" w:rsidRDefault="007D2CCF" w:rsidP="00B903BC">
            <w:pPr>
              <w:rPr>
                <w:rFonts w:eastAsia="Times New Roman"/>
              </w:rPr>
            </w:pPr>
          </w:p>
        </w:tc>
        <w:tc>
          <w:tcPr>
            <w:tcW w:w="810" w:type="dxa"/>
          </w:tcPr>
          <w:p w14:paraId="6F2F9127" w14:textId="77777777" w:rsidR="007D2CCF" w:rsidRDefault="007D2CCF" w:rsidP="00B903BC">
            <w:r>
              <w:t>-</w:t>
            </w:r>
          </w:p>
        </w:tc>
        <w:tc>
          <w:tcPr>
            <w:tcW w:w="900" w:type="dxa"/>
          </w:tcPr>
          <w:p w14:paraId="0EE087EC" w14:textId="77777777" w:rsidR="007D2CCF" w:rsidRDefault="007D2CCF" w:rsidP="00B903BC">
            <w:pPr>
              <w:rPr>
                <w:rFonts w:eastAsia="Times New Roman"/>
                <w:color w:val="000000"/>
              </w:rPr>
            </w:pPr>
            <w:r>
              <w:rPr>
                <w:rFonts w:eastAsia="Times New Roman"/>
                <w:color w:val="000000"/>
              </w:rPr>
              <w:t>-</w:t>
            </w:r>
          </w:p>
        </w:tc>
        <w:tc>
          <w:tcPr>
            <w:tcW w:w="1170" w:type="dxa"/>
          </w:tcPr>
          <w:p w14:paraId="56CB31CA" w14:textId="77777777" w:rsidR="007D2CCF" w:rsidRDefault="007D2CCF" w:rsidP="00B903BC">
            <w:pPr>
              <w:rPr>
                <w:rFonts w:eastAsia="Times New Roman"/>
                <w:color w:val="000000"/>
              </w:rPr>
            </w:pPr>
            <w:r>
              <w:rPr>
                <w:rFonts w:eastAsia="Times New Roman"/>
                <w:color w:val="000000"/>
              </w:rPr>
              <w:t>-</w:t>
            </w:r>
          </w:p>
        </w:tc>
        <w:tc>
          <w:tcPr>
            <w:tcW w:w="900" w:type="dxa"/>
          </w:tcPr>
          <w:p w14:paraId="4C41F00B" w14:textId="77777777" w:rsidR="007D2CCF" w:rsidRDefault="007D2CCF" w:rsidP="00B903BC">
            <w:pPr>
              <w:rPr>
                <w:rFonts w:eastAsia="Times New Roman"/>
                <w:color w:val="000000"/>
              </w:rPr>
            </w:pPr>
            <w:r>
              <w:rPr>
                <w:rFonts w:eastAsia="Times New Roman"/>
                <w:color w:val="000000"/>
              </w:rPr>
              <w:t>1.5 A</w:t>
            </w:r>
          </w:p>
        </w:tc>
        <w:tc>
          <w:tcPr>
            <w:tcW w:w="3420" w:type="dxa"/>
          </w:tcPr>
          <w:p w14:paraId="18A2B1C9" w14:textId="77777777" w:rsidR="007D2CCF" w:rsidRDefault="007D2CCF" w:rsidP="00B903BC">
            <w:pPr>
              <w:rPr>
                <w:rFonts w:eastAsia="Times New Roman"/>
                <w:color w:val="000000"/>
              </w:rPr>
            </w:pPr>
            <w:r>
              <w:rPr>
                <w:rFonts w:eastAsia="Times New Roman"/>
                <w:color w:val="000000"/>
              </w:rPr>
              <w:t>TSI to Motor Controller</w:t>
            </w:r>
          </w:p>
        </w:tc>
      </w:tr>
      <w:tr w:rsidR="007D2CCF" w14:paraId="0F76908C" w14:textId="77777777" w:rsidTr="00B903BC">
        <w:trPr>
          <w:trHeight w:val="593"/>
        </w:trPr>
        <w:tc>
          <w:tcPr>
            <w:tcW w:w="918" w:type="dxa"/>
            <w:shd w:val="clear" w:color="auto" w:fill="auto"/>
          </w:tcPr>
          <w:p w14:paraId="5B325B0E"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35DC000D"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53FAD600"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58F0B1B0"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24DD9829"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642333F6" w14:textId="77777777" w:rsidR="007D2CCF" w:rsidRDefault="007D2CCF" w:rsidP="00B903BC">
            <w:pPr>
              <w:rPr>
                <w:rFonts w:eastAsia="Times New Roman"/>
                <w:color w:val="000000"/>
              </w:rPr>
            </w:pPr>
            <w:r>
              <w:rPr>
                <w:rFonts w:eastAsia="Times New Roman"/>
                <w:color w:val="000000"/>
              </w:rPr>
              <w:t>-60 to 125</w:t>
            </w:r>
          </w:p>
        </w:tc>
        <w:tc>
          <w:tcPr>
            <w:tcW w:w="990" w:type="dxa"/>
          </w:tcPr>
          <w:p w14:paraId="358D40C1" w14:textId="77777777" w:rsidR="007D2CCF" w:rsidRDefault="007D2CCF" w:rsidP="00B903BC">
            <w:pPr>
              <w:rPr>
                <w:rFonts w:eastAsia="Times New Roman"/>
                <w:color w:val="000000"/>
              </w:rPr>
            </w:pPr>
            <w:r>
              <w:rPr>
                <w:rFonts w:eastAsia="Times New Roman"/>
                <w:color w:val="000000"/>
              </w:rPr>
              <w:t>1.5 A</w:t>
            </w:r>
          </w:p>
        </w:tc>
        <w:tc>
          <w:tcPr>
            <w:tcW w:w="810" w:type="dxa"/>
          </w:tcPr>
          <w:p w14:paraId="06FA0488" w14:textId="77777777" w:rsidR="007D2CCF" w:rsidRDefault="007D2CCF" w:rsidP="00B903BC">
            <w:r>
              <w:t>-</w:t>
            </w:r>
          </w:p>
        </w:tc>
        <w:tc>
          <w:tcPr>
            <w:tcW w:w="900" w:type="dxa"/>
          </w:tcPr>
          <w:p w14:paraId="408C95C5" w14:textId="77777777" w:rsidR="007D2CCF" w:rsidRDefault="007D2CCF" w:rsidP="00B903BC">
            <w:pPr>
              <w:rPr>
                <w:rFonts w:eastAsia="Times New Roman"/>
                <w:color w:val="000000"/>
              </w:rPr>
            </w:pPr>
            <w:r>
              <w:rPr>
                <w:rFonts w:eastAsia="Times New Roman"/>
                <w:color w:val="000000"/>
              </w:rPr>
              <w:t>-</w:t>
            </w:r>
          </w:p>
        </w:tc>
        <w:tc>
          <w:tcPr>
            <w:tcW w:w="1170" w:type="dxa"/>
          </w:tcPr>
          <w:p w14:paraId="6C5A8187" w14:textId="77777777" w:rsidR="007D2CCF" w:rsidRDefault="007D2CCF" w:rsidP="00B903BC">
            <w:pPr>
              <w:rPr>
                <w:rFonts w:eastAsia="Times New Roman"/>
                <w:color w:val="000000"/>
              </w:rPr>
            </w:pPr>
            <w:r>
              <w:rPr>
                <w:rFonts w:eastAsia="Times New Roman"/>
                <w:color w:val="000000"/>
              </w:rPr>
              <w:t>-</w:t>
            </w:r>
          </w:p>
        </w:tc>
        <w:tc>
          <w:tcPr>
            <w:tcW w:w="900" w:type="dxa"/>
          </w:tcPr>
          <w:p w14:paraId="67280583" w14:textId="77777777" w:rsidR="007D2CCF" w:rsidRDefault="007D2CCF" w:rsidP="00B903BC">
            <w:pPr>
              <w:rPr>
                <w:rFonts w:eastAsia="Times New Roman"/>
                <w:color w:val="000000"/>
              </w:rPr>
            </w:pPr>
            <w:r>
              <w:rPr>
                <w:rFonts w:eastAsia="Times New Roman"/>
                <w:color w:val="000000"/>
              </w:rPr>
              <w:t>1.5 A</w:t>
            </w:r>
          </w:p>
        </w:tc>
        <w:tc>
          <w:tcPr>
            <w:tcW w:w="3420" w:type="dxa"/>
          </w:tcPr>
          <w:p w14:paraId="05685AF8" w14:textId="77777777" w:rsidR="007D2CCF" w:rsidRDefault="007D2CCF" w:rsidP="00B903BC">
            <w:pPr>
              <w:rPr>
                <w:rFonts w:eastAsia="Times New Roman"/>
                <w:color w:val="000000"/>
              </w:rPr>
            </w:pPr>
            <w:r>
              <w:rPr>
                <w:rFonts w:eastAsia="Times New Roman"/>
                <w:color w:val="000000"/>
              </w:rPr>
              <w:t>GLV/SCADA</w:t>
            </w:r>
          </w:p>
        </w:tc>
      </w:tr>
      <w:tr w:rsidR="007D2CCF" w14:paraId="5E7108A5" w14:textId="77777777" w:rsidTr="00B903BC">
        <w:trPr>
          <w:trHeight w:val="593"/>
        </w:trPr>
        <w:tc>
          <w:tcPr>
            <w:tcW w:w="918" w:type="dxa"/>
            <w:shd w:val="clear" w:color="auto" w:fill="auto"/>
          </w:tcPr>
          <w:p w14:paraId="52940407" w14:textId="77777777" w:rsidR="007D2CCF" w:rsidRDefault="007D2CCF" w:rsidP="00B903BC">
            <w:pPr>
              <w:rPr>
                <w:rFonts w:eastAsia="Times New Roman"/>
                <w:color w:val="000000"/>
              </w:rPr>
            </w:pPr>
            <w:r>
              <w:rPr>
                <w:rFonts w:eastAsia="Times New Roman"/>
                <w:color w:val="000000"/>
              </w:rPr>
              <w:t>Prestolite Wire</w:t>
            </w:r>
          </w:p>
        </w:tc>
        <w:tc>
          <w:tcPr>
            <w:tcW w:w="900" w:type="dxa"/>
            <w:shd w:val="clear" w:color="auto" w:fill="auto"/>
          </w:tcPr>
          <w:p w14:paraId="136B7117" w14:textId="77777777" w:rsidR="007D2CCF" w:rsidRDefault="007D2CCF" w:rsidP="00B903BC">
            <w:pPr>
              <w:rPr>
                <w:rFonts w:eastAsia="Times New Roman"/>
                <w:color w:val="000000"/>
              </w:rPr>
            </w:pPr>
            <w:r>
              <w:rPr>
                <w:rFonts w:eastAsia="Times New Roman"/>
                <w:color w:val="000000"/>
              </w:rPr>
              <w:t>152077</w:t>
            </w:r>
          </w:p>
        </w:tc>
        <w:tc>
          <w:tcPr>
            <w:tcW w:w="810" w:type="dxa"/>
            <w:shd w:val="clear" w:color="auto" w:fill="auto"/>
          </w:tcPr>
          <w:p w14:paraId="1BDE2C17" w14:textId="77777777" w:rsidR="007D2CCF" w:rsidRDefault="007D2CCF" w:rsidP="00B903BC">
            <w:pPr>
              <w:rPr>
                <w:rFonts w:eastAsia="Times New Roman"/>
                <w:color w:val="000000"/>
              </w:rPr>
            </w:pPr>
            <w:r>
              <w:rPr>
                <w:rFonts w:eastAsia="Times New Roman"/>
                <w:color w:val="000000"/>
              </w:rPr>
              <w:t>20</w:t>
            </w:r>
          </w:p>
        </w:tc>
        <w:tc>
          <w:tcPr>
            <w:tcW w:w="900" w:type="dxa"/>
            <w:shd w:val="clear" w:color="auto" w:fill="auto"/>
          </w:tcPr>
          <w:p w14:paraId="354E32B1" w14:textId="77777777" w:rsidR="007D2CCF" w:rsidRDefault="007D2CCF" w:rsidP="00B903BC">
            <w:pPr>
              <w:rPr>
                <w:rFonts w:eastAsia="Times New Roman"/>
                <w:color w:val="000000"/>
              </w:rPr>
            </w:pPr>
            <w:r>
              <w:rPr>
                <w:rFonts w:eastAsia="Times New Roman"/>
                <w:color w:val="000000"/>
              </w:rPr>
              <w:t>HDPE</w:t>
            </w:r>
          </w:p>
        </w:tc>
        <w:tc>
          <w:tcPr>
            <w:tcW w:w="810" w:type="dxa"/>
            <w:shd w:val="clear" w:color="auto" w:fill="auto"/>
          </w:tcPr>
          <w:p w14:paraId="13FB7CF5" w14:textId="77777777" w:rsidR="007D2CCF" w:rsidRDefault="007D2CCF" w:rsidP="00B903BC">
            <w:pPr>
              <w:rPr>
                <w:rFonts w:eastAsia="Times New Roman"/>
                <w:color w:val="000000"/>
              </w:rPr>
            </w:pPr>
            <w:r>
              <w:rPr>
                <w:rFonts w:eastAsia="Times New Roman"/>
                <w:color w:val="000000"/>
              </w:rPr>
              <w:t>-</w:t>
            </w:r>
          </w:p>
        </w:tc>
        <w:tc>
          <w:tcPr>
            <w:tcW w:w="810" w:type="dxa"/>
            <w:shd w:val="clear" w:color="auto" w:fill="auto"/>
          </w:tcPr>
          <w:p w14:paraId="31F56F83" w14:textId="77777777" w:rsidR="007D2CCF" w:rsidRDefault="007D2CCF" w:rsidP="00B903BC">
            <w:pPr>
              <w:rPr>
                <w:rFonts w:eastAsia="Times New Roman"/>
                <w:color w:val="000000"/>
              </w:rPr>
            </w:pPr>
            <w:r>
              <w:rPr>
                <w:rFonts w:eastAsia="Times New Roman"/>
                <w:color w:val="000000"/>
              </w:rPr>
              <w:t>-60 to 125</w:t>
            </w:r>
          </w:p>
        </w:tc>
        <w:tc>
          <w:tcPr>
            <w:tcW w:w="990" w:type="dxa"/>
          </w:tcPr>
          <w:p w14:paraId="2FC3CA62" w14:textId="77777777" w:rsidR="007D2CCF" w:rsidRDefault="007D2CCF" w:rsidP="00B903BC">
            <w:pPr>
              <w:rPr>
                <w:rFonts w:eastAsia="Times New Roman"/>
                <w:color w:val="000000"/>
              </w:rPr>
            </w:pPr>
            <w:r>
              <w:rPr>
                <w:rFonts w:eastAsia="Times New Roman"/>
                <w:color w:val="000000"/>
              </w:rPr>
              <w:t>1.5 A</w:t>
            </w:r>
          </w:p>
        </w:tc>
        <w:tc>
          <w:tcPr>
            <w:tcW w:w="810" w:type="dxa"/>
          </w:tcPr>
          <w:p w14:paraId="0537EA9F" w14:textId="77777777" w:rsidR="007D2CCF" w:rsidRDefault="007D2CCF" w:rsidP="00B903BC">
            <w:r>
              <w:t>-</w:t>
            </w:r>
          </w:p>
        </w:tc>
        <w:tc>
          <w:tcPr>
            <w:tcW w:w="900" w:type="dxa"/>
          </w:tcPr>
          <w:p w14:paraId="4D308125" w14:textId="77777777" w:rsidR="007D2CCF" w:rsidRDefault="007D2CCF" w:rsidP="00B903BC">
            <w:pPr>
              <w:rPr>
                <w:rFonts w:eastAsia="Times New Roman"/>
                <w:color w:val="000000"/>
              </w:rPr>
            </w:pPr>
            <w:r>
              <w:rPr>
                <w:rFonts w:eastAsia="Times New Roman"/>
                <w:color w:val="000000"/>
              </w:rPr>
              <w:t>-</w:t>
            </w:r>
          </w:p>
        </w:tc>
        <w:tc>
          <w:tcPr>
            <w:tcW w:w="1170" w:type="dxa"/>
          </w:tcPr>
          <w:p w14:paraId="58D748CC" w14:textId="77777777" w:rsidR="007D2CCF" w:rsidRDefault="007D2CCF" w:rsidP="00B903BC">
            <w:pPr>
              <w:rPr>
                <w:rFonts w:eastAsia="Times New Roman"/>
                <w:color w:val="000000"/>
              </w:rPr>
            </w:pPr>
            <w:r>
              <w:rPr>
                <w:rFonts w:eastAsia="Times New Roman"/>
                <w:color w:val="000000"/>
              </w:rPr>
              <w:t>-</w:t>
            </w:r>
          </w:p>
        </w:tc>
        <w:tc>
          <w:tcPr>
            <w:tcW w:w="900" w:type="dxa"/>
          </w:tcPr>
          <w:p w14:paraId="5610AA93" w14:textId="77777777" w:rsidR="007D2CCF" w:rsidRDefault="007D2CCF" w:rsidP="00B903BC">
            <w:pPr>
              <w:rPr>
                <w:rFonts w:eastAsia="Times New Roman"/>
                <w:color w:val="000000"/>
              </w:rPr>
            </w:pPr>
            <w:r>
              <w:rPr>
                <w:rFonts w:eastAsia="Times New Roman"/>
                <w:color w:val="000000"/>
              </w:rPr>
              <w:t>1.5 A</w:t>
            </w:r>
          </w:p>
        </w:tc>
        <w:tc>
          <w:tcPr>
            <w:tcW w:w="3420" w:type="dxa"/>
          </w:tcPr>
          <w:p w14:paraId="586CBBE4" w14:textId="77777777" w:rsidR="007D2CCF" w:rsidRDefault="007D2CCF" w:rsidP="00B903BC">
            <w:pPr>
              <w:rPr>
                <w:rFonts w:eastAsia="Times New Roman"/>
                <w:color w:val="000000"/>
              </w:rPr>
            </w:pPr>
            <w:r>
              <w:rPr>
                <w:rFonts w:eastAsia="Times New Roman"/>
                <w:color w:val="000000"/>
              </w:rPr>
              <w:t>GLV/SCADA to Cooling Controller</w:t>
            </w:r>
          </w:p>
        </w:tc>
      </w:tr>
      <w:tr w:rsidR="007D2CCF" w14:paraId="244D57C2" w14:textId="77777777" w:rsidTr="00B903BC">
        <w:trPr>
          <w:trHeight w:val="593"/>
        </w:trPr>
        <w:tc>
          <w:tcPr>
            <w:tcW w:w="918" w:type="dxa"/>
            <w:shd w:val="clear" w:color="auto" w:fill="auto"/>
          </w:tcPr>
          <w:p w14:paraId="31659495" w14:textId="77777777" w:rsidR="007D2CCF" w:rsidRDefault="007D2CCF" w:rsidP="00B903B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2101EE86"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62284EB6"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3F60999F"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7F24C1D"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255EEF32" w14:textId="77777777" w:rsidR="007D2CCF" w:rsidRDefault="007D2CCF" w:rsidP="00B903BC">
            <w:pPr>
              <w:rPr>
                <w:rFonts w:eastAsia="Times New Roman"/>
                <w:color w:val="000000"/>
              </w:rPr>
            </w:pPr>
            <w:r>
              <w:rPr>
                <w:rFonts w:eastAsia="Times New Roman"/>
                <w:color w:val="000000"/>
              </w:rPr>
              <w:t>-20 to 80</w:t>
            </w:r>
          </w:p>
        </w:tc>
        <w:tc>
          <w:tcPr>
            <w:tcW w:w="990" w:type="dxa"/>
          </w:tcPr>
          <w:p w14:paraId="460B11FA" w14:textId="77777777" w:rsidR="007D2CCF" w:rsidRDefault="007D2CCF" w:rsidP="00B903BC">
            <w:pPr>
              <w:rPr>
                <w:rFonts w:eastAsia="Times New Roman"/>
                <w:color w:val="000000"/>
              </w:rPr>
            </w:pPr>
            <w:r>
              <w:rPr>
                <w:rFonts w:eastAsia="Times New Roman"/>
                <w:color w:val="000000"/>
              </w:rPr>
              <w:t>9.3 A</w:t>
            </w:r>
          </w:p>
        </w:tc>
        <w:tc>
          <w:tcPr>
            <w:tcW w:w="810" w:type="dxa"/>
          </w:tcPr>
          <w:p w14:paraId="31BD823B" w14:textId="77777777" w:rsidR="007D2CCF" w:rsidRDefault="007D2CCF" w:rsidP="00B903BC">
            <w:r>
              <w:t>-</w:t>
            </w:r>
          </w:p>
        </w:tc>
        <w:tc>
          <w:tcPr>
            <w:tcW w:w="900" w:type="dxa"/>
          </w:tcPr>
          <w:p w14:paraId="4E39E62D" w14:textId="77777777" w:rsidR="007D2CCF" w:rsidRDefault="007D2CCF" w:rsidP="00B903BC">
            <w:pPr>
              <w:rPr>
                <w:rFonts w:eastAsia="Times New Roman"/>
                <w:color w:val="000000"/>
              </w:rPr>
            </w:pPr>
            <w:r>
              <w:rPr>
                <w:rFonts w:eastAsia="Times New Roman"/>
                <w:color w:val="000000"/>
              </w:rPr>
              <w:t>-</w:t>
            </w:r>
          </w:p>
        </w:tc>
        <w:tc>
          <w:tcPr>
            <w:tcW w:w="1170" w:type="dxa"/>
          </w:tcPr>
          <w:p w14:paraId="1E4036E6" w14:textId="77777777" w:rsidR="007D2CCF" w:rsidRDefault="007D2CCF" w:rsidP="00B903BC">
            <w:pPr>
              <w:rPr>
                <w:rFonts w:eastAsia="Times New Roman"/>
                <w:color w:val="000000"/>
              </w:rPr>
            </w:pPr>
            <w:r>
              <w:rPr>
                <w:rFonts w:eastAsia="Times New Roman"/>
                <w:color w:val="000000"/>
              </w:rPr>
              <w:t>-</w:t>
            </w:r>
          </w:p>
        </w:tc>
        <w:tc>
          <w:tcPr>
            <w:tcW w:w="900" w:type="dxa"/>
          </w:tcPr>
          <w:p w14:paraId="2086D446" w14:textId="77777777" w:rsidR="007D2CCF" w:rsidRDefault="007D2CCF" w:rsidP="00B903BC">
            <w:pPr>
              <w:rPr>
                <w:rFonts w:eastAsia="Times New Roman"/>
                <w:color w:val="000000"/>
              </w:rPr>
            </w:pPr>
            <w:r>
              <w:rPr>
                <w:rFonts w:eastAsia="Times New Roman"/>
                <w:color w:val="000000"/>
              </w:rPr>
              <w:t>9.3 A</w:t>
            </w:r>
          </w:p>
        </w:tc>
        <w:tc>
          <w:tcPr>
            <w:tcW w:w="3420" w:type="dxa"/>
          </w:tcPr>
          <w:p w14:paraId="6F8A362D" w14:textId="77777777" w:rsidR="007D2CCF" w:rsidRDefault="007D2CCF" w:rsidP="00B903BC">
            <w:pPr>
              <w:rPr>
                <w:rFonts w:eastAsia="Times New Roman"/>
                <w:color w:val="000000"/>
              </w:rPr>
            </w:pPr>
            <w:r>
              <w:rPr>
                <w:rFonts w:eastAsia="Times New Roman"/>
                <w:color w:val="000000"/>
              </w:rPr>
              <w:t>GLV Power to Right Side Control</w:t>
            </w:r>
          </w:p>
        </w:tc>
      </w:tr>
      <w:tr w:rsidR="007D2CCF" w14:paraId="232C8DB1" w14:textId="77777777" w:rsidTr="00B903BC">
        <w:trPr>
          <w:trHeight w:val="593"/>
        </w:trPr>
        <w:tc>
          <w:tcPr>
            <w:tcW w:w="918" w:type="dxa"/>
            <w:shd w:val="clear" w:color="auto" w:fill="auto"/>
          </w:tcPr>
          <w:p w14:paraId="462C673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3081B77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7B678F44"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4EF0116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AD84CE5"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70ADB0A" w14:textId="77777777" w:rsidR="007D2CCF" w:rsidRDefault="007D2CCF" w:rsidP="00B903BC">
            <w:pPr>
              <w:rPr>
                <w:rFonts w:eastAsia="Times New Roman"/>
                <w:color w:val="000000"/>
              </w:rPr>
            </w:pPr>
            <w:r>
              <w:rPr>
                <w:rFonts w:eastAsia="Times New Roman"/>
                <w:color w:val="000000"/>
              </w:rPr>
              <w:t>-20 to 80</w:t>
            </w:r>
          </w:p>
        </w:tc>
        <w:tc>
          <w:tcPr>
            <w:tcW w:w="990" w:type="dxa"/>
          </w:tcPr>
          <w:p w14:paraId="4681CD33" w14:textId="77777777" w:rsidR="007D2CCF" w:rsidRDefault="007D2CCF" w:rsidP="00B903BC">
            <w:pPr>
              <w:rPr>
                <w:rFonts w:eastAsia="Times New Roman"/>
                <w:color w:val="000000"/>
              </w:rPr>
            </w:pPr>
            <w:r>
              <w:rPr>
                <w:rFonts w:eastAsia="Times New Roman"/>
                <w:color w:val="000000"/>
              </w:rPr>
              <w:t>9.3 A</w:t>
            </w:r>
          </w:p>
          <w:p w14:paraId="7CA9EAB3" w14:textId="77777777" w:rsidR="007D2CCF" w:rsidRPr="00B903BC" w:rsidRDefault="007D2CCF" w:rsidP="00B903BC">
            <w:pPr>
              <w:rPr>
                <w:rFonts w:eastAsia="Times New Roman"/>
              </w:rPr>
            </w:pPr>
          </w:p>
        </w:tc>
        <w:tc>
          <w:tcPr>
            <w:tcW w:w="810" w:type="dxa"/>
          </w:tcPr>
          <w:p w14:paraId="1D9DD8AE" w14:textId="77777777" w:rsidR="007D2CCF" w:rsidRDefault="007D2CCF" w:rsidP="00B903BC">
            <w:r>
              <w:t>-</w:t>
            </w:r>
          </w:p>
        </w:tc>
        <w:tc>
          <w:tcPr>
            <w:tcW w:w="900" w:type="dxa"/>
          </w:tcPr>
          <w:p w14:paraId="4B8E443B" w14:textId="77777777" w:rsidR="007D2CCF" w:rsidRDefault="007D2CCF" w:rsidP="00B903BC">
            <w:pPr>
              <w:rPr>
                <w:rFonts w:eastAsia="Times New Roman"/>
                <w:color w:val="000000"/>
              </w:rPr>
            </w:pPr>
            <w:r>
              <w:rPr>
                <w:rFonts w:eastAsia="Times New Roman"/>
                <w:color w:val="000000"/>
              </w:rPr>
              <w:t>-</w:t>
            </w:r>
          </w:p>
        </w:tc>
        <w:tc>
          <w:tcPr>
            <w:tcW w:w="1170" w:type="dxa"/>
          </w:tcPr>
          <w:p w14:paraId="2BDC6E0A" w14:textId="77777777" w:rsidR="007D2CCF" w:rsidRDefault="007D2CCF" w:rsidP="00B903BC">
            <w:pPr>
              <w:rPr>
                <w:rFonts w:eastAsia="Times New Roman"/>
                <w:color w:val="000000"/>
              </w:rPr>
            </w:pPr>
            <w:r>
              <w:rPr>
                <w:rFonts w:eastAsia="Times New Roman"/>
                <w:color w:val="000000"/>
              </w:rPr>
              <w:t>-</w:t>
            </w:r>
          </w:p>
        </w:tc>
        <w:tc>
          <w:tcPr>
            <w:tcW w:w="900" w:type="dxa"/>
          </w:tcPr>
          <w:p w14:paraId="427650F8" w14:textId="77777777" w:rsidR="007D2CCF" w:rsidRDefault="007D2CCF" w:rsidP="00B903BC">
            <w:pPr>
              <w:rPr>
                <w:rFonts w:eastAsia="Times New Roman"/>
                <w:color w:val="000000"/>
              </w:rPr>
            </w:pPr>
            <w:r>
              <w:rPr>
                <w:rFonts w:eastAsia="Times New Roman"/>
                <w:color w:val="000000"/>
              </w:rPr>
              <w:t>9.3 A</w:t>
            </w:r>
          </w:p>
        </w:tc>
        <w:tc>
          <w:tcPr>
            <w:tcW w:w="3420" w:type="dxa"/>
          </w:tcPr>
          <w:p w14:paraId="500D240B" w14:textId="77777777" w:rsidR="007D2CCF" w:rsidRDefault="007D2CCF" w:rsidP="00B903BC">
            <w:pPr>
              <w:rPr>
                <w:rFonts w:eastAsia="Times New Roman"/>
                <w:color w:val="000000"/>
              </w:rPr>
            </w:pPr>
            <w:r>
              <w:rPr>
                <w:rFonts w:eastAsia="Times New Roman"/>
                <w:color w:val="000000"/>
              </w:rPr>
              <w:t>GLV Power to Right Side Control</w:t>
            </w:r>
          </w:p>
        </w:tc>
      </w:tr>
      <w:tr w:rsidR="007D2CCF" w14:paraId="041F0BDB" w14:textId="77777777" w:rsidTr="00B903BC">
        <w:trPr>
          <w:trHeight w:val="593"/>
        </w:trPr>
        <w:tc>
          <w:tcPr>
            <w:tcW w:w="918" w:type="dxa"/>
            <w:shd w:val="clear" w:color="auto" w:fill="auto"/>
          </w:tcPr>
          <w:p w14:paraId="7F449504"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0515B2DE"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2C7B9E3B"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1D71FE06"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92AF5AF"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0201BAE" w14:textId="77777777" w:rsidR="007D2CCF" w:rsidRDefault="007D2CCF" w:rsidP="00B903BC">
            <w:pPr>
              <w:rPr>
                <w:rFonts w:eastAsia="Times New Roman"/>
                <w:color w:val="000000"/>
              </w:rPr>
            </w:pPr>
            <w:r>
              <w:rPr>
                <w:rFonts w:eastAsia="Times New Roman"/>
                <w:color w:val="000000"/>
              </w:rPr>
              <w:t>-20 to 80</w:t>
            </w:r>
          </w:p>
        </w:tc>
        <w:tc>
          <w:tcPr>
            <w:tcW w:w="990" w:type="dxa"/>
          </w:tcPr>
          <w:p w14:paraId="2AD2CBA3" w14:textId="77777777" w:rsidR="007D2CCF" w:rsidRDefault="007D2CCF" w:rsidP="00B903BC">
            <w:pPr>
              <w:rPr>
                <w:rFonts w:eastAsia="Times New Roman"/>
                <w:color w:val="000000"/>
              </w:rPr>
            </w:pPr>
            <w:r>
              <w:rPr>
                <w:rFonts w:eastAsia="Times New Roman"/>
                <w:color w:val="000000"/>
              </w:rPr>
              <w:t>9.3 A</w:t>
            </w:r>
          </w:p>
          <w:p w14:paraId="73DAF57E" w14:textId="77777777" w:rsidR="007D2CCF" w:rsidRDefault="007D2CCF" w:rsidP="00B903BC">
            <w:pPr>
              <w:rPr>
                <w:rFonts w:eastAsia="Times New Roman"/>
                <w:color w:val="000000"/>
              </w:rPr>
            </w:pPr>
          </w:p>
        </w:tc>
        <w:tc>
          <w:tcPr>
            <w:tcW w:w="810" w:type="dxa"/>
          </w:tcPr>
          <w:p w14:paraId="3208D557" w14:textId="77777777" w:rsidR="007D2CCF" w:rsidRDefault="007D2CCF" w:rsidP="00B903BC">
            <w:r>
              <w:t>-</w:t>
            </w:r>
          </w:p>
        </w:tc>
        <w:tc>
          <w:tcPr>
            <w:tcW w:w="900" w:type="dxa"/>
          </w:tcPr>
          <w:p w14:paraId="17ED3A1B" w14:textId="77777777" w:rsidR="007D2CCF" w:rsidRDefault="007D2CCF" w:rsidP="00B903BC">
            <w:pPr>
              <w:rPr>
                <w:rFonts w:eastAsia="Times New Roman"/>
                <w:color w:val="000000"/>
              </w:rPr>
            </w:pPr>
            <w:r>
              <w:rPr>
                <w:rFonts w:eastAsia="Times New Roman"/>
                <w:color w:val="000000"/>
              </w:rPr>
              <w:t>-</w:t>
            </w:r>
          </w:p>
        </w:tc>
        <w:tc>
          <w:tcPr>
            <w:tcW w:w="1170" w:type="dxa"/>
          </w:tcPr>
          <w:p w14:paraId="02DAECF0" w14:textId="77777777" w:rsidR="007D2CCF" w:rsidRDefault="007D2CCF" w:rsidP="00B903BC">
            <w:pPr>
              <w:rPr>
                <w:rFonts w:eastAsia="Times New Roman"/>
                <w:color w:val="000000"/>
              </w:rPr>
            </w:pPr>
            <w:r>
              <w:rPr>
                <w:rFonts w:eastAsia="Times New Roman"/>
                <w:color w:val="000000"/>
              </w:rPr>
              <w:t>-</w:t>
            </w:r>
          </w:p>
        </w:tc>
        <w:tc>
          <w:tcPr>
            <w:tcW w:w="900" w:type="dxa"/>
          </w:tcPr>
          <w:p w14:paraId="23C05F79" w14:textId="77777777" w:rsidR="007D2CCF" w:rsidRDefault="007D2CCF" w:rsidP="00B903BC">
            <w:pPr>
              <w:rPr>
                <w:rFonts w:eastAsia="Times New Roman"/>
                <w:color w:val="000000"/>
              </w:rPr>
            </w:pPr>
            <w:r>
              <w:rPr>
                <w:rFonts w:eastAsia="Times New Roman"/>
                <w:color w:val="000000"/>
              </w:rPr>
              <w:t>9.3 A</w:t>
            </w:r>
          </w:p>
        </w:tc>
        <w:tc>
          <w:tcPr>
            <w:tcW w:w="3420" w:type="dxa"/>
          </w:tcPr>
          <w:p w14:paraId="261B65D9" w14:textId="77777777" w:rsidR="007D2CCF" w:rsidRDefault="007D2CCF" w:rsidP="00B903BC">
            <w:pPr>
              <w:rPr>
                <w:rFonts w:eastAsia="Times New Roman"/>
                <w:color w:val="000000"/>
              </w:rPr>
            </w:pPr>
            <w:r>
              <w:rPr>
                <w:rFonts w:eastAsia="Times New Roman"/>
                <w:color w:val="000000"/>
              </w:rPr>
              <w:t>GLV Power to Left Side Control</w:t>
            </w:r>
          </w:p>
        </w:tc>
      </w:tr>
      <w:tr w:rsidR="007D2CCF" w14:paraId="56FC049F" w14:textId="77777777" w:rsidTr="00B903BC">
        <w:trPr>
          <w:trHeight w:val="593"/>
        </w:trPr>
        <w:tc>
          <w:tcPr>
            <w:tcW w:w="918" w:type="dxa"/>
            <w:shd w:val="clear" w:color="auto" w:fill="auto"/>
          </w:tcPr>
          <w:p w14:paraId="361671C1"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1616BE80"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0196EF9F"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1673664E"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428730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ED113AA" w14:textId="77777777" w:rsidR="007D2CCF" w:rsidRDefault="007D2CCF" w:rsidP="00B903BC">
            <w:pPr>
              <w:rPr>
                <w:rFonts w:eastAsia="Times New Roman"/>
                <w:color w:val="000000"/>
              </w:rPr>
            </w:pPr>
            <w:r>
              <w:rPr>
                <w:rFonts w:eastAsia="Times New Roman"/>
                <w:color w:val="000000"/>
              </w:rPr>
              <w:t>-20 to 80</w:t>
            </w:r>
          </w:p>
        </w:tc>
        <w:tc>
          <w:tcPr>
            <w:tcW w:w="990" w:type="dxa"/>
          </w:tcPr>
          <w:p w14:paraId="35EC538D" w14:textId="77777777" w:rsidR="007D2CCF" w:rsidRDefault="007D2CCF" w:rsidP="00B903BC">
            <w:pPr>
              <w:rPr>
                <w:rFonts w:eastAsia="Times New Roman"/>
                <w:color w:val="000000"/>
              </w:rPr>
            </w:pPr>
            <w:r>
              <w:rPr>
                <w:rFonts w:eastAsia="Times New Roman"/>
                <w:color w:val="000000"/>
              </w:rPr>
              <w:t>9.3 A</w:t>
            </w:r>
          </w:p>
        </w:tc>
        <w:tc>
          <w:tcPr>
            <w:tcW w:w="810" w:type="dxa"/>
          </w:tcPr>
          <w:p w14:paraId="464E0630" w14:textId="77777777" w:rsidR="007D2CCF" w:rsidRDefault="007D2CCF" w:rsidP="00B903BC">
            <w:r>
              <w:t>-</w:t>
            </w:r>
          </w:p>
        </w:tc>
        <w:tc>
          <w:tcPr>
            <w:tcW w:w="900" w:type="dxa"/>
          </w:tcPr>
          <w:p w14:paraId="3A504198" w14:textId="77777777" w:rsidR="007D2CCF" w:rsidRDefault="007D2CCF" w:rsidP="00B903BC">
            <w:pPr>
              <w:rPr>
                <w:rFonts w:eastAsia="Times New Roman"/>
                <w:color w:val="000000"/>
              </w:rPr>
            </w:pPr>
            <w:r>
              <w:rPr>
                <w:rFonts w:eastAsia="Times New Roman"/>
                <w:color w:val="000000"/>
              </w:rPr>
              <w:t>-</w:t>
            </w:r>
          </w:p>
        </w:tc>
        <w:tc>
          <w:tcPr>
            <w:tcW w:w="1170" w:type="dxa"/>
          </w:tcPr>
          <w:p w14:paraId="33F13C1C" w14:textId="77777777" w:rsidR="007D2CCF" w:rsidRDefault="007D2CCF" w:rsidP="00B903BC">
            <w:pPr>
              <w:rPr>
                <w:rFonts w:eastAsia="Times New Roman"/>
                <w:color w:val="000000"/>
              </w:rPr>
            </w:pPr>
            <w:r>
              <w:rPr>
                <w:rFonts w:eastAsia="Times New Roman"/>
                <w:color w:val="000000"/>
              </w:rPr>
              <w:t>-</w:t>
            </w:r>
          </w:p>
        </w:tc>
        <w:tc>
          <w:tcPr>
            <w:tcW w:w="900" w:type="dxa"/>
          </w:tcPr>
          <w:p w14:paraId="489BDA7C" w14:textId="77777777" w:rsidR="007D2CCF" w:rsidRDefault="007D2CCF" w:rsidP="00B903BC">
            <w:pPr>
              <w:rPr>
                <w:rFonts w:eastAsia="Times New Roman"/>
                <w:color w:val="000000"/>
              </w:rPr>
            </w:pPr>
            <w:r>
              <w:rPr>
                <w:rFonts w:eastAsia="Times New Roman"/>
                <w:color w:val="000000"/>
              </w:rPr>
              <w:t>9.3 A</w:t>
            </w:r>
          </w:p>
        </w:tc>
        <w:tc>
          <w:tcPr>
            <w:tcW w:w="3420" w:type="dxa"/>
          </w:tcPr>
          <w:p w14:paraId="1E19987F" w14:textId="77777777" w:rsidR="007D2CCF" w:rsidRDefault="007D2CCF" w:rsidP="00B903BC">
            <w:pPr>
              <w:rPr>
                <w:rFonts w:eastAsia="Times New Roman"/>
                <w:color w:val="000000"/>
              </w:rPr>
            </w:pPr>
            <w:r>
              <w:rPr>
                <w:rFonts w:eastAsia="Times New Roman"/>
                <w:color w:val="000000"/>
              </w:rPr>
              <w:t>GLV/SCADA to Right Side Control</w:t>
            </w:r>
          </w:p>
        </w:tc>
      </w:tr>
      <w:tr w:rsidR="007D2CCF" w14:paraId="755E7E79" w14:textId="77777777" w:rsidTr="00B903BC">
        <w:trPr>
          <w:trHeight w:val="593"/>
        </w:trPr>
        <w:tc>
          <w:tcPr>
            <w:tcW w:w="918" w:type="dxa"/>
            <w:shd w:val="clear" w:color="auto" w:fill="auto"/>
          </w:tcPr>
          <w:p w14:paraId="1D4A225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014A15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727DC3B1" w14:textId="77777777" w:rsidR="007D2CCF" w:rsidRDefault="007D2CCF" w:rsidP="00B903BC">
            <w:pPr>
              <w:rPr>
                <w:rFonts w:eastAsia="Times New Roman"/>
                <w:color w:val="000000"/>
              </w:rPr>
            </w:pPr>
            <w:r>
              <w:rPr>
                <w:rFonts w:eastAsia="Times New Roman"/>
                <w:color w:val="000000"/>
              </w:rPr>
              <w:t>12</w:t>
            </w:r>
          </w:p>
          <w:p w14:paraId="5DC955A2" w14:textId="77777777" w:rsidR="007D2CCF" w:rsidRDefault="007D2CCF" w:rsidP="00B903BC">
            <w:pPr>
              <w:rPr>
                <w:rFonts w:eastAsia="Times New Roman"/>
              </w:rPr>
            </w:pPr>
          </w:p>
          <w:p w14:paraId="0FE71D44" w14:textId="77777777" w:rsidR="007D2CCF" w:rsidRPr="00B903BC" w:rsidRDefault="007D2CCF" w:rsidP="00B903BC">
            <w:pPr>
              <w:rPr>
                <w:rFonts w:eastAsia="Times New Roman"/>
              </w:rPr>
            </w:pPr>
          </w:p>
        </w:tc>
        <w:tc>
          <w:tcPr>
            <w:tcW w:w="900" w:type="dxa"/>
            <w:shd w:val="clear" w:color="auto" w:fill="auto"/>
          </w:tcPr>
          <w:p w14:paraId="305A856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1BBBC59D"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D98D6AE" w14:textId="77777777" w:rsidR="007D2CCF" w:rsidRDefault="007D2CCF" w:rsidP="00B903BC">
            <w:pPr>
              <w:rPr>
                <w:rFonts w:eastAsia="Times New Roman"/>
                <w:color w:val="000000"/>
              </w:rPr>
            </w:pPr>
            <w:r>
              <w:rPr>
                <w:rFonts w:eastAsia="Times New Roman"/>
                <w:color w:val="000000"/>
              </w:rPr>
              <w:t>-20 to 80</w:t>
            </w:r>
          </w:p>
        </w:tc>
        <w:tc>
          <w:tcPr>
            <w:tcW w:w="990" w:type="dxa"/>
          </w:tcPr>
          <w:p w14:paraId="3B707EFE" w14:textId="77777777" w:rsidR="007D2CCF" w:rsidRDefault="007D2CCF" w:rsidP="00B903BC">
            <w:pPr>
              <w:rPr>
                <w:rFonts w:eastAsia="Times New Roman"/>
                <w:color w:val="000000"/>
              </w:rPr>
            </w:pPr>
            <w:r>
              <w:rPr>
                <w:rFonts w:eastAsia="Times New Roman"/>
                <w:color w:val="000000"/>
              </w:rPr>
              <w:t>9.3 A</w:t>
            </w:r>
          </w:p>
        </w:tc>
        <w:tc>
          <w:tcPr>
            <w:tcW w:w="810" w:type="dxa"/>
          </w:tcPr>
          <w:p w14:paraId="65C4AF70" w14:textId="77777777" w:rsidR="007D2CCF" w:rsidRDefault="007D2CCF" w:rsidP="00B903BC">
            <w:r>
              <w:t>-</w:t>
            </w:r>
          </w:p>
        </w:tc>
        <w:tc>
          <w:tcPr>
            <w:tcW w:w="900" w:type="dxa"/>
          </w:tcPr>
          <w:p w14:paraId="458B3B5F" w14:textId="77777777" w:rsidR="007D2CCF" w:rsidRDefault="007D2CCF" w:rsidP="00B903BC">
            <w:pPr>
              <w:rPr>
                <w:rFonts w:eastAsia="Times New Roman"/>
                <w:color w:val="000000"/>
              </w:rPr>
            </w:pPr>
            <w:r>
              <w:rPr>
                <w:rFonts w:eastAsia="Times New Roman"/>
                <w:color w:val="000000"/>
              </w:rPr>
              <w:t>-</w:t>
            </w:r>
          </w:p>
          <w:p w14:paraId="097183A2" w14:textId="77777777" w:rsidR="007D2CCF" w:rsidRDefault="007D2CCF" w:rsidP="00B903BC">
            <w:pPr>
              <w:rPr>
                <w:rFonts w:eastAsia="Times New Roman"/>
              </w:rPr>
            </w:pPr>
          </w:p>
          <w:p w14:paraId="62D38257" w14:textId="77777777" w:rsidR="007D2CCF" w:rsidRPr="00B903BC" w:rsidRDefault="007D2CCF" w:rsidP="00B903BC">
            <w:pPr>
              <w:rPr>
                <w:rFonts w:eastAsia="Times New Roman"/>
              </w:rPr>
            </w:pPr>
          </w:p>
        </w:tc>
        <w:tc>
          <w:tcPr>
            <w:tcW w:w="1170" w:type="dxa"/>
          </w:tcPr>
          <w:p w14:paraId="673C2F0D" w14:textId="77777777" w:rsidR="007D2CCF" w:rsidRDefault="007D2CCF" w:rsidP="00B903BC">
            <w:pPr>
              <w:rPr>
                <w:rFonts w:eastAsia="Times New Roman"/>
                <w:color w:val="000000"/>
              </w:rPr>
            </w:pPr>
            <w:r>
              <w:rPr>
                <w:rFonts w:eastAsia="Times New Roman"/>
                <w:color w:val="000000"/>
              </w:rPr>
              <w:t>-</w:t>
            </w:r>
          </w:p>
        </w:tc>
        <w:tc>
          <w:tcPr>
            <w:tcW w:w="900" w:type="dxa"/>
          </w:tcPr>
          <w:p w14:paraId="0AE5F1B3" w14:textId="77777777" w:rsidR="007D2CCF" w:rsidRDefault="007D2CCF" w:rsidP="00B903BC">
            <w:pPr>
              <w:rPr>
                <w:rFonts w:eastAsia="Times New Roman"/>
                <w:color w:val="000000"/>
              </w:rPr>
            </w:pPr>
            <w:r>
              <w:rPr>
                <w:rFonts w:eastAsia="Times New Roman"/>
                <w:color w:val="000000"/>
              </w:rPr>
              <w:t>9.3 A</w:t>
            </w:r>
          </w:p>
        </w:tc>
        <w:tc>
          <w:tcPr>
            <w:tcW w:w="3420" w:type="dxa"/>
          </w:tcPr>
          <w:p w14:paraId="327609B0" w14:textId="77777777" w:rsidR="007D2CCF" w:rsidRDefault="007D2CCF" w:rsidP="00B903BC">
            <w:pPr>
              <w:rPr>
                <w:rFonts w:eastAsia="Times New Roman"/>
                <w:color w:val="000000"/>
              </w:rPr>
            </w:pPr>
            <w:r>
              <w:rPr>
                <w:rFonts w:eastAsia="Times New Roman"/>
                <w:color w:val="000000"/>
              </w:rPr>
              <w:t>GLV Power Supply</w:t>
            </w:r>
          </w:p>
        </w:tc>
      </w:tr>
      <w:tr w:rsidR="007D2CCF" w14:paraId="59A37D4C" w14:textId="77777777" w:rsidTr="00B903BC">
        <w:trPr>
          <w:trHeight w:val="593"/>
        </w:trPr>
        <w:tc>
          <w:tcPr>
            <w:tcW w:w="918" w:type="dxa"/>
            <w:shd w:val="clear" w:color="auto" w:fill="auto"/>
          </w:tcPr>
          <w:p w14:paraId="4526EA7B"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00FE5AB6"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38EAAC6B" w14:textId="77777777" w:rsidR="007D2CCF" w:rsidRDefault="007D2CCF" w:rsidP="00B903BC">
            <w:pPr>
              <w:rPr>
                <w:rFonts w:eastAsia="Times New Roman"/>
                <w:color w:val="000000"/>
              </w:rPr>
            </w:pPr>
            <w:r>
              <w:rPr>
                <w:rFonts w:eastAsia="Times New Roman"/>
                <w:color w:val="000000"/>
              </w:rPr>
              <w:t>12</w:t>
            </w:r>
          </w:p>
          <w:p w14:paraId="1DE55679" w14:textId="77777777" w:rsidR="007D2CCF" w:rsidRDefault="007D2CCF" w:rsidP="00B903BC">
            <w:pPr>
              <w:rPr>
                <w:rFonts w:eastAsia="Times New Roman"/>
              </w:rPr>
            </w:pPr>
          </w:p>
          <w:p w14:paraId="0233177C" w14:textId="77777777" w:rsidR="007D2CCF" w:rsidRDefault="007D2CCF" w:rsidP="00B903BC">
            <w:pPr>
              <w:rPr>
                <w:rFonts w:eastAsia="Times New Roman"/>
                <w:color w:val="000000"/>
              </w:rPr>
            </w:pPr>
          </w:p>
        </w:tc>
        <w:tc>
          <w:tcPr>
            <w:tcW w:w="900" w:type="dxa"/>
            <w:shd w:val="clear" w:color="auto" w:fill="auto"/>
          </w:tcPr>
          <w:p w14:paraId="7D18940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2F31820"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32F156B9" w14:textId="77777777" w:rsidR="007D2CCF" w:rsidRDefault="007D2CCF" w:rsidP="00B903BC">
            <w:pPr>
              <w:rPr>
                <w:rFonts w:eastAsia="Times New Roman"/>
                <w:color w:val="000000"/>
              </w:rPr>
            </w:pPr>
            <w:r>
              <w:rPr>
                <w:rFonts w:eastAsia="Times New Roman"/>
                <w:color w:val="000000"/>
              </w:rPr>
              <w:t>-20 to 80</w:t>
            </w:r>
          </w:p>
        </w:tc>
        <w:tc>
          <w:tcPr>
            <w:tcW w:w="990" w:type="dxa"/>
          </w:tcPr>
          <w:p w14:paraId="6F98BB8A" w14:textId="77777777" w:rsidR="007D2CCF" w:rsidRDefault="007D2CCF" w:rsidP="00B903BC">
            <w:pPr>
              <w:rPr>
                <w:rFonts w:eastAsia="Times New Roman"/>
                <w:color w:val="000000"/>
              </w:rPr>
            </w:pPr>
            <w:r>
              <w:rPr>
                <w:rFonts w:eastAsia="Times New Roman"/>
                <w:color w:val="000000"/>
              </w:rPr>
              <w:t>9.3 A</w:t>
            </w:r>
          </w:p>
        </w:tc>
        <w:tc>
          <w:tcPr>
            <w:tcW w:w="810" w:type="dxa"/>
          </w:tcPr>
          <w:p w14:paraId="515F9026" w14:textId="77777777" w:rsidR="007D2CCF" w:rsidRDefault="007D2CCF" w:rsidP="00B903BC">
            <w:r>
              <w:t>-</w:t>
            </w:r>
          </w:p>
        </w:tc>
        <w:tc>
          <w:tcPr>
            <w:tcW w:w="900" w:type="dxa"/>
          </w:tcPr>
          <w:p w14:paraId="5A29D4C0" w14:textId="77777777" w:rsidR="007D2CCF" w:rsidRDefault="007D2CCF" w:rsidP="00B903BC">
            <w:pPr>
              <w:rPr>
                <w:rFonts w:eastAsia="Times New Roman"/>
                <w:color w:val="000000"/>
              </w:rPr>
            </w:pPr>
            <w:r>
              <w:rPr>
                <w:rFonts w:eastAsia="Times New Roman"/>
                <w:color w:val="000000"/>
              </w:rPr>
              <w:t>-</w:t>
            </w:r>
          </w:p>
          <w:p w14:paraId="11D3A684" w14:textId="77777777" w:rsidR="007D2CCF" w:rsidRDefault="007D2CCF" w:rsidP="00B903BC">
            <w:pPr>
              <w:rPr>
                <w:rFonts w:eastAsia="Times New Roman"/>
              </w:rPr>
            </w:pPr>
          </w:p>
          <w:p w14:paraId="7FA7C47B" w14:textId="77777777" w:rsidR="007D2CCF" w:rsidRDefault="007D2CCF" w:rsidP="00B903BC">
            <w:pPr>
              <w:rPr>
                <w:rFonts w:eastAsia="Times New Roman"/>
                <w:color w:val="000000"/>
              </w:rPr>
            </w:pPr>
          </w:p>
        </w:tc>
        <w:tc>
          <w:tcPr>
            <w:tcW w:w="1170" w:type="dxa"/>
          </w:tcPr>
          <w:p w14:paraId="62299B2B" w14:textId="77777777" w:rsidR="007D2CCF" w:rsidRDefault="007D2CCF" w:rsidP="00B903BC">
            <w:pPr>
              <w:rPr>
                <w:rFonts w:eastAsia="Times New Roman"/>
                <w:color w:val="000000"/>
              </w:rPr>
            </w:pPr>
            <w:r>
              <w:rPr>
                <w:rFonts w:eastAsia="Times New Roman"/>
                <w:color w:val="000000"/>
              </w:rPr>
              <w:t>-</w:t>
            </w:r>
          </w:p>
        </w:tc>
        <w:tc>
          <w:tcPr>
            <w:tcW w:w="900" w:type="dxa"/>
          </w:tcPr>
          <w:p w14:paraId="71329D74" w14:textId="77777777" w:rsidR="007D2CCF" w:rsidRDefault="007D2CCF" w:rsidP="00B903BC">
            <w:pPr>
              <w:rPr>
                <w:rFonts w:eastAsia="Times New Roman"/>
                <w:color w:val="000000"/>
              </w:rPr>
            </w:pPr>
            <w:r>
              <w:rPr>
                <w:rFonts w:eastAsia="Times New Roman"/>
                <w:color w:val="000000"/>
              </w:rPr>
              <w:t>9.3 A</w:t>
            </w:r>
          </w:p>
        </w:tc>
        <w:tc>
          <w:tcPr>
            <w:tcW w:w="3420" w:type="dxa"/>
          </w:tcPr>
          <w:p w14:paraId="3DCF6D5E" w14:textId="77777777" w:rsidR="007D2CCF" w:rsidRDefault="007D2CCF" w:rsidP="00B903BC">
            <w:pPr>
              <w:rPr>
                <w:rFonts w:eastAsia="Times New Roman"/>
                <w:color w:val="000000"/>
              </w:rPr>
            </w:pPr>
            <w:r>
              <w:rPr>
                <w:rFonts w:eastAsia="Times New Roman"/>
                <w:color w:val="000000"/>
              </w:rPr>
              <w:t>GLV Battery</w:t>
            </w:r>
          </w:p>
        </w:tc>
      </w:tr>
      <w:tr w:rsidR="007D2CCF" w14:paraId="0A0E1677" w14:textId="77777777" w:rsidTr="00B903BC">
        <w:trPr>
          <w:trHeight w:val="593"/>
        </w:trPr>
        <w:tc>
          <w:tcPr>
            <w:tcW w:w="918" w:type="dxa"/>
            <w:shd w:val="clear" w:color="auto" w:fill="auto"/>
          </w:tcPr>
          <w:p w14:paraId="700AB7C1" w14:textId="77777777" w:rsidR="007D2CCF" w:rsidRDefault="007D2CCF" w:rsidP="00B903BC">
            <w:pPr>
              <w:rPr>
                <w:rFonts w:eastAsia="Times New Roman"/>
                <w:color w:val="000000"/>
              </w:rPr>
            </w:pPr>
            <w:r>
              <w:rPr>
                <w:rFonts w:eastAsia="Times New Roman"/>
                <w:color w:val="000000"/>
              </w:rPr>
              <w:lastRenderedPageBreak/>
              <w:t>General Cable/Carol Brand</w:t>
            </w:r>
          </w:p>
        </w:tc>
        <w:tc>
          <w:tcPr>
            <w:tcW w:w="900" w:type="dxa"/>
            <w:shd w:val="clear" w:color="auto" w:fill="auto"/>
          </w:tcPr>
          <w:p w14:paraId="66385D93"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B6AB0FD" w14:textId="77777777" w:rsidR="007D2CCF" w:rsidRDefault="007D2CCF" w:rsidP="00B903BC">
            <w:pPr>
              <w:rPr>
                <w:rFonts w:eastAsia="Times New Roman"/>
                <w:color w:val="000000"/>
              </w:rPr>
            </w:pPr>
            <w:r>
              <w:rPr>
                <w:rFonts w:eastAsia="Times New Roman"/>
                <w:color w:val="000000"/>
              </w:rPr>
              <w:t>12</w:t>
            </w:r>
          </w:p>
          <w:p w14:paraId="6714928E" w14:textId="77777777" w:rsidR="007D2CCF" w:rsidRDefault="007D2CCF" w:rsidP="00B903BC">
            <w:pPr>
              <w:rPr>
                <w:rFonts w:eastAsia="Times New Roman"/>
              </w:rPr>
            </w:pPr>
          </w:p>
          <w:p w14:paraId="1B4737B7" w14:textId="77777777" w:rsidR="007D2CCF" w:rsidRDefault="007D2CCF" w:rsidP="00B903BC">
            <w:pPr>
              <w:rPr>
                <w:rFonts w:eastAsia="Times New Roman"/>
                <w:color w:val="000000"/>
              </w:rPr>
            </w:pPr>
          </w:p>
        </w:tc>
        <w:tc>
          <w:tcPr>
            <w:tcW w:w="900" w:type="dxa"/>
            <w:shd w:val="clear" w:color="auto" w:fill="auto"/>
          </w:tcPr>
          <w:p w14:paraId="1631311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833F48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C389DFB" w14:textId="77777777" w:rsidR="007D2CCF" w:rsidRDefault="007D2CCF" w:rsidP="00B903BC">
            <w:pPr>
              <w:rPr>
                <w:rFonts w:eastAsia="Times New Roman"/>
                <w:color w:val="000000"/>
              </w:rPr>
            </w:pPr>
            <w:r>
              <w:rPr>
                <w:rFonts w:eastAsia="Times New Roman"/>
                <w:color w:val="000000"/>
              </w:rPr>
              <w:t>-20 to 80</w:t>
            </w:r>
          </w:p>
        </w:tc>
        <w:tc>
          <w:tcPr>
            <w:tcW w:w="990" w:type="dxa"/>
          </w:tcPr>
          <w:p w14:paraId="23119634" w14:textId="77777777" w:rsidR="007D2CCF" w:rsidRDefault="007D2CCF" w:rsidP="00B903BC">
            <w:pPr>
              <w:rPr>
                <w:rFonts w:eastAsia="Times New Roman"/>
                <w:color w:val="000000"/>
              </w:rPr>
            </w:pPr>
            <w:r>
              <w:rPr>
                <w:rFonts w:eastAsia="Times New Roman"/>
                <w:color w:val="000000"/>
              </w:rPr>
              <w:t>9.3 A</w:t>
            </w:r>
          </w:p>
        </w:tc>
        <w:tc>
          <w:tcPr>
            <w:tcW w:w="810" w:type="dxa"/>
          </w:tcPr>
          <w:p w14:paraId="74BC11A5" w14:textId="77777777" w:rsidR="007D2CCF" w:rsidRDefault="007D2CCF" w:rsidP="00B903BC">
            <w:r>
              <w:t>-</w:t>
            </w:r>
          </w:p>
        </w:tc>
        <w:tc>
          <w:tcPr>
            <w:tcW w:w="900" w:type="dxa"/>
          </w:tcPr>
          <w:p w14:paraId="6DFDCF17" w14:textId="77777777" w:rsidR="007D2CCF" w:rsidRDefault="007D2CCF" w:rsidP="00B903BC">
            <w:pPr>
              <w:rPr>
                <w:rFonts w:eastAsia="Times New Roman"/>
                <w:color w:val="000000"/>
              </w:rPr>
            </w:pPr>
            <w:r>
              <w:rPr>
                <w:rFonts w:eastAsia="Times New Roman"/>
                <w:color w:val="000000"/>
              </w:rPr>
              <w:t>-</w:t>
            </w:r>
          </w:p>
          <w:p w14:paraId="3CFE91C7" w14:textId="77777777" w:rsidR="007D2CCF" w:rsidRDefault="007D2CCF" w:rsidP="00B903BC">
            <w:pPr>
              <w:rPr>
                <w:rFonts w:eastAsia="Times New Roman"/>
              </w:rPr>
            </w:pPr>
          </w:p>
          <w:p w14:paraId="0D2B52D7" w14:textId="77777777" w:rsidR="007D2CCF" w:rsidRDefault="007D2CCF" w:rsidP="00B903BC">
            <w:pPr>
              <w:rPr>
                <w:rFonts w:eastAsia="Times New Roman"/>
                <w:color w:val="000000"/>
              </w:rPr>
            </w:pPr>
          </w:p>
        </w:tc>
        <w:tc>
          <w:tcPr>
            <w:tcW w:w="1170" w:type="dxa"/>
          </w:tcPr>
          <w:p w14:paraId="5215C9E3" w14:textId="77777777" w:rsidR="007D2CCF" w:rsidRDefault="007D2CCF" w:rsidP="00B903BC">
            <w:pPr>
              <w:rPr>
                <w:rFonts w:eastAsia="Times New Roman"/>
                <w:color w:val="000000"/>
              </w:rPr>
            </w:pPr>
            <w:r>
              <w:rPr>
                <w:rFonts w:eastAsia="Times New Roman"/>
                <w:color w:val="000000"/>
              </w:rPr>
              <w:t>-</w:t>
            </w:r>
          </w:p>
        </w:tc>
        <w:tc>
          <w:tcPr>
            <w:tcW w:w="900" w:type="dxa"/>
          </w:tcPr>
          <w:p w14:paraId="28EEE3C1" w14:textId="77777777" w:rsidR="007D2CCF" w:rsidRDefault="007D2CCF" w:rsidP="00B903BC">
            <w:pPr>
              <w:rPr>
                <w:rFonts w:eastAsia="Times New Roman"/>
                <w:color w:val="000000"/>
              </w:rPr>
            </w:pPr>
            <w:r>
              <w:rPr>
                <w:rFonts w:eastAsia="Times New Roman"/>
                <w:color w:val="000000"/>
              </w:rPr>
              <w:t>9.3 A</w:t>
            </w:r>
          </w:p>
        </w:tc>
        <w:tc>
          <w:tcPr>
            <w:tcW w:w="3420" w:type="dxa"/>
          </w:tcPr>
          <w:p w14:paraId="6FA4383B" w14:textId="77777777" w:rsidR="007D2CCF" w:rsidRDefault="007D2CCF" w:rsidP="00B903BC">
            <w:pPr>
              <w:rPr>
                <w:rFonts w:eastAsia="Times New Roman"/>
                <w:color w:val="000000"/>
              </w:rPr>
            </w:pPr>
            <w:r>
              <w:rPr>
                <w:rFonts w:eastAsia="Times New Roman"/>
                <w:color w:val="000000"/>
              </w:rPr>
              <w:t>GLV Charger</w:t>
            </w:r>
          </w:p>
        </w:tc>
      </w:tr>
      <w:tr w:rsidR="007D2CCF" w14:paraId="1064C5FE" w14:textId="77777777" w:rsidTr="00B903BC">
        <w:trPr>
          <w:trHeight w:val="593"/>
        </w:trPr>
        <w:tc>
          <w:tcPr>
            <w:tcW w:w="918" w:type="dxa"/>
            <w:shd w:val="clear" w:color="auto" w:fill="auto"/>
          </w:tcPr>
          <w:p w14:paraId="59807D6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31582F77"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F21A78C"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69256BFD"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BACC9B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EC32E2D" w14:textId="77777777" w:rsidR="007D2CCF" w:rsidRDefault="007D2CCF" w:rsidP="00B903BC">
            <w:pPr>
              <w:rPr>
                <w:rFonts w:eastAsia="Times New Roman"/>
                <w:color w:val="000000"/>
              </w:rPr>
            </w:pPr>
            <w:r>
              <w:rPr>
                <w:rFonts w:eastAsia="Times New Roman"/>
                <w:color w:val="000000"/>
              </w:rPr>
              <w:t>-20 to 80</w:t>
            </w:r>
          </w:p>
        </w:tc>
        <w:tc>
          <w:tcPr>
            <w:tcW w:w="990" w:type="dxa"/>
          </w:tcPr>
          <w:p w14:paraId="70CF2CC4" w14:textId="77777777" w:rsidR="007D2CCF" w:rsidRDefault="007D2CCF" w:rsidP="00B903BC">
            <w:pPr>
              <w:rPr>
                <w:rFonts w:eastAsia="Times New Roman"/>
                <w:color w:val="000000"/>
              </w:rPr>
            </w:pPr>
            <w:r>
              <w:rPr>
                <w:rFonts w:eastAsia="Times New Roman"/>
                <w:color w:val="000000"/>
              </w:rPr>
              <w:t>9.3 A</w:t>
            </w:r>
          </w:p>
        </w:tc>
        <w:tc>
          <w:tcPr>
            <w:tcW w:w="810" w:type="dxa"/>
          </w:tcPr>
          <w:p w14:paraId="56F552CA" w14:textId="77777777" w:rsidR="007D2CCF" w:rsidRDefault="007D2CCF" w:rsidP="00B903BC">
            <w:r>
              <w:t>-</w:t>
            </w:r>
          </w:p>
        </w:tc>
        <w:tc>
          <w:tcPr>
            <w:tcW w:w="900" w:type="dxa"/>
          </w:tcPr>
          <w:p w14:paraId="1C75E554" w14:textId="77777777" w:rsidR="007D2CCF" w:rsidRDefault="007D2CCF" w:rsidP="00B903BC">
            <w:pPr>
              <w:rPr>
                <w:rFonts w:eastAsia="Times New Roman"/>
                <w:color w:val="000000"/>
              </w:rPr>
            </w:pPr>
            <w:r>
              <w:rPr>
                <w:rFonts w:eastAsia="Times New Roman"/>
                <w:color w:val="000000"/>
              </w:rPr>
              <w:t>-</w:t>
            </w:r>
          </w:p>
        </w:tc>
        <w:tc>
          <w:tcPr>
            <w:tcW w:w="1170" w:type="dxa"/>
          </w:tcPr>
          <w:p w14:paraId="71EB881A" w14:textId="77777777" w:rsidR="007D2CCF" w:rsidRDefault="007D2CCF" w:rsidP="00B903BC">
            <w:pPr>
              <w:rPr>
                <w:rFonts w:eastAsia="Times New Roman"/>
                <w:color w:val="000000"/>
              </w:rPr>
            </w:pPr>
            <w:r>
              <w:rPr>
                <w:rFonts w:eastAsia="Times New Roman"/>
                <w:color w:val="000000"/>
              </w:rPr>
              <w:t>-</w:t>
            </w:r>
          </w:p>
        </w:tc>
        <w:tc>
          <w:tcPr>
            <w:tcW w:w="900" w:type="dxa"/>
          </w:tcPr>
          <w:p w14:paraId="73D13D4F" w14:textId="77777777" w:rsidR="007D2CCF" w:rsidRDefault="007D2CCF" w:rsidP="00B903BC">
            <w:pPr>
              <w:rPr>
                <w:rFonts w:eastAsia="Times New Roman"/>
                <w:color w:val="000000"/>
              </w:rPr>
            </w:pPr>
            <w:r>
              <w:rPr>
                <w:rFonts w:eastAsia="Times New Roman"/>
                <w:color w:val="000000"/>
              </w:rPr>
              <w:t>9.3 A</w:t>
            </w:r>
          </w:p>
        </w:tc>
        <w:tc>
          <w:tcPr>
            <w:tcW w:w="3420" w:type="dxa"/>
          </w:tcPr>
          <w:p w14:paraId="3D2A073F" w14:textId="77777777" w:rsidR="007D2CCF" w:rsidRDefault="007D2CCF" w:rsidP="00B903BC">
            <w:pPr>
              <w:rPr>
                <w:rFonts w:eastAsia="Times New Roman"/>
                <w:color w:val="000000"/>
              </w:rPr>
            </w:pPr>
            <w:r>
              <w:rPr>
                <w:rFonts w:eastAsia="Times New Roman"/>
                <w:color w:val="000000"/>
              </w:rPr>
              <w:t>GLV Power to GLV/SCADA</w:t>
            </w:r>
          </w:p>
        </w:tc>
      </w:tr>
      <w:tr w:rsidR="007D2CCF" w14:paraId="74C82118" w14:textId="77777777" w:rsidTr="00B903BC">
        <w:trPr>
          <w:trHeight w:val="593"/>
        </w:trPr>
        <w:tc>
          <w:tcPr>
            <w:tcW w:w="918" w:type="dxa"/>
            <w:shd w:val="clear" w:color="auto" w:fill="auto"/>
          </w:tcPr>
          <w:p w14:paraId="050C6D68"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8CDD0E0"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1AD2EDA8"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28F3F61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23387D9"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DEF66F8" w14:textId="77777777" w:rsidR="007D2CCF" w:rsidRDefault="007D2CCF" w:rsidP="00B903BC">
            <w:pPr>
              <w:rPr>
                <w:rFonts w:eastAsia="Times New Roman"/>
                <w:color w:val="000000"/>
              </w:rPr>
            </w:pPr>
            <w:r>
              <w:rPr>
                <w:rFonts w:eastAsia="Times New Roman"/>
                <w:color w:val="000000"/>
              </w:rPr>
              <w:t>-20 to 80</w:t>
            </w:r>
          </w:p>
        </w:tc>
        <w:tc>
          <w:tcPr>
            <w:tcW w:w="990" w:type="dxa"/>
          </w:tcPr>
          <w:p w14:paraId="644E41CF" w14:textId="77777777" w:rsidR="007D2CCF" w:rsidRDefault="007D2CCF" w:rsidP="00B903BC">
            <w:pPr>
              <w:rPr>
                <w:rFonts w:eastAsia="Times New Roman"/>
                <w:color w:val="000000"/>
              </w:rPr>
            </w:pPr>
            <w:r>
              <w:rPr>
                <w:rFonts w:eastAsia="Times New Roman"/>
                <w:color w:val="000000"/>
              </w:rPr>
              <w:t>9.3 A</w:t>
            </w:r>
          </w:p>
        </w:tc>
        <w:tc>
          <w:tcPr>
            <w:tcW w:w="810" w:type="dxa"/>
          </w:tcPr>
          <w:p w14:paraId="293F9D02" w14:textId="77777777" w:rsidR="007D2CCF" w:rsidRDefault="007D2CCF" w:rsidP="00B903BC">
            <w:r>
              <w:t>-</w:t>
            </w:r>
          </w:p>
        </w:tc>
        <w:tc>
          <w:tcPr>
            <w:tcW w:w="900" w:type="dxa"/>
          </w:tcPr>
          <w:p w14:paraId="08772468" w14:textId="77777777" w:rsidR="007D2CCF" w:rsidRDefault="007D2CCF" w:rsidP="00B903BC">
            <w:pPr>
              <w:rPr>
                <w:rFonts w:eastAsia="Times New Roman"/>
                <w:color w:val="000000"/>
              </w:rPr>
            </w:pPr>
            <w:r>
              <w:rPr>
                <w:rFonts w:eastAsia="Times New Roman"/>
                <w:color w:val="000000"/>
              </w:rPr>
              <w:t>-</w:t>
            </w:r>
          </w:p>
        </w:tc>
        <w:tc>
          <w:tcPr>
            <w:tcW w:w="1170" w:type="dxa"/>
          </w:tcPr>
          <w:p w14:paraId="5DBC529E" w14:textId="77777777" w:rsidR="007D2CCF" w:rsidRDefault="007D2CCF" w:rsidP="00B903BC">
            <w:pPr>
              <w:rPr>
                <w:rFonts w:eastAsia="Times New Roman"/>
                <w:color w:val="000000"/>
              </w:rPr>
            </w:pPr>
            <w:r>
              <w:rPr>
                <w:rFonts w:eastAsia="Times New Roman"/>
                <w:color w:val="000000"/>
              </w:rPr>
              <w:t>-</w:t>
            </w:r>
          </w:p>
        </w:tc>
        <w:tc>
          <w:tcPr>
            <w:tcW w:w="900" w:type="dxa"/>
          </w:tcPr>
          <w:p w14:paraId="1CBA5104" w14:textId="77777777" w:rsidR="007D2CCF" w:rsidRDefault="007D2CCF" w:rsidP="00B903BC">
            <w:pPr>
              <w:rPr>
                <w:rFonts w:eastAsia="Times New Roman"/>
                <w:color w:val="000000"/>
              </w:rPr>
            </w:pPr>
            <w:r>
              <w:rPr>
                <w:rFonts w:eastAsia="Times New Roman"/>
                <w:color w:val="000000"/>
              </w:rPr>
              <w:t>9.3 A</w:t>
            </w:r>
          </w:p>
        </w:tc>
        <w:tc>
          <w:tcPr>
            <w:tcW w:w="3420" w:type="dxa"/>
          </w:tcPr>
          <w:p w14:paraId="32C2C339" w14:textId="77777777" w:rsidR="007D2CCF" w:rsidRDefault="007D2CCF" w:rsidP="00B903BC">
            <w:pPr>
              <w:rPr>
                <w:rFonts w:eastAsia="Times New Roman"/>
                <w:color w:val="000000"/>
              </w:rPr>
            </w:pPr>
            <w:r>
              <w:rPr>
                <w:rFonts w:eastAsia="Times New Roman"/>
                <w:color w:val="000000"/>
              </w:rPr>
              <w:t>GLV Power to Cooling Controller</w:t>
            </w:r>
          </w:p>
        </w:tc>
      </w:tr>
      <w:tr w:rsidR="007D2CCF" w14:paraId="3FE603A7" w14:textId="77777777" w:rsidTr="00B903BC">
        <w:trPr>
          <w:trHeight w:val="593"/>
        </w:trPr>
        <w:tc>
          <w:tcPr>
            <w:tcW w:w="918" w:type="dxa"/>
            <w:shd w:val="clear" w:color="auto" w:fill="auto"/>
          </w:tcPr>
          <w:p w14:paraId="3CAA892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755DA677" w14:textId="77777777" w:rsidR="007D2CCF" w:rsidRDefault="007D2CCF" w:rsidP="00B903BC">
            <w:pPr>
              <w:rPr>
                <w:rFonts w:eastAsia="Times New Roman"/>
                <w:color w:val="000000"/>
              </w:rPr>
            </w:pPr>
            <w:r>
              <w:rPr>
                <w:rFonts w:eastAsia="Times New Roman"/>
                <w:color w:val="000000"/>
              </w:rPr>
              <w:t>C2410A.41.10</w:t>
            </w:r>
          </w:p>
        </w:tc>
        <w:tc>
          <w:tcPr>
            <w:tcW w:w="810" w:type="dxa"/>
            <w:shd w:val="clear" w:color="auto" w:fill="auto"/>
          </w:tcPr>
          <w:p w14:paraId="24C80DA1" w14:textId="77777777" w:rsidR="007D2CCF" w:rsidRDefault="007D2CCF" w:rsidP="00B903BC">
            <w:pPr>
              <w:rPr>
                <w:rFonts w:eastAsia="Times New Roman"/>
                <w:color w:val="000000"/>
              </w:rPr>
            </w:pPr>
            <w:r>
              <w:rPr>
                <w:rFonts w:eastAsia="Times New Roman"/>
                <w:color w:val="000000"/>
              </w:rPr>
              <w:t>12</w:t>
            </w:r>
          </w:p>
        </w:tc>
        <w:tc>
          <w:tcPr>
            <w:tcW w:w="900" w:type="dxa"/>
            <w:shd w:val="clear" w:color="auto" w:fill="auto"/>
          </w:tcPr>
          <w:p w14:paraId="29BFB0A2"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9E7F3D8"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128279C4" w14:textId="77777777" w:rsidR="007D2CCF" w:rsidRDefault="007D2CCF" w:rsidP="00B903BC">
            <w:pPr>
              <w:rPr>
                <w:rFonts w:eastAsia="Times New Roman"/>
                <w:color w:val="000000"/>
              </w:rPr>
            </w:pPr>
            <w:r>
              <w:rPr>
                <w:rFonts w:eastAsia="Times New Roman"/>
                <w:color w:val="000000"/>
              </w:rPr>
              <w:t>-20 to 80</w:t>
            </w:r>
          </w:p>
        </w:tc>
        <w:tc>
          <w:tcPr>
            <w:tcW w:w="990" w:type="dxa"/>
          </w:tcPr>
          <w:p w14:paraId="328614F1" w14:textId="77777777" w:rsidR="007D2CCF" w:rsidRDefault="007D2CCF" w:rsidP="00B903BC">
            <w:pPr>
              <w:rPr>
                <w:rFonts w:eastAsia="Times New Roman"/>
                <w:color w:val="000000"/>
              </w:rPr>
            </w:pPr>
            <w:r>
              <w:rPr>
                <w:rFonts w:eastAsia="Times New Roman"/>
                <w:color w:val="000000"/>
              </w:rPr>
              <w:t>9.3 A</w:t>
            </w:r>
          </w:p>
        </w:tc>
        <w:tc>
          <w:tcPr>
            <w:tcW w:w="810" w:type="dxa"/>
          </w:tcPr>
          <w:p w14:paraId="5CDE38FE" w14:textId="77777777" w:rsidR="007D2CCF" w:rsidRDefault="007D2CCF" w:rsidP="00B903BC">
            <w:r>
              <w:t>-</w:t>
            </w:r>
          </w:p>
        </w:tc>
        <w:tc>
          <w:tcPr>
            <w:tcW w:w="900" w:type="dxa"/>
          </w:tcPr>
          <w:p w14:paraId="543D4123" w14:textId="77777777" w:rsidR="007D2CCF" w:rsidRDefault="007D2CCF" w:rsidP="00B903BC">
            <w:pPr>
              <w:rPr>
                <w:rFonts w:eastAsia="Times New Roman"/>
                <w:color w:val="000000"/>
              </w:rPr>
            </w:pPr>
            <w:r>
              <w:rPr>
                <w:rFonts w:eastAsia="Times New Roman"/>
                <w:color w:val="000000"/>
              </w:rPr>
              <w:t>-</w:t>
            </w:r>
          </w:p>
        </w:tc>
        <w:tc>
          <w:tcPr>
            <w:tcW w:w="1170" w:type="dxa"/>
          </w:tcPr>
          <w:p w14:paraId="4CF8C5E3" w14:textId="77777777" w:rsidR="007D2CCF" w:rsidRDefault="007D2CCF" w:rsidP="00B903BC">
            <w:pPr>
              <w:rPr>
                <w:rFonts w:eastAsia="Times New Roman"/>
                <w:color w:val="000000"/>
              </w:rPr>
            </w:pPr>
            <w:r>
              <w:rPr>
                <w:rFonts w:eastAsia="Times New Roman"/>
                <w:color w:val="000000"/>
              </w:rPr>
              <w:t>-</w:t>
            </w:r>
          </w:p>
        </w:tc>
        <w:tc>
          <w:tcPr>
            <w:tcW w:w="900" w:type="dxa"/>
          </w:tcPr>
          <w:p w14:paraId="7ECC7E10" w14:textId="77777777" w:rsidR="007D2CCF" w:rsidRDefault="007D2CCF" w:rsidP="00B903BC">
            <w:pPr>
              <w:rPr>
                <w:rFonts w:eastAsia="Times New Roman"/>
                <w:color w:val="000000"/>
              </w:rPr>
            </w:pPr>
            <w:r>
              <w:rPr>
                <w:rFonts w:eastAsia="Times New Roman"/>
                <w:color w:val="000000"/>
              </w:rPr>
              <w:t>9.3 A</w:t>
            </w:r>
          </w:p>
        </w:tc>
        <w:tc>
          <w:tcPr>
            <w:tcW w:w="3420" w:type="dxa"/>
          </w:tcPr>
          <w:p w14:paraId="060D1B89" w14:textId="77777777" w:rsidR="007D2CCF" w:rsidRDefault="007D2CCF" w:rsidP="00B903BC">
            <w:pPr>
              <w:rPr>
                <w:rFonts w:eastAsia="Times New Roman"/>
                <w:color w:val="000000"/>
              </w:rPr>
            </w:pPr>
            <w:r>
              <w:rPr>
                <w:rFonts w:eastAsia="Times New Roman"/>
                <w:color w:val="000000"/>
              </w:rPr>
              <w:t>TSI to GLV/SCADA</w:t>
            </w:r>
          </w:p>
        </w:tc>
      </w:tr>
      <w:tr w:rsidR="007D2CCF" w14:paraId="423EC061" w14:textId="77777777" w:rsidTr="00B903BC">
        <w:trPr>
          <w:trHeight w:val="593"/>
        </w:trPr>
        <w:tc>
          <w:tcPr>
            <w:tcW w:w="918" w:type="dxa"/>
            <w:shd w:val="clear" w:color="auto" w:fill="auto"/>
          </w:tcPr>
          <w:p w14:paraId="7626EFF0"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4ECFB4F6" w14:textId="77777777" w:rsidR="007D2CCF" w:rsidRDefault="007D2CCF" w:rsidP="00B903BC">
            <w:pPr>
              <w:rPr>
                <w:rFonts w:eastAsia="Times New Roman"/>
                <w:color w:val="000000"/>
              </w:rPr>
            </w:pPr>
            <w:r>
              <w:rPr>
                <w:rFonts w:eastAsia="Times New Roman"/>
                <w:color w:val="000000"/>
              </w:rPr>
              <w:t>C2405A.46.10</w:t>
            </w:r>
          </w:p>
        </w:tc>
        <w:tc>
          <w:tcPr>
            <w:tcW w:w="810" w:type="dxa"/>
            <w:shd w:val="clear" w:color="auto" w:fill="auto"/>
          </w:tcPr>
          <w:p w14:paraId="115E1511"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15ADC8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5CB1F7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C827B03" w14:textId="77777777" w:rsidR="007D2CCF" w:rsidRDefault="007D2CCF" w:rsidP="00B903BC">
            <w:pPr>
              <w:rPr>
                <w:rFonts w:eastAsia="Times New Roman"/>
                <w:color w:val="000000"/>
              </w:rPr>
            </w:pPr>
            <w:r>
              <w:rPr>
                <w:rFonts w:eastAsia="Times New Roman"/>
                <w:color w:val="000000"/>
              </w:rPr>
              <w:t>-20 to 90</w:t>
            </w:r>
          </w:p>
        </w:tc>
        <w:tc>
          <w:tcPr>
            <w:tcW w:w="990" w:type="dxa"/>
          </w:tcPr>
          <w:p w14:paraId="04B5DBDD" w14:textId="77777777" w:rsidR="007D2CCF" w:rsidRDefault="007D2CCF" w:rsidP="00B903BC">
            <w:pPr>
              <w:rPr>
                <w:rFonts w:eastAsia="Times New Roman"/>
                <w:color w:val="000000"/>
              </w:rPr>
            </w:pPr>
            <w:r>
              <w:rPr>
                <w:rFonts w:eastAsia="Times New Roman"/>
                <w:color w:val="000000"/>
              </w:rPr>
              <w:t>3.7 A</w:t>
            </w:r>
          </w:p>
        </w:tc>
        <w:tc>
          <w:tcPr>
            <w:tcW w:w="810" w:type="dxa"/>
          </w:tcPr>
          <w:p w14:paraId="4FC0627C" w14:textId="77777777" w:rsidR="007D2CCF" w:rsidRDefault="007D2CCF" w:rsidP="00B903BC">
            <w:r>
              <w:t>-</w:t>
            </w:r>
          </w:p>
        </w:tc>
        <w:tc>
          <w:tcPr>
            <w:tcW w:w="900" w:type="dxa"/>
          </w:tcPr>
          <w:p w14:paraId="228F078A" w14:textId="77777777" w:rsidR="007D2CCF" w:rsidRDefault="007D2CCF" w:rsidP="00B903BC">
            <w:pPr>
              <w:rPr>
                <w:rFonts w:eastAsia="Times New Roman"/>
                <w:color w:val="000000"/>
              </w:rPr>
            </w:pPr>
            <w:r>
              <w:rPr>
                <w:rFonts w:eastAsia="Times New Roman"/>
                <w:color w:val="000000"/>
              </w:rPr>
              <w:t>-</w:t>
            </w:r>
          </w:p>
        </w:tc>
        <w:tc>
          <w:tcPr>
            <w:tcW w:w="1170" w:type="dxa"/>
          </w:tcPr>
          <w:p w14:paraId="64210076" w14:textId="77777777" w:rsidR="007D2CCF" w:rsidRDefault="007D2CCF" w:rsidP="00B903BC">
            <w:pPr>
              <w:rPr>
                <w:rFonts w:eastAsia="Times New Roman"/>
                <w:color w:val="000000"/>
              </w:rPr>
            </w:pPr>
            <w:r>
              <w:rPr>
                <w:rFonts w:eastAsia="Times New Roman"/>
                <w:color w:val="000000"/>
              </w:rPr>
              <w:t>-</w:t>
            </w:r>
          </w:p>
        </w:tc>
        <w:tc>
          <w:tcPr>
            <w:tcW w:w="900" w:type="dxa"/>
          </w:tcPr>
          <w:p w14:paraId="611BAC12" w14:textId="77777777" w:rsidR="007D2CCF" w:rsidRDefault="007D2CCF" w:rsidP="00B903BC">
            <w:pPr>
              <w:rPr>
                <w:rFonts w:eastAsia="Times New Roman"/>
                <w:color w:val="000000"/>
              </w:rPr>
            </w:pPr>
            <w:r>
              <w:rPr>
                <w:rFonts w:eastAsia="Times New Roman"/>
                <w:color w:val="000000"/>
              </w:rPr>
              <w:t>3.7 A</w:t>
            </w:r>
          </w:p>
        </w:tc>
        <w:tc>
          <w:tcPr>
            <w:tcW w:w="3420" w:type="dxa"/>
          </w:tcPr>
          <w:p w14:paraId="7DA51C61" w14:textId="77777777" w:rsidR="007D2CCF" w:rsidRDefault="007D2CCF" w:rsidP="00B903BC">
            <w:pPr>
              <w:rPr>
                <w:rFonts w:eastAsia="Times New Roman"/>
                <w:color w:val="000000"/>
              </w:rPr>
            </w:pPr>
            <w:r>
              <w:rPr>
                <w:rFonts w:eastAsia="Times New Roman"/>
                <w:color w:val="000000"/>
              </w:rPr>
              <w:t>GLV/SCADA to Right Side Control</w:t>
            </w:r>
          </w:p>
        </w:tc>
      </w:tr>
      <w:tr w:rsidR="007D2CCF" w14:paraId="658045EA" w14:textId="77777777" w:rsidTr="00B903BC">
        <w:trPr>
          <w:trHeight w:val="593"/>
        </w:trPr>
        <w:tc>
          <w:tcPr>
            <w:tcW w:w="918" w:type="dxa"/>
            <w:shd w:val="clear" w:color="auto" w:fill="auto"/>
          </w:tcPr>
          <w:p w14:paraId="7C672EEA"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1D7FB382" w14:textId="77777777" w:rsidR="007D2CCF" w:rsidRDefault="007D2CCF" w:rsidP="00B903BC">
            <w:pPr>
              <w:rPr>
                <w:rFonts w:eastAsia="Times New Roman"/>
                <w:color w:val="000000"/>
              </w:rPr>
            </w:pPr>
            <w:r>
              <w:rPr>
                <w:rFonts w:eastAsia="Times New Roman"/>
                <w:color w:val="000000"/>
              </w:rPr>
              <w:t>C2405A.46.10</w:t>
            </w:r>
          </w:p>
        </w:tc>
        <w:tc>
          <w:tcPr>
            <w:tcW w:w="810" w:type="dxa"/>
            <w:shd w:val="clear" w:color="auto" w:fill="auto"/>
          </w:tcPr>
          <w:p w14:paraId="4716364D"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2E0B07"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1369EA55"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14F69BC" w14:textId="77777777" w:rsidR="007D2CCF" w:rsidRDefault="007D2CCF" w:rsidP="00B903BC">
            <w:pPr>
              <w:rPr>
                <w:rFonts w:eastAsia="Times New Roman"/>
                <w:color w:val="000000"/>
              </w:rPr>
            </w:pPr>
            <w:r>
              <w:rPr>
                <w:rFonts w:eastAsia="Times New Roman"/>
                <w:color w:val="000000"/>
              </w:rPr>
              <w:t>-20 to 90</w:t>
            </w:r>
          </w:p>
        </w:tc>
        <w:tc>
          <w:tcPr>
            <w:tcW w:w="990" w:type="dxa"/>
          </w:tcPr>
          <w:p w14:paraId="3E984D9A" w14:textId="77777777" w:rsidR="007D2CCF" w:rsidRDefault="007D2CCF" w:rsidP="00B903BC">
            <w:pPr>
              <w:rPr>
                <w:rFonts w:eastAsia="Times New Roman"/>
                <w:color w:val="000000"/>
              </w:rPr>
            </w:pPr>
            <w:r>
              <w:rPr>
                <w:rFonts w:eastAsia="Times New Roman"/>
                <w:color w:val="000000"/>
              </w:rPr>
              <w:t>3.7 A</w:t>
            </w:r>
          </w:p>
        </w:tc>
        <w:tc>
          <w:tcPr>
            <w:tcW w:w="810" w:type="dxa"/>
          </w:tcPr>
          <w:p w14:paraId="73E5F3E5" w14:textId="77777777" w:rsidR="007D2CCF" w:rsidRDefault="007D2CCF" w:rsidP="00B903BC">
            <w:r>
              <w:t>-</w:t>
            </w:r>
          </w:p>
        </w:tc>
        <w:tc>
          <w:tcPr>
            <w:tcW w:w="900" w:type="dxa"/>
          </w:tcPr>
          <w:p w14:paraId="57CA880F" w14:textId="77777777" w:rsidR="007D2CCF" w:rsidRDefault="007D2CCF" w:rsidP="00B903BC">
            <w:pPr>
              <w:rPr>
                <w:rFonts w:eastAsia="Times New Roman"/>
                <w:color w:val="000000"/>
              </w:rPr>
            </w:pPr>
            <w:r>
              <w:rPr>
                <w:rFonts w:eastAsia="Times New Roman"/>
                <w:color w:val="000000"/>
              </w:rPr>
              <w:t>-</w:t>
            </w:r>
          </w:p>
        </w:tc>
        <w:tc>
          <w:tcPr>
            <w:tcW w:w="1170" w:type="dxa"/>
          </w:tcPr>
          <w:p w14:paraId="0FD288A2" w14:textId="77777777" w:rsidR="007D2CCF" w:rsidRDefault="007D2CCF" w:rsidP="00B903BC">
            <w:pPr>
              <w:rPr>
                <w:rFonts w:eastAsia="Times New Roman"/>
                <w:color w:val="000000"/>
              </w:rPr>
            </w:pPr>
            <w:r>
              <w:rPr>
                <w:rFonts w:eastAsia="Times New Roman"/>
                <w:color w:val="000000"/>
              </w:rPr>
              <w:t>-</w:t>
            </w:r>
          </w:p>
        </w:tc>
        <w:tc>
          <w:tcPr>
            <w:tcW w:w="900" w:type="dxa"/>
          </w:tcPr>
          <w:p w14:paraId="1AD078E2" w14:textId="77777777" w:rsidR="007D2CCF" w:rsidRDefault="007D2CCF" w:rsidP="00B903BC">
            <w:pPr>
              <w:rPr>
                <w:rFonts w:eastAsia="Times New Roman"/>
                <w:color w:val="000000"/>
              </w:rPr>
            </w:pPr>
            <w:r>
              <w:rPr>
                <w:rFonts w:eastAsia="Times New Roman"/>
                <w:color w:val="000000"/>
              </w:rPr>
              <w:t>3.7 A</w:t>
            </w:r>
          </w:p>
        </w:tc>
        <w:tc>
          <w:tcPr>
            <w:tcW w:w="3420" w:type="dxa"/>
          </w:tcPr>
          <w:p w14:paraId="4ABA3B43" w14:textId="77777777" w:rsidR="007D2CCF" w:rsidRDefault="007D2CCF" w:rsidP="00B903BC">
            <w:pPr>
              <w:rPr>
                <w:rFonts w:eastAsia="Times New Roman"/>
                <w:color w:val="000000"/>
              </w:rPr>
            </w:pPr>
            <w:r>
              <w:rPr>
                <w:rFonts w:eastAsia="Times New Roman"/>
                <w:color w:val="000000"/>
              </w:rPr>
              <w:t>TSI to Right Side Control</w:t>
            </w:r>
          </w:p>
        </w:tc>
      </w:tr>
      <w:tr w:rsidR="007D2CCF" w14:paraId="3E7420B6" w14:textId="77777777" w:rsidTr="007D2CCF">
        <w:trPr>
          <w:trHeight w:val="689"/>
        </w:trPr>
        <w:tc>
          <w:tcPr>
            <w:tcW w:w="918" w:type="dxa"/>
            <w:shd w:val="clear" w:color="auto" w:fill="auto"/>
          </w:tcPr>
          <w:p w14:paraId="05071447" w14:textId="77777777" w:rsidR="007D2CCF" w:rsidRDefault="007D2CCF" w:rsidP="00B903BC">
            <w:pPr>
              <w:rPr>
                <w:rFonts w:eastAsia="Times New Roman"/>
                <w:color w:val="000000"/>
              </w:rPr>
            </w:pPr>
            <w:r>
              <w:rPr>
                <w:rFonts w:eastAsia="Times New Roman"/>
                <w:color w:val="000000"/>
              </w:rPr>
              <w:lastRenderedPageBreak/>
              <w:t>CCC</w:t>
            </w:r>
          </w:p>
        </w:tc>
        <w:tc>
          <w:tcPr>
            <w:tcW w:w="900" w:type="dxa"/>
            <w:shd w:val="clear" w:color="auto" w:fill="auto"/>
          </w:tcPr>
          <w:p w14:paraId="7BA19B57" w14:textId="77777777" w:rsidR="007D2CCF" w:rsidRPr="00B32D96" w:rsidRDefault="007D2CCF" w:rsidP="007D2CCF">
            <w:pPr>
              <w:keepNext/>
              <w:keepLines/>
              <w:numPr>
                <w:ilvl w:val="7"/>
                <w:numId w:val="8"/>
              </w:numPr>
              <w:spacing w:before="200"/>
              <w:outlineLvl w:val="7"/>
              <w:rPr>
                <w:rFonts w:eastAsia="Times New Roman"/>
                <w:color w:val="000000"/>
              </w:rPr>
            </w:pPr>
            <w:r w:rsidRPr="00B903BC">
              <w:rPr>
                <w:color w:val="000000"/>
                <w:shd w:val="clear" w:color="auto" w:fill="FFFFFF"/>
              </w:rPr>
              <w:t>HD-HD-100PROBLK</w:t>
            </w:r>
          </w:p>
        </w:tc>
        <w:tc>
          <w:tcPr>
            <w:tcW w:w="810" w:type="dxa"/>
            <w:shd w:val="clear" w:color="auto" w:fill="auto"/>
          </w:tcPr>
          <w:p w14:paraId="01D1579D" w14:textId="77777777" w:rsidR="007D2CCF" w:rsidRDefault="007D2CCF" w:rsidP="00B903BC">
            <w:pPr>
              <w:rPr>
                <w:rFonts w:eastAsia="Times New Roman"/>
                <w:color w:val="000000"/>
              </w:rPr>
            </w:pPr>
            <w:r>
              <w:rPr>
                <w:rFonts w:eastAsia="Times New Roman"/>
                <w:color w:val="000000"/>
              </w:rPr>
              <w:t>26</w:t>
            </w:r>
          </w:p>
        </w:tc>
        <w:tc>
          <w:tcPr>
            <w:tcW w:w="900" w:type="dxa"/>
            <w:shd w:val="clear" w:color="auto" w:fill="auto"/>
          </w:tcPr>
          <w:p w14:paraId="571AD10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3AD15C06" w14:textId="77777777" w:rsidR="007D2CCF" w:rsidRDefault="007D2CCF" w:rsidP="00B903BC">
            <w:pPr>
              <w:rPr>
                <w:rFonts w:eastAsia="Times New Roman"/>
                <w:color w:val="000000"/>
              </w:rPr>
            </w:pPr>
            <w:r>
              <w:rPr>
                <w:rFonts w:eastAsia="Times New Roman"/>
                <w:color w:val="000000"/>
              </w:rPr>
              <w:t>30 V</w:t>
            </w:r>
          </w:p>
        </w:tc>
        <w:tc>
          <w:tcPr>
            <w:tcW w:w="810" w:type="dxa"/>
            <w:shd w:val="clear" w:color="auto" w:fill="auto"/>
          </w:tcPr>
          <w:p w14:paraId="0CC42D4C" w14:textId="77777777" w:rsidR="007D2CCF" w:rsidRDefault="007D2CCF" w:rsidP="00B903BC">
            <w:pPr>
              <w:rPr>
                <w:rFonts w:eastAsia="Times New Roman"/>
                <w:color w:val="000000"/>
              </w:rPr>
            </w:pPr>
            <w:r>
              <w:rPr>
                <w:rFonts w:eastAsia="Times New Roman"/>
                <w:color w:val="000000"/>
              </w:rPr>
              <w:t>&lt;70</w:t>
            </w:r>
          </w:p>
        </w:tc>
        <w:tc>
          <w:tcPr>
            <w:tcW w:w="990" w:type="dxa"/>
          </w:tcPr>
          <w:p w14:paraId="5D0A6B4A" w14:textId="77777777" w:rsidR="007D2CCF" w:rsidRDefault="007D2CCF" w:rsidP="00B903BC">
            <w:pPr>
              <w:rPr>
                <w:rFonts w:eastAsia="Times New Roman"/>
                <w:color w:val="000000"/>
              </w:rPr>
            </w:pPr>
            <w:r>
              <w:rPr>
                <w:rFonts w:eastAsia="Times New Roman"/>
                <w:color w:val="000000"/>
              </w:rPr>
              <w:t>0.361 A</w:t>
            </w:r>
          </w:p>
        </w:tc>
        <w:tc>
          <w:tcPr>
            <w:tcW w:w="810" w:type="dxa"/>
          </w:tcPr>
          <w:p w14:paraId="73C2D5F0" w14:textId="77777777" w:rsidR="007D2CCF" w:rsidRDefault="007D2CCF" w:rsidP="00B903BC">
            <w:r>
              <w:t>-</w:t>
            </w:r>
          </w:p>
        </w:tc>
        <w:tc>
          <w:tcPr>
            <w:tcW w:w="900" w:type="dxa"/>
          </w:tcPr>
          <w:p w14:paraId="14965326" w14:textId="77777777" w:rsidR="007D2CCF" w:rsidRDefault="007D2CCF" w:rsidP="00B903BC">
            <w:pPr>
              <w:rPr>
                <w:rFonts w:eastAsia="Times New Roman"/>
                <w:color w:val="000000"/>
              </w:rPr>
            </w:pPr>
            <w:r>
              <w:rPr>
                <w:rFonts w:eastAsia="Times New Roman"/>
                <w:color w:val="000000"/>
              </w:rPr>
              <w:t>-</w:t>
            </w:r>
          </w:p>
        </w:tc>
        <w:tc>
          <w:tcPr>
            <w:tcW w:w="1170" w:type="dxa"/>
          </w:tcPr>
          <w:p w14:paraId="66008F20" w14:textId="77777777" w:rsidR="007D2CCF" w:rsidRDefault="007D2CCF" w:rsidP="00B903BC">
            <w:pPr>
              <w:rPr>
                <w:rFonts w:eastAsia="Times New Roman"/>
                <w:color w:val="000000"/>
              </w:rPr>
            </w:pPr>
            <w:r>
              <w:rPr>
                <w:rFonts w:eastAsia="Times New Roman"/>
                <w:color w:val="000000"/>
              </w:rPr>
              <w:t>-</w:t>
            </w:r>
          </w:p>
        </w:tc>
        <w:tc>
          <w:tcPr>
            <w:tcW w:w="900" w:type="dxa"/>
          </w:tcPr>
          <w:p w14:paraId="3E7FB2EA" w14:textId="77777777" w:rsidR="007D2CCF" w:rsidRDefault="007D2CCF" w:rsidP="00B903BC">
            <w:pPr>
              <w:rPr>
                <w:rFonts w:eastAsia="Times New Roman"/>
                <w:color w:val="000000"/>
              </w:rPr>
            </w:pPr>
            <w:r>
              <w:rPr>
                <w:rFonts w:eastAsia="Times New Roman"/>
                <w:color w:val="000000"/>
              </w:rPr>
              <w:t>0.361 A</w:t>
            </w:r>
          </w:p>
        </w:tc>
        <w:tc>
          <w:tcPr>
            <w:tcW w:w="3420" w:type="dxa"/>
          </w:tcPr>
          <w:p w14:paraId="43FF9140" w14:textId="77777777" w:rsidR="007D2CCF" w:rsidRDefault="007D2CCF" w:rsidP="00B903BC">
            <w:pPr>
              <w:rPr>
                <w:rFonts w:eastAsia="Times New Roman"/>
                <w:color w:val="000000"/>
              </w:rPr>
            </w:pPr>
            <w:r>
              <w:rPr>
                <w:rFonts w:eastAsia="Times New Roman"/>
                <w:color w:val="000000"/>
              </w:rPr>
              <w:t>GLV/SCADA to Cockpit</w:t>
            </w:r>
          </w:p>
        </w:tc>
      </w:tr>
      <w:tr w:rsidR="007D2CCF" w14:paraId="7BD63841" w14:textId="77777777" w:rsidTr="00B903BC">
        <w:trPr>
          <w:trHeight w:val="593"/>
        </w:trPr>
        <w:tc>
          <w:tcPr>
            <w:tcW w:w="918" w:type="dxa"/>
            <w:shd w:val="clear" w:color="auto" w:fill="auto"/>
          </w:tcPr>
          <w:p w14:paraId="0817C581"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1300A21C"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1A57C126"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399926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2591DA0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765EDE5" w14:textId="77777777" w:rsidR="007D2CCF" w:rsidRDefault="007D2CCF" w:rsidP="00B903BC">
            <w:pPr>
              <w:rPr>
                <w:rFonts w:eastAsia="Times New Roman"/>
                <w:color w:val="000000"/>
              </w:rPr>
            </w:pPr>
            <w:r>
              <w:rPr>
                <w:rFonts w:eastAsia="Times New Roman"/>
                <w:color w:val="000000"/>
              </w:rPr>
              <w:t>-35 to 105</w:t>
            </w:r>
          </w:p>
        </w:tc>
        <w:tc>
          <w:tcPr>
            <w:tcW w:w="990" w:type="dxa"/>
          </w:tcPr>
          <w:p w14:paraId="4C64629A" w14:textId="77777777" w:rsidR="007D2CCF" w:rsidRDefault="007D2CCF" w:rsidP="00B903BC">
            <w:pPr>
              <w:rPr>
                <w:rFonts w:eastAsia="Times New Roman"/>
                <w:color w:val="000000"/>
              </w:rPr>
            </w:pPr>
            <w:r>
              <w:rPr>
                <w:rFonts w:eastAsia="Times New Roman"/>
                <w:color w:val="000000"/>
              </w:rPr>
              <w:t>3.7 A</w:t>
            </w:r>
          </w:p>
        </w:tc>
        <w:tc>
          <w:tcPr>
            <w:tcW w:w="810" w:type="dxa"/>
          </w:tcPr>
          <w:p w14:paraId="422783D0" w14:textId="77777777" w:rsidR="007D2CCF" w:rsidRDefault="007D2CCF" w:rsidP="00B903BC">
            <w:r>
              <w:t>-</w:t>
            </w:r>
          </w:p>
        </w:tc>
        <w:tc>
          <w:tcPr>
            <w:tcW w:w="900" w:type="dxa"/>
          </w:tcPr>
          <w:p w14:paraId="00F8A28D" w14:textId="77777777" w:rsidR="007D2CCF" w:rsidRDefault="007D2CCF" w:rsidP="00B903BC">
            <w:pPr>
              <w:rPr>
                <w:rFonts w:eastAsia="Times New Roman"/>
                <w:color w:val="000000"/>
              </w:rPr>
            </w:pPr>
            <w:r>
              <w:rPr>
                <w:rFonts w:eastAsia="Times New Roman"/>
                <w:color w:val="000000"/>
              </w:rPr>
              <w:t>-</w:t>
            </w:r>
          </w:p>
        </w:tc>
        <w:tc>
          <w:tcPr>
            <w:tcW w:w="1170" w:type="dxa"/>
          </w:tcPr>
          <w:p w14:paraId="5D80A27C" w14:textId="77777777" w:rsidR="007D2CCF" w:rsidRDefault="007D2CCF" w:rsidP="00B903BC">
            <w:pPr>
              <w:rPr>
                <w:rFonts w:eastAsia="Times New Roman"/>
                <w:color w:val="000000"/>
              </w:rPr>
            </w:pPr>
            <w:r>
              <w:rPr>
                <w:rFonts w:eastAsia="Times New Roman"/>
                <w:color w:val="000000"/>
              </w:rPr>
              <w:t>-</w:t>
            </w:r>
          </w:p>
        </w:tc>
        <w:tc>
          <w:tcPr>
            <w:tcW w:w="900" w:type="dxa"/>
          </w:tcPr>
          <w:p w14:paraId="2AE64FC8" w14:textId="77777777" w:rsidR="007D2CCF" w:rsidRDefault="007D2CCF" w:rsidP="00B903BC">
            <w:pPr>
              <w:rPr>
                <w:rFonts w:eastAsia="Times New Roman"/>
                <w:color w:val="000000"/>
              </w:rPr>
            </w:pPr>
            <w:r>
              <w:rPr>
                <w:rFonts w:eastAsia="Times New Roman"/>
                <w:color w:val="000000"/>
              </w:rPr>
              <w:t>3.7 A</w:t>
            </w:r>
          </w:p>
        </w:tc>
        <w:tc>
          <w:tcPr>
            <w:tcW w:w="3420" w:type="dxa"/>
          </w:tcPr>
          <w:p w14:paraId="608F7DB3" w14:textId="77777777" w:rsidR="007D2CCF" w:rsidRDefault="007D2CCF" w:rsidP="00B903BC">
            <w:pPr>
              <w:rPr>
                <w:rFonts w:eastAsia="Times New Roman"/>
                <w:color w:val="000000"/>
              </w:rPr>
            </w:pPr>
            <w:r>
              <w:rPr>
                <w:rFonts w:eastAsia="Times New Roman"/>
                <w:color w:val="000000"/>
              </w:rPr>
              <w:t>TSI to Motor Controller</w:t>
            </w:r>
          </w:p>
        </w:tc>
      </w:tr>
      <w:tr w:rsidR="007D2CCF" w14:paraId="3C6299DB" w14:textId="77777777" w:rsidTr="00B903BC">
        <w:trPr>
          <w:trHeight w:val="593"/>
        </w:trPr>
        <w:tc>
          <w:tcPr>
            <w:tcW w:w="918" w:type="dxa"/>
            <w:shd w:val="clear" w:color="auto" w:fill="auto"/>
          </w:tcPr>
          <w:p w14:paraId="64391BF5"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7DF27A10"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5A41C5E0"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28510B3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82781C9"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2EAAE931" w14:textId="77777777" w:rsidR="007D2CCF" w:rsidRDefault="007D2CCF" w:rsidP="00B903BC">
            <w:pPr>
              <w:rPr>
                <w:rFonts w:eastAsia="Times New Roman"/>
                <w:color w:val="000000"/>
              </w:rPr>
            </w:pPr>
            <w:r>
              <w:rPr>
                <w:rFonts w:eastAsia="Times New Roman"/>
                <w:color w:val="000000"/>
              </w:rPr>
              <w:t>-35 to 105</w:t>
            </w:r>
          </w:p>
        </w:tc>
        <w:tc>
          <w:tcPr>
            <w:tcW w:w="990" w:type="dxa"/>
          </w:tcPr>
          <w:p w14:paraId="6DC0C93A" w14:textId="77777777" w:rsidR="007D2CCF" w:rsidRDefault="007D2CCF" w:rsidP="00B903BC">
            <w:pPr>
              <w:rPr>
                <w:rFonts w:eastAsia="Times New Roman"/>
                <w:color w:val="000000"/>
              </w:rPr>
            </w:pPr>
            <w:r>
              <w:rPr>
                <w:rFonts w:eastAsia="Times New Roman"/>
                <w:color w:val="000000"/>
              </w:rPr>
              <w:t>3.7 A</w:t>
            </w:r>
          </w:p>
        </w:tc>
        <w:tc>
          <w:tcPr>
            <w:tcW w:w="810" w:type="dxa"/>
          </w:tcPr>
          <w:p w14:paraId="17F49A67" w14:textId="77777777" w:rsidR="007D2CCF" w:rsidRDefault="007D2CCF" w:rsidP="00B903BC">
            <w:r>
              <w:t>-</w:t>
            </w:r>
          </w:p>
        </w:tc>
        <w:tc>
          <w:tcPr>
            <w:tcW w:w="900" w:type="dxa"/>
          </w:tcPr>
          <w:p w14:paraId="1DD41D4A" w14:textId="77777777" w:rsidR="007D2CCF" w:rsidRDefault="007D2CCF" w:rsidP="00B903BC">
            <w:pPr>
              <w:rPr>
                <w:rFonts w:eastAsia="Times New Roman"/>
                <w:color w:val="000000"/>
              </w:rPr>
            </w:pPr>
            <w:r>
              <w:rPr>
                <w:rFonts w:eastAsia="Times New Roman"/>
                <w:color w:val="000000"/>
              </w:rPr>
              <w:t>-</w:t>
            </w:r>
          </w:p>
        </w:tc>
        <w:tc>
          <w:tcPr>
            <w:tcW w:w="1170" w:type="dxa"/>
          </w:tcPr>
          <w:p w14:paraId="6D745860" w14:textId="77777777" w:rsidR="007D2CCF" w:rsidRDefault="007D2CCF" w:rsidP="00B903BC">
            <w:pPr>
              <w:rPr>
                <w:rFonts w:eastAsia="Times New Roman"/>
                <w:color w:val="000000"/>
              </w:rPr>
            </w:pPr>
            <w:r>
              <w:rPr>
                <w:rFonts w:eastAsia="Times New Roman"/>
                <w:color w:val="000000"/>
              </w:rPr>
              <w:t>-</w:t>
            </w:r>
          </w:p>
        </w:tc>
        <w:tc>
          <w:tcPr>
            <w:tcW w:w="900" w:type="dxa"/>
          </w:tcPr>
          <w:p w14:paraId="236F596E" w14:textId="77777777" w:rsidR="007D2CCF" w:rsidRDefault="007D2CCF" w:rsidP="00B903BC">
            <w:pPr>
              <w:rPr>
                <w:rFonts w:eastAsia="Times New Roman"/>
                <w:color w:val="000000"/>
              </w:rPr>
            </w:pPr>
            <w:r>
              <w:rPr>
                <w:rFonts w:eastAsia="Times New Roman"/>
                <w:color w:val="000000"/>
              </w:rPr>
              <w:t>3.7 A</w:t>
            </w:r>
          </w:p>
        </w:tc>
        <w:tc>
          <w:tcPr>
            <w:tcW w:w="3420" w:type="dxa"/>
          </w:tcPr>
          <w:p w14:paraId="01C6A2DD" w14:textId="77777777" w:rsidR="007D2CCF" w:rsidRDefault="007D2CCF" w:rsidP="00B903BC">
            <w:pPr>
              <w:rPr>
                <w:rFonts w:eastAsia="Times New Roman"/>
                <w:color w:val="000000"/>
              </w:rPr>
            </w:pPr>
            <w:r>
              <w:rPr>
                <w:rFonts w:eastAsia="Times New Roman"/>
                <w:color w:val="000000"/>
              </w:rPr>
              <w:t>TSI to Foot Pedals</w:t>
            </w:r>
          </w:p>
        </w:tc>
      </w:tr>
      <w:tr w:rsidR="007D2CCF" w14:paraId="5F3F149C" w14:textId="77777777" w:rsidTr="00B903BC">
        <w:trPr>
          <w:trHeight w:val="593"/>
        </w:trPr>
        <w:tc>
          <w:tcPr>
            <w:tcW w:w="918" w:type="dxa"/>
            <w:shd w:val="clear" w:color="auto" w:fill="auto"/>
          </w:tcPr>
          <w:p w14:paraId="2DB5286D"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19DC9B1E" w14:textId="77777777" w:rsidR="007D2CCF" w:rsidRDefault="007D2CCF" w:rsidP="00B903BC">
            <w:pPr>
              <w:rPr>
                <w:rFonts w:eastAsia="Times New Roman"/>
                <w:color w:val="000000"/>
              </w:rPr>
            </w:pPr>
            <w:r>
              <w:rPr>
                <w:rFonts w:eastAsia="Times New Roman"/>
                <w:color w:val="000000"/>
              </w:rPr>
              <w:t>5178C SL001</w:t>
            </w:r>
          </w:p>
        </w:tc>
        <w:tc>
          <w:tcPr>
            <w:tcW w:w="810" w:type="dxa"/>
            <w:shd w:val="clear" w:color="auto" w:fill="auto"/>
          </w:tcPr>
          <w:p w14:paraId="3F37863F"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5025E924"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96DE424"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67D61FA7" w14:textId="77777777" w:rsidR="007D2CCF" w:rsidRDefault="007D2CCF" w:rsidP="00B903BC">
            <w:pPr>
              <w:rPr>
                <w:rFonts w:eastAsia="Times New Roman"/>
                <w:color w:val="000000"/>
              </w:rPr>
            </w:pPr>
            <w:r>
              <w:rPr>
                <w:rFonts w:eastAsia="Times New Roman"/>
                <w:color w:val="000000"/>
              </w:rPr>
              <w:t>-35 to 105</w:t>
            </w:r>
          </w:p>
        </w:tc>
        <w:tc>
          <w:tcPr>
            <w:tcW w:w="990" w:type="dxa"/>
          </w:tcPr>
          <w:p w14:paraId="1C893D0F" w14:textId="77777777" w:rsidR="007D2CCF" w:rsidRDefault="007D2CCF" w:rsidP="00B903BC">
            <w:pPr>
              <w:rPr>
                <w:rFonts w:eastAsia="Times New Roman"/>
                <w:color w:val="000000"/>
              </w:rPr>
            </w:pPr>
            <w:r>
              <w:rPr>
                <w:rFonts w:eastAsia="Times New Roman"/>
                <w:color w:val="000000"/>
              </w:rPr>
              <w:t>3.7 A</w:t>
            </w:r>
          </w:p>
        </w:tc>
        <w:tc>
          <w:tcPr>
            <w:tcW w:w="810" w:type="dxa"/>
          </w:tcPr>
          <w:p w14:paraId="57F837CC" w14:textId="77777777" w:rsidR="007D2CCF" w:rsidRDefault="007D2CCF" w:rsidP="00B903BC">
            <w:r>
              <w:t>-</w:t>
            </w:r>
          </w:p>
        </w:tc>
        <w:tc>
          <w:tcPr>
            <w:tcW w:w="900" w:type="dxa"/>
          </w:tcPr>
          <w:p w14:paraId="688174A8" w14:textId="77777777" w:rsidR="007D2CCF" w:rsidRDefault="007D2CCF" w:rsidP="00B903BC">
            <w:pPr>
              <w:rPr>
                <w:rFonts w:eastAsia="Times New Roman"/>
                <w:color w:val="000000"/>
              </w:rPr>
            </w:pPr>
            <w:r>
              <w:rPr>
                <w:rFonts w:eastAsia="Times New Roman"/>
                <w:color w:val="000000"/>
              </w:rPr>
              <w:t>-</w:t>
            </w:r>
          </w:p>
        </w:tc>
        <w:tc>
          <w:tcPr>
            <w:tcW w:w="1170" w:type="dxa"/>
          </w:tcPr>
          <w:p w14:paraId="49655248" w14:textId="77777777" w:rsidR="007D2CCF" w:rsidRDefault="007D2CCF" w:rsidP="00B903BC">
            <w:pPr>
              <w:rPr>
                <w:rFonts w:eastAsia="Times New Roman"/>
                <w:color w:val="000000"/>
              </w:rPr>
            </w:pPr>
            <w:r>
              <w:rPr>
                <w:rFonts w:eastAsia="Times New Roman"/>
                <w:color w:val="000000"/>
              </w:rPr>
              <w:t>-</w:t>
            </w:r>
          </w:p>
        </w:tc>
        <w:tc>
          <w:tcPr>
            <w:tcW w:w="900" w:type="dxa"/>
          </w:tcPr>
          <w:p w14:paraId="4F127AA8" w14:textId="77777777" w:rsidR="007D2CCF" w:rsidRDefault="007D2CCF" w:rsidP="00B903BC">
            <w:pPr>
              <w:rPr>
                <w:rFonts w:eastAsia="Times New Roman"/>
                <w:color w:val="000000"/>
              </w:rPr>
            </w:pPr>
            <w:r>
              <w:rPr>
                <w:rFonts w:eastAsia="Times New Roman"/>
                <w:color w:val="000000"/>
              </w:rPr>
              <w:t>3.7 A</w:t>
            </w:r>
          </w:p>
        </w:tc>
        <w:tc>
          <w:tcPr>
            <w:tcW w:w="3420" w:type="dxa"/>
          </w:tcPr>
          <w:p w14:paraId="12F86B75" w14:textId="77777777" w:rsidR="007D2CCF" w:rsidRDefault="007D2CCF" w:rsidP="00B903BC">
            <w:pPr>
              <w:rPr>
                <w:rFonts w:eastAsia="Times New Roman"/>
                <w:color w:val="000000"/>
              </w:rPr>
            </w:pPr>
            <w:r>
              <w:rPr>
                <w:rFonts w:eastAsia="Times New Roman"/>
                <w:color w:val="000000"/>
              </w:rPr>
              <w:t>TSI to Cockpit</w:t>
            </w:r>
          </w:p>
        </w:tc>
      </w:tr>
      <w:tr w:rsidR="007D2CCF" w14:paraId="4B722E7C" w14:textId="77777777" w:rsidTr="00B903BC">
        <w:trPr>
          <w:trHeight w:val="593"/>
        </w:trPr>
        <w:tc>
          <w:tcPr>
            <w:tcW w:w="918" w:type="dxa"/>
            <w:shd w:val="clear" w:color="auto" w:fill="auto"/>
          </w:tcPr>
          <w:p w14:paraId="12068BDA"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202FE23E" w14:textId="77777777" w:rsidR="007D2CCF" w:rsidRDefault="007D2CCF" w:rsidP="00B903BC">
            <w:pPr>
              <w:rPr>
                <w:rFonts w:eastAsia="Times New Roman"/>
                <w:color w:val="000000"/>
              </w:rPr>
            </w:pPr>
            <w:r>
              <w:rPr>
                <w:rFonts w:eastAsia="Times New Roman"/>
                <w:color w:val="000000"/>
              </w:rPr>
              <w:t>5440/12 SL002</w:t>
            </w:r>
          </w:p>
        </w:tc>
        <w:tc>
          <w:tcPr>
            <w:tcW w:w="810" w:type="dxa"/>
            <w:shd w:val="clear" w:color="auto" w:fill="auto"/>
          </w:tcPr>
          <w:p w14:paraId="68073944"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782CD040"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6A3E0C53" w14:textId="77777777" w:rsidR="007D2CCF" w:rsidRDefault="007D2CCF" w:rsidP="00B903BC">
            <w:pPr>
              <w:rPr>
                <w:rFonts w:eastAsia="Times New Roman"/>
                <w:color w:val="000000"/>
              </w:rPr>
            </w:pPr>
            <w:r>
              <w:rPr>
                <w:rFonts w:eastAsia="Times New Roman"/>
                <w:color w:val="000000"/>
              </w:rPr>
              <w:t>600 V</w:t>
            </w:r>
          </w:p>
        </w:tc>
        <w:tc>
          <w:tcPr>
            <w:tcW w:w="810" w:type="dxa"/>
            <w:shd w:val="clear" w:color="auto" w:fill="auto"/>
          </w:tcPr>
          <w:p w14:paraId="696BCDB3" w14:textId="77777777" w:rsidR="007D2CCF" w:rsidRDefault="007D2CCF" w:rsidP="00B903BC">
            <w:pPr>
              <w:rPr>
                <w:rFonts w:eastAsia="Times New Roman"/>
                <w:color w:val="000000"/>
              </w:rPr>
            </w:pPr>
            <w:r>
              <w:rPr>
                <w:rFonts w:eastAsia="Times New Roman"/>
                <w:color w:val="000000"/>
              </w:rPr>
              <w:t>-30 to 105</w:t>
            </w:r>
          </w:p>
        </w:tc>
        <w:tc>
          <w:tcPr>
            <w:tcW w:w="990" w:type="dxa"/>
          </w:tcPr>
          <w:p w14:paraId="67BF4E67" w14:textId="77777777" w:rsidR="007D2CCF" w:rsidRDefault="007D2CCF" w:rsidP="00B903BC">
            <w:pPr>
              <w:rPr>
                <w:rFonts w:eastAsia="Times New Roman"/>
                <w:color w:val="000000"/>
              </w:rPr>
            </w:pPr>
            <w:r>
              <w:rPr>
                <w:rFonts w:eastAsia="Times New Roman"/>
                <w:color w:val="000000"/>
              </w:rPr>
              <w:t>3.7 A</w:t>
            </w:r>
          </w:p>
        </w:tc>
        <w:tc>
          <w:tcPr>
            <w:tcW w:w="810" w:type="dxa"/>
          </w:tcPr>
          <w:p w14:paraId="312FA15B" w14:textId="77777777" w:rsidR="007D2CCF" w:rsidRDefault="007D2CCF" w:rsidP="00B903BC">
            <w:r>
              <w:t>-</w:t>
            </w:r>
          </w:p>
        </w:tc>
        <w:tc>
          <w:tcPr>
            <w:tcW w:w="900" w:type="dxa"/>
          </w:tcPr>
          <w:p w14:paraId="0B4DF508" w14:textId="77777777" w:rsidR="007D2CCF" w:rsidRDefault="007D2CCF" w:rsidP="00B903BC">
            <w:pPr>
              <w:rPr>
                <w:rFonts w:eastAsia="Times New Roman"/>
                <w:color w:val="000000"/>
              </w:rPr>
            </w:pPr>
            <w:r>
              <w:rPr>
                <w:rFonts w:eastAsia="Times New Roman"/>
                <w:color w:val="000000"/>
              </w:rPr>
              <w:t>-</w:t>
            </w:r>
          </w:p>
        </w:tc>
        <w:tc>
          <w:tcPr>
            <w:tcW w:w="1170" w:type="dxa"/>
          </w:tcPr>
          <w:p w14:paraId="48BDE6A2" w14:textId="77777777" w:rsidR="007D2CCF" w:rsidRDefault="007D2CCF" w:rsidP="00B903BC">
            <w:pPr>
              <w:rPr>
                <w:rFonts w:eastAsia="Times New Roman"/>
                <w:color w:val="000000"/>
              </w:rPr>
            </w:pPr>
            <w:r>
              <w:rPr>
                <w:rFonts w:eastAsia="Times New Roman"/>
                <w:color w:val="000000"/>
              </w:rPr>
              <w:t>-</w:t>
            </w:r>
          </w:p>
        </w:tc>
        <w:tc>
          <w:tcPr>
            <w:tcW w:w="900" w:type="dxa"/>
          </w:tcPr>
          <w:p w14:paraId="3845AD91" w14:textId="77777777" w:rsidR="007D2CCF" w:rsidRDefault="007D2CCF" w:rsidP="00B903BC">
            <w:pPr>
              <w:rPr>
                <w:rFonts w:eastAsia="Times New Roman"/>
                <w:color w:val="000000"/>
              </w:rPr>
            </w:pPr>
            <w:r>
              <w:rPr>
                <w:rFonts w:eastAsia="Times New Roman"/>
                <w:color w:val="000000"/>
              </w:rPr>
              <w:t>3.7 A</w:t>
            </w:r>
          </w:p>
        </w:tc>
        <w:tc>
          <w:tcPr>
            <w:tcW w:w="3420" w:type="dxa"/>
          </w:tcPr>
          <w:p w14:paraId="64206FE9" w14:textId="77777777" w:rsidR="007D2CCF" w:rsidRDefault="007D2CCF" w:rsidP="00B903BC">
            <w:pPr>
              <w:rPr>
                <w:rFonts w:eastAsia="Times New Roman"/>
                <w:color w:val="000000"/>
              </w:rPr>
            </w:pPr>
            <w:r>
              <w:rPr>
                <w:rFonts w:eastAsia="Times New Roman"/>
                <w:color w:val="000000"/>
              </w:rPr>
              <w:t>GLV/SCADA to Cockpit</w:t>
            </w:r>
          </w:p>
        </w:tc>
      </w:tr>
      <w:tr w:rsidR="007D2CCF" w14:paraId="4C779B40" w14:textId="77777777" w:rsidTr="00B903BC">
        <w:trPr>
          <w:trHeight w:val="593"/>
        </w:trPr>
        <w:tc>
          <w:tcPr>
            <w:tcW w:w="918" w:type="dxa"/>
            <w:shd w:val="clear" w:color="auto" w:fill="auto"/>
          </w:tcPr>
          <w:p w14:paraId="766E3A03"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7DB485AA"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1178BF46"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04EA54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427DEF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8A0ECAA" w14:textId="77777777" w:rsidR="007D2CCF" w:rsidRDefault="007D2CCF" w:rsidP="00B903BC">
            <w:pPr>
              <w:rPr>
                <w:rFonts w:eastAsia="Times New Roman"/>
                <w:color w:val="000000"/>
              </w:rPr>
            </w:pPr>
            <w:r>
              <w:rPr>
                <w:rFonts w:eastAsia="Times New Roman"/>
                <w:color w:val="000000"/>
              </w:rPr>
              <w:t>-35 to 105</w:t>
            </w:r>
          </w:p>
        </w:tc>
        <w:tc>
          <w:tcPr>
            <w:tcW w:w="990" w:type="dxa"/>
          </w:tcPr>
          <w:p w14:paraId="60A40E2C" w14:textId="77777777" w:rsidR="007D2CCF" w:rsidRDefault="007D2CCF" w:rsidP="00B903BC">
            <w:pPr>
              <w:rPr>
                <w:rFonts w:eastAsia="Times New Roman"/>
                <w:color w:val="000000"/>
              </w:rPr>
            </w:pPr>
            <w:r>
              <w:rPr>
                <w:rFonts w:eastAsia="Times New Roman"/>
                <w:color w:val="000000"/>
              </w:rPr>
              <w:t>3.7 A</w:t>
            </w:r>
          </w:p>
        </w:tc>
        <w:tc>
          <w:tcPr>
            <w:tcW w:w="810" w:type="dxa"/>
          </w:tcPr>
          <w:p w14:paraId="10C094B7" w14:textId="77777777" w:rsidR="007D2CCF" w:rsidRDefault="007D2CCF" w:rsidP="00B903BC">
            <w:r>
              <w:t>-</w:t>
            </w:r>
          </w:p>
        </w:tc>
        <w:tc>
          <w:tcPr>
            <w:tcW w:w="900" w:type="dxa"/>
          </w:tcPr>
          <w:p w14:paraId="4715E514" w14:textId="77777777" w:rsidR="007D2CCF" w:rsidRDefault="007D2CCF" w:rsidP="00B903BC">
            <w:pPr>
              <w:rPr>
                <w:rFonts w:eastAsia="Times New Roman"/>
                <w:color w:val="000000"/>
              </w:rPr>
            </w:pPr>
            <w:r>
              <w:rPr>
                <w:rFonts w:eastAsia="Times New Roman"/>
                <w:color w:val="000000"/>
              </w:rPr>
              <w:t>-</w:t>
            </w:r>
          </w:p>
        </w:tc>
        <w:tc>
          <w:tcPr>
            <w:tcW w:w="1170" w:type="dxa"/>
          </w:tcPr>
          <w:p w14:paraId="2E021DBD" w14:textId="77777777" w:rsidR="007D2CCF" w:rsidRDefault="007D2CCF" w:rsidP="00B903BC">
            <w:pPr>
              <w:rPr>
                <w:rFonts w:eastAsia="Times New Roman"/>
                <w:color w:val="000000"/>
              </w:rPr>
            </w:pPr>
            <w:r>
              <w:rPr>
                <w:rFonts w:eastAsia="Times New Roman"/>
                <w:color w:val="000000"/>
              </w:rPr>
              <w:t>-</w:t>
            </w:r>
          </w:p>
        </w:tc>
        <w:tc>
          <w:tcPr>
            <w:tcW w:w="900" w:type="dxa"/>
          </w:tcPr>
          <w:p w14:paraId="223B9D99" w14:textId="77777777" w:rsidR="007D2CCF" w:rsidRDefault="007D2CCF" w:rsidP="00B903BC">
            <w:pPr>
              <w:rPr>
                <w:rFonts w:eastAsia="Times New Roman"/>
                <w:color w:val="000000"/>
              </w:rPr>
            </w:pPr>
            <w:r>
              <w:rPr>
                <w:rFonts w:eastAsia="Times New Roman"/>
                <w:color w:val="000000"/>
              </w:rPr>
              <w:t>3.7 A</w:t>
            </w:r>
          </w:p>
        </w:tc>
        <w:tc>
          <w:tcPr>
            <w:tcW w:w="3420" w:type="dxa"/>
          </w:tcPr>
          <w:p w14:paraId="6419CA6D" w14:textId="77777777" w:rsidR="007D2CCF" w:rsidRDefault="007D2CCF" w:rsidP="00B903BC">
            <w:pPr>
              <w:rPr>
                <w:rFonts w:eastAsia="Times New Roman"/>
                <w:color w:val="000000"/>
              </w:rPr>
            </w:pPr>
            <w:r>
              <w:rPr>
                <w:rFonts w:eastAsia="Times New Roman"/>
                <w:color w:val="000000"/>
              </w:rPr>
              <w:t>TSI to TSAL Left</w:t>
            </w:r>
          </w:p>
        </w:tc>
      </w:tr>
      <w:tr w:rsidR="007D2CCF" w14:paraId="3A721458" w14:textId="77777777" w:rsidTr="00B903BC">
        <w:trPr>
          <w:trHeight w:val="593"/>
        </w:trPr>
        <w:tc>
          <w:tcPr>
            <w:tcW w:w="918" w:type="dxa"/>
            <w:shd w:val="clear" w:color="auto" w:fill="auto"/>
          </w:tcPr>
          <w:p w14:paraId="238BD66B"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46AD9D7D"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0D7F9D5A"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73C45079"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4D50166F"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1479907F" w14:textId="77777777" w:rsidR="007D2CCF" w:rsidRDefault="007D2CCF" w:rsidP="00B903BC">
            <w:pPr>
              <w:rPr>
                <w:rFonts w:eastAsia="Times New Roman"/>
                <w:color w:val="000000"/>
              </w:rPr>
            </w:pPr>
            <w:r>
              <w:rPr>
                <w:rFonts w:eastAsia="Times New Roman"/>
                <w:color w:val="000000"/>
              </w:rPr>
              <w:t>-35 to 105</w:t>
            </w:r>
          </w:p>
        </w:tc>
        <w:tc>
          <w:tcPr>
            <w:tcW w:w="990" w:type="dxa"/>
          </w:tcPr>
          <w:p w14:paraId="16A90865" w14:textId="77777777" w:rsidR="007D2CCF" w:rsidRDefault="007D2CCF" w:rsidP="00B903BC">
            <w:pPr>
              <w:rPr>
                <w:rFonts w:eastAsia="Times New Roman"/>
                <w:color w:val="000000"/>
              </w:rPr>
            </w:pPr>
            <w:r>
              <w:rPr>
                <w:rFonts w:eastAsia="Times New Roman"/>
                <w:color w:val="000000"/>
              </w:rPr>
              <w:t>3.7 A</w:t>
            </w:r>
          </w:p>
        </w:tc>
        <w:tc>
          <w:tcPr>
            <w:tcW w:w="810" w:type="dxa"/>
          </w:tcPr>
          <w:p w14:paraId="6DB3BD44" w14:textId="77777777" w:rsidR="007D2CCF" w:rsidRDefault="007D2CCF" w:rsidP="00B903BC">
            <w:r>
              <w:t>-</w:t>
            </w:r>
          </w:p>
        </w:tc>
        <w:tc>
          <w:tcPr>
            <w:tcW w:w="900" w:type="dxa"/>
          </w:tcPr>
          <w:p w14:paraId="2370CAD9" w14:textId="77777777" w:rsidR="007D2CCF" w:rsidRDefault="007D2CCF" w:rsidP="00B903BC">
            <w:pPr>
              <w:rPr>
                <w:rFonts w:eastAsia="Times New Roman"/>
                <w:color w:val="000000"/>
              </w:rPr>
            </w:pPr>
            <w:r>
              <w:rPr>
                <w:rFonts w:eastAsia="Times New Roman"/>
                <w:color w:val="000000"/>
              </w:rPr>
              <w:t>-</w:t>
            </w:r>
          </w:p>
        </w:tc>
        <w:tc>
          <w:tcPr>
            <w:tcW w:w="1170" w:type="dxa"/>
          </w:tcPr>
          <w:p w14:paraId="3922A519" w14:textId="77777777" w:rsidR="007D2CCF" w:rsidRDefault="007D2CCF" w:rsidP="00B903BC">
            <w:pPr>
              <w:rPr>
                <w:rFonts w:eastAsia="Times New Roman"/>
                <w:color w:val="000000"/>
              </w:rPr>
            </w:pPr>
            <w:r>
              <w:rPr>
                <w:rFonts w:eastAsia="Times New Roman"/>
                <w:color w:val="000000"/>
              </w:rPr>
              <w:t>-</w:t>
            </w:r>
          </w:p>
        </w:tc>
        <w:tc>
          <w:tcPr>
            <w:tcW w:w="900" w:type="dxa"/>
          </w:tcPr>
          <w:p w14:paraId="012487C1" w14:textId="77777777" w:rsidR="007D2CCF" w:rsidRDefault="007D2CCF" w:rsidP="00B903BC">
            <w:pPr>
              <w:rPr>
                <w:rFonts w:eastAsia="Times New Roman"/>
                <w:color w:val="000000"/>
              </w:rPr>
            </w:pPr>
            <w:r>
              <w:rPr>
                <w:rFonts w:eastAsia="Times New Roman"/>
                <w:color w:val="000000"/>
              </w:rPr>
              <w:t>3.7 A</w:t>
            </w:r>
          </w:p>
        </w:tc>
        <w:tc>
          <w:tcPr>
            <w:tcW w:w="3420" w:type="dxa"/>
          </w:tcPr>
          <w:p w14:paraId="71789827" w14:textId="77777777" w:rsidR="007D2CCF" w:rsidRDefault="007D2CCF" w:rsidP="00B903BC">
            <w:pPr>
              <w:rPr>
                <w:rFonts w:eastAsia="Times New Roman"/>
                <w:color w:val="000000"/>
              </w:rPr>
            </w:pPr>
            <w:r>
              <w:rPr>
                <w:rFonts w:eastAsia="Times New Roman"/>
                <w:color w:val="000000"/>
              </w:rPr>
              <w:t>TSI to Brake Light</w:t>
            </w:r>
          </w:p>
        </w:tc>
      </w:tr>
      <w:tr w:rsidR="007D2CCF" w14:paraId="2DB478C1" w14:textId="77777777" w:rsidTr="00B903BC">
        <w:trPr>
          <w:trHeight w:val="593"/>
        </w:trPr>
        <w:tc>
          <w:tcPr>
            <w:tcW w:w="918" w:type="dxa"/>
            <w:shd w:val="clear" w:color="auto" w:fill="auto"/>
          </w:tcPr>
          <w:p w14:paraId="458342DE" w14:textId="77777777" w:rsidR="007D2CCF" w:rsidRDefault="007D2CCF" w:rsidP="00B903BC">
            <w:pPr>
              <w:rPr>
                <w:rFonts w:eastAsia="Times New Roman"/>
                <w:color w:val="000000"/>
              </w:rPr>
            </w:pPr>
            <w:r>
              <w:rPr>
                <w:rFonts w:eastAsia="Times New Roman"/>
                <w:color w:val="000000"/>
              </w:rPr>
              <w:t>Alpha Wire</w:t>
            </w:r>
          </w:p>
        </w:tc>
        <w:tc>
          <w:tcPr>
            <w:tcW w:w="900" w:type="dxa"/>
            <w:shd w:val="clear" w:color="auto" w:fill="auto"/>
          </w:tcPr>
          <w:p w14:paraId="57A922C0"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0EA7135E"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3A9EBB0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767A49D1"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4C6ED94D" w14:textId="77777777" w:rsidR="007D2CCF" w:rsidRDefault="007D2CCF" w:rsidP="00B903BC">
            <w:pPr>
              <w:rPr>
                <w:rFonts w:eastAsia="Times New Roman"/>
                <w:color w:val="000000"/>
              </w:rPr>
            </w:pPr>
            <w:r>
              <w:rPr>
                <w:rFonts w:eastAsia="Times New Roman"/>
                <w:color w:val="000000"/>
              </w:rPr>
              <w:t>-35 to 105</w:t>
            </w:r>
          </w:p>
        </w:tc>
        <w:tc>
          <w:tcPr>
            <w:tcW w:w="990" w:type="dxa"/>
          </w:tcPr>
          <w:p w14:paraId="53933AE9" w14:textId="77777777" w:rsidR="007D2CCF" w:rsidRDefault="007D2CCF" w:rsidP="00B903BC">
            <w:pPr>
              <w:rPr>
                <w:rFonts w:eastAsia="Times New Roman"/>
                <w:color w:val="000000"/>
              </w:rPr>
            </w:pPr>
            <w:r>
              <w:rPr>
                <w:rFonts w:eastAsia="Times New Roman"/>
                <w:color w:val="000000"/>
              </w:rPr>
              <w:t>3.7 A</w:t>
            </w:r>
          </w:p>
        </w:tc>
        <w:tc>
          <w:tcPr>
            <w:tcW w:w="810" w:type="dxa"/>
          </w:tcPr>
          <w:p w14:paraId="5247D19D" w14:textId="77777777" w:rsidR="007D2CCF" w:rsidRDefault="007D2CCF" w:rsidP="00B903BC">
            <w:r>
              <w:t>-</w:t>
            </w:r>
          </w:p>
        </w:tc>
        <w:tc>
          <w:tcPr>
            <w:tcW w:w="900" w:type="dxa"/>
          </w:tcPr>
          <w:p w14:paraId="28414D20" w14:textId="77777777" w:rsidR="007D2CCF" w:rsidRDefault="007D2CCF" w:rsidP="00B903BC">
            <w:pPr>
              <w:rPr>
                <w:rFonts w:eastAsia="Times New Roman"/>
                <w:color w:val="000000"/>
              </w:rPr>
            </w:pPr>
            <w:r>
              <w:rPr>
                <w:rFonts w:eastAsia="Times New Roman"/>
                <w:color w:val="000000"/>
              </w:rPr>
              <w:t>-</w:t>
            </w:r>
          </w:p>
        </w:tc>
        <w:tc>
          <w:tcPr>
            <w:tcW w:w="1170" w:type="dxa"/>
          </w:tcPr>
          <w:p w14:paraId="6C389D56" w14:textId="77777777" w:rsidR="007D2CCF" w:rsidRDefault="007D2CCF" w:rsidP="00B903BC">
            <w:pPr>
              <w:rPr>
                <w:rFonts w:eastAsia="Times New Roman"/>
                <w:color w:val="000000"/>
              </w:rPr>
            </w:pPr>
            <w:r>
              <w:rPr>
                <w:rFonts w:eastAsia="Times New Roman"/>
                <w:color w:val="000000"/>
              </w:rPr>
              <w:t>-</w:t>
            </w:r>
          </w:p>
        </w:tc>
        <w:tc>
          <w:tcPr>
            <w:tcW w:w="900" w:type="dxa"/>
          </w:tcPr>
          <w:p w14:paraId="52F8EED7" w14:textId="77777777" w:rsidR="007D2CCF" w:rsidRDefault="007D2CCF" w:rsidP="00B903BC">
            <w:pPr>
              <w:rPr>
                <w:rFonts w:eastAsia="Times New Roman"/>
                <w:color w:val="000000"/>
              </w:rPr>
            </w:pPr>
            <w:r>
              <w:rPr>
                <w:rFonts w:eastAsia="Times New Roman"/>
                <w:color w:val="000000"/>
              </w:rPr>
              <w:t>3.7 A</w:t>
            </w:r>
          </w:p>
        </w:tc>
        <w:tc>
          <w:tcPr>
            <w:tcW w:w="3420" w:type="dxa"/>
          </w:tcPr>
          <w:p w14:paraId="32EF9F06" w14:textId="77777777" w:rsidR="007D2CCF" w:rsidRDefault="007D2CCF" w:rsidP="00B903BC">
            <w:pPr>
              <w:rPr>
                <w:rFonts w:eastAsia="Times New Roman"/>
                <w:color w:val="000000"/>
              </w:rPr>
            </w:pPr>
            <w:r>
              <w:rPr>
                <w:rFonts w:eastAsia="Times New Roman"/>
                <w:color w:val="000000"/>
              </w:rPr>
              <w:t>TSI to TSAL Right</w:t>
            </w:r>
          </w:p>
        </w:tc>
      </w:tr>
      <w:tr w:rsidR="007D2CCF" w14:paraId="7E0566F7" w14:textId="77777777" w:rsidTr="00B903BC">
        <w:trPr>
          <w:trHeight w:val="593"/>
        </w:trPr>
        <w:tc>
          <w:tcPr>
            <w:tcW w:w="918" w:type="dxa"/>
            <w:shd w:val="clear" w:color="auto" w:fill="auto"/>
          </w:tcPr>
          <w:p w14:paraId="7F895A34" w14:textId="77777777" w:rsidR="007D2CCF" w:rsidRDefault="007D2CCF" w:rsidP="00B903BC">
            <w:pPr>
              <w:rPr>
                <w:rFonts w:eastAsia="Times New Roman"/>
                <w:color w:val="000000"/>
              </w:rPr>
            </w:pPr>
            <w:r>
              <w:rPr>
                <w:rFonts w:eastAsia="Times New Roman"/>
                <w:color w:val="000000"/>
              </w:rPr>
              <w:lastRenderedPageBreak/>
              <w:t>Alpha Wire</w:t>
            </w:r>
          </w:p>
        </w:tc>
        <w:tc>
          <w:tcPr>
            <w:tcW w:w="900" w:type="dxa"/>
            <w:shd w:val="clear" w:color="auto" w:fill="auto"/>
          </w:tcPr>
          <w:p w14:paraId="535671C7" w14:textId="77777777" w:rsidR="007D2CCF" w:rsidRDefault="007D2CCF" w:rsidP="00B903BC">
            <w:pPr>
              <w:rPr>
                <w:rFonts w:eastAsia="Times New Roman"/>
                <w:color w:val="000000"/>
              </w:rPr>
            </w:pPr>
            <w:r>
              <w:rPr>
                <w:rFonts w:eastAsia="Times New Roman"/>
                <w:color w:val="000000"/>
              </w:rPr>
              <w:t>5176C SL005</w:t>
            </w:r>
          </w:p>
        </w:tc>
        <w:tc>
          <w:tcPr>
            <w:tcW w:w="810" w:type="dxa"/>
            <w:shd w:val="clear" w:color="auto" w:fill="auto"/>
          </w:tcPr>
          <w:p w14:paraId="3657C6EB" w14:textId="77777777" w:rsidR="007D2CCF" w:rsidRDefault="007D2CCF" w:rsidP="00B903BC">
            <w:pPr>
              <w:rPr>
                <w:rFonts w:eastAsia="Times New Roman"/>
                <w:color w:val="000000"/>
              </w:rPr>
            </w:pPr>
            <w:r>
              <w:rPr>
                <w:rFonts w:eastAsia="Times New Roman"/>
                <w:color w:val="000000"/>
              </w:rPr>
              <w:t>16</w:t>
            </w:r>
          </w:p>
        </w:tc>
        <w:tc>
          <w:tcPr>
            <w:tcW w:w="900" w:type="dxa"/>
            <w:shd w:val="clear" w:color="auto" w:fill="auto"/>
          </w:tcPr>
          <w:p w14:paraId="6077073A"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515D1E73"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7C660E92" w14:textId="77777777" w:rsidR="007D2CCF" w:rsidRDefault="007D2CCF" w:rsidP="00B903BC">
            <w:pPr>
              <w:rPr>
                <w:rFonts w:eastAsia="Times New Roman"/>
                <w:color w:val="000000"/>
              </w:rPr>
            </w:pPr>
            <w:r>
              <w:rPr>
                <w:rFonts w:eastAsia="Times New Roman"/>
                <w:color w:val="000000"/>
              </w:rPr>
              <w:t>-35 to 105</w:t>
            </w:r>
          </w:p>
        </w:tc>
        <w:tc>
          <w:tcPr>
            <w:tcW w:w="990" w:type="dxa"/>
          </w:tcPr>
          <w:p w14:paraId="7249ED59" w14:textId="77777777" w:rsidR="007D2CCF" w:rsidRDefault="007D2CCF" w:rsidP="00B903BC">
            <w:pPr>
              <w:rPr>
                <w:rFonts w:eastAsia="Times New Roman"/>
                <w:color w:val="000000"/>
              </w:rPr>
            </w:pPr>
            <w:r>
              <w:rPr>
                <w:rFonts w:eastAsia="Times New Roman"/>
                <w:color w:val="000000"/>
              </w:rPr>
              <w:t>3.7 A</w:t>
            </w:r>
          </w:p>
        </w:tc>
        <w:tc>
          <w:tcPr>
            <w:tcW w:w="810" w:type="dxa"/>
          </w:tcPr>
          <w:p w14:paraId="19236858" w14:textId="77777777" w:rsidR="007D2CCF" w:rsidRDefault="007D2CCF" w:rsidP="00B903BC">
            <w:r>
              <w:t>-</w:t>
            </w:r>
          </w:p>
        </w:tc>
        <w:tc>
          <w:tcPr>
            <w:tcW w:w="900" w:type="dxa"/>
          </w:tcPr>
          <w:p w14:paraId="7E66B8EE" w14:textId="77777777" w:rsidR="007D2CCF" w:rsidRDefault="007D2CCF" w:rsidP="00B903BC">
            <w:pPr>
              <w:rPr>
                <w:rFonts w:eastAsia="Times New Roman"/>
                <w:color w:val="000000"/>
              </w:rPr>
            </w:pPr>
            <w:r>
              <w:rPr>
                <w:rFonts w:eastAsia="Times New Roman"/>
                <w:color w:val="000000"/>
              </w:rPr>
              <w:t>-</w:t>
            </w:r>
          </w:p>
        </w:tc>
        <w:tc>
          <w:tcPr>
            <w:tcW w:w="1170" w:type="dxa"/>
          </w:tcPr>
          <w:p w14:paraId="45D16ECF" w14:textId="77777777" w:rsidR="007D2CCF" w:rsidRDefault="007D2CCF" w:rsidP="00B903BC">
            <w:pPr>
              <w:rPr>
                <w:rFonts w:eastAsia="Times New Roman"/>
                <w:color w:val="000000"/>
              </w:rPr>
            </w:pPr>
            <w:r>
              <w:rPr>
                <w:rFonts w:eastAsia="Times New Roman"/>
                <w:color w:val="000000"/>
              </w:rPr>
              <w:t>-</w:t>
            </w:r>
          </w:p>
        </w:tc>
        <w:tc>
          <w:tcPr>
            <w:tcW w:w="900" w:type="dxa"/>
          </w:tcPr>
          <w:p w14:paraId="0E94C7DB" w14:textId="77777777" w:rsidR="007D2CCF" w:rsidRDefault="007D2CCF" w:rsidP="00B903BC">
            <w:pPr>
              <w:rPr>
                <w:rFonts w:eastAsia="Times New Roman"/>
                <w:color w:val="000000"/>
              </w:rPr>
            </w:pPr>
            <w:r>
              <w:rPr>
                <w:rFonts w:eastAsia="Times New Roman"/>
                <w:color w:val="000000"/>
              </w:rPr>
              <w:t>3.7 A</w:t>
            </w:r>
          </w:p>
        </w:tc>
        <w:tc>
          <w:tcPr>
            <w:tcW w:w="3420" w:type="dxa"/>
          </w:tcPr>
          <w:p w14:paraId="7CC3C910" w14:textId="77777777" w:rsidR="007D2CCF" w:rsidRDefault="007D2CCF" w:rsidP="00B903BC">
            <w:pPr>
              <w:rPr>
                <w:rFonts w:eastAsia="Times New Roman"/>
                <w:color w:val="000000"/>
              </w:rPr>
            </w:pPr>
            <w:r>
              <w:rPr>
                <w:rFonts w:eastAsia="Times New Roman"/>
                <w:color w:val="000000"/>
              </w:rPr>
              <w:t>GLV/SCADA to TS Energized Light</w:t>
            </w:r>
          </w:p>
        </w:tc>
      </w:tr>
      <w:tr w:rsidR="007D2CCF" w14:paraId="3A432610" w14:textId="77777777" w:rsidTr="00B903BC">
        <w:trPr>
          <w:trHeight w:val="593"/>
        </w:trPr>
        <w:tc>
          <w:tcPr>
            <w:tcW w:w="918" w:type="dxa"/>
            <w:shd w:val="clear" w:color="auto" w:fill="auto"/>
          </w:tcPr>
          <w:p w14:paraId="304C112F" w14:textId="77777777" w:rsidR="007D2CCF" w:rsidRDefault="007D2CCF" w:rsidP="00B903BC">
            <w:pPr>
              <w:rPr>
                <w:rFonts w:eastAsia="Times New Roman"/>
                <w:color w:val="000000"/>
              </w:rPr>
            </w:pPr>
            <w:r>
              <w:rPr>
                <w:rFonts w:eastAsia="Times New Roman"/>
                <w:color w:val="000000"/>
              </w:rPr>
              <w:t>General Cable/Carol Brand</w:t>
            </w:r>
          </w:p>
        </w:tc>
        <w:tc>
          <w:tcPr>
            <w:tcW w:w="900" w:type="dxa"/>
            <w:shd w:val="clear" w:color="auto" w:fill="auto"/>
          </w:tcPr>
          <w:p w14:paraId="713C10DD" w14:textId="77777777" w:rsidR="007D2CCF" w:rsidRDefault="007D2CCF" w:rsidP="00B903BC">
            <w:pPr>
              <w:rPr>
                <w:rFonts w:eastAsia="Times New Roman"/>
                <w:color w:val="000000"/>
              </w:rPr>
            </w:pPr>
            <w:r>
              <w:rPr>
                <w:rFonts w:eastAsia="Times New Roman"/>
                <w:color w:val="000000"/>
              </w:rPr>
              <w:t>C4066A.12.10</w:t>
            </w:r>
          </w:p>
        </w:tc>
        <w:tc>
          <w:tcPr>
            <w:tcW w:w="810" w:type="dxa"/>
            <w:shd w:val="clear" w:color="auto" w:fill="auto"/>
          </w:tcPr>
          <w:p w14:paraId="285FD17E" w14:textId="77777777" w:rsidR="007D2CCF" w:rsidRDefault="007D2CCF" w:rsidP="00B903BC">
            <w:pPr>
              <w:rPr>
                <w:rFonts w:eastAsia="Times New Roman"/>
                <w:color w:val="000000"/>
              </w:rPr>
            </w:pPr>
            <w:r>
              <w:rPr>
                <w:rFonts w:eastAsia="Times New Roman"/>
                <w:color w:val="000000"/>
              </w:rPr>
              <w:t>22</w:t>
            </w:r>
          </w:p>
        </w:tc>
        <w:tc>
          <w:tcPr>
            <w:tcW w:w="900" w:type="dxa"/>
            <w:shd w:val="clear" w:color="auto" w:fill="auto"/>
          </w:tcPr>
          <w:p w14:paraId="7EF49521" w14:textId="77777777" w:rsidR="007D2CCF" w:rsidRDefault="007D2CCF" w:rsidP="00B903BC">
            <w:pPr>
              <w:rPr>
                <w:rFonts w:eastAsia="Times New Roman"/>
                <w:color w:val="000000"/>
              </w:rPr>
            </w:pPr>
            <w:r>
              <w:rPr>
                <w:rFonts w:eastAsia="Times New Roman"/>
                <w:color w:val="000000"/>
              </w:rPr>
              <w:t>PVC</w:t>
            </w:r>
          </w:p>
        </w:tc>
        <w:tc>
          <w:tcPr>
            <w:tcW w:w="810" w:type="dxa"/>
            <w:shd w:val="clear" w:color="auto" w:fill="auto"/>
          </w:tcPr>
          <w:p w14:paraId="080A0256" w14:textId="77777777" w:rsidR="007D2CCF" w:rsidRDefault="007D2CCF" w:rsidP="00B903BC">
            <w:pPr>
              <w:rPr>
                <w:rFonts w:eastAsia="Times New Roman"/>
                <w:color w:val="000000"/>
              </w:rPr>
            </w:pPr>
            <w:r>
              <w:rPr>
                <w:rFonts w:eastAsia="Times New Roman"/>
                <w:color w:val="000000"/>
              </w:rPr>
              <w:t>300 V</w:t>
            </w:r>
          </w:p>
        </w:tc>
        <w:tc>
          <w:tcPr>
            <w:tcW w:w="810" w:type="dxa"/>
            <w:shd w:val="clear" w:color="auto" w:fill="auto"/>
          </w:tcPr>
          <w:p w14:paraId="03084DBA" w14:textId="77777777" w:rsidR="007D2CCF" w:rsidRDefault="007D2CCF" w:rsidP="00B903BC">
            <w:pPr>
              <w:rPr>
                <w:rFonts w:eastAsia="Times New Roman"/>
                <w:color w:val="000000"/>
              </w:rPr>
            </w:pPr>
            <w:r>
              <w:rPr>
                <w:rFonts w:eastAsia="Times New Roman"/>
                <w:color w:val="000000"/>
              </w:rPr>
              <w:t>-20 to 80</w:t>
            </w:r>
          </w:p>
        </w:tc>
        <w:tc>
          <w:tcPr>
            <w:tcW w:w="990" w:type="dxa"/>
          </w:tcPr>
          <w:p w14:paraId="709A79B0" w14:textId="77777777" w:rsidR="007D2CCF" w:rsidRDefault="007D2CCF" w:rsidP="00B903BC">
            <w:pPr>
              <w:rPr>
                <w:rFonts w:eastAsia="Times New Roman"/>
                <w:color w:val="000000"/>
              </w:rPr>
            </w:pPr>
            <w:r>
              <w:rPr>
                <w:rFonts w:eastAsia="Times New Roman"/>
                <w:color w:val="000000"/>
              </w:rPr>
              <w:t>0.92 A</w:t>
            </w:r>
          </w:p>
        </w:tc>
        <w:tc>
          <w:tcPr>
            <w:tcW w:w="810" w:type="dxa"/>
          </w:tcPr>
          <w:p w14:paraId="713B39B7" w14:textId="77777777" w:rsidR="007D2CCF" w:rsidRDefault="007D2CCF" w:rsidP="00B903BC">
            <w:r>
              <w:t>-</w:t>
            </w:r>
          </w:p>
        </w:tc>
        <w:tc>
          <w:tcPr>
            <w:tcW w:w="900" w:type="dxa"/>
          </w:tcPr>
          <w:p w14:paraId="08221E17" w14:textId="77777777" w:rsidR="007D2CCF" w:rsidRDefault="007D2CCF" w:rsidP="00B903BC">
            <w:pPr>
              <w:rPr>
                <w:rFonts w:eastAsia="Times New Roman"/>
                <w:color w:val="000000"/>
              </w:rPr>
            </w:pPr>
            <w:r>
              <w:rPr>
                <w:rFonts w:eastAsia="Times New Roman"/>
                <w:color w:val="000000"/>
              </w:rPr>
              <w:t>-</w:t>
            </w:r>
          </w:p>
        </w:tc>
        <w:tc>
          <w:tcPr>
            <w:tcW w:w="1170" w:type="dxa"/>
          </w:tcPr>
          <w:p w14:paraId="1FE90E88" w14:textId="77777777" w:rsidR="007D2CCF" w:rsidRDefault="007D2CCF" w:rsidP="00B903BC">
            <w:pPr>
              <w:rPr>
                <w:rFonts w:eastAsia="Times New Roman"/>
                <w:color w:val="000000"/>
              </w:rPr>
            </w:pPr>
            <w:r>
              <w:rPr>
                <w:rFonts w:eastAsia="Times New Roman"/>
                <w:color w:val="000000"/>
              </w:rPr>
              <w:t>-</w:t>
            </w:r>
          </w:p>
        </w:tc>
        <w:tc>
          <w:tcPr>
            <w:tcW w:w="900" w:type="dxa"/>
          </w:tcPr>
          <w:p w14:paraId="4ADF3765" w14:textId="77777777" w:rsidR="007D2CCF" w:rsidRDefault="007D2CCF" w:rsidP="00B903BC">
            <w:pPr>
              <w:rPr>
                <w:rFonts w:eastAsia="Times New Roman"/>
                <w:color w:val="000000"/>
              </w:rPr>
            </w:pPr>
            <w:r>
              <w:rPr>
                <w:rFonts w:eastAsia="Times New Roman"/>
                <w:color w:val="000000"/>
              </w:rPr>
              <w:t>0.92 A</w:t>
            </w:r>
          </w:p>
        </w:tc>
        <w:tc>
          <w:tcPr>
            <w:tcW w:w="3420" w:type="dxa"/>
          </w:tcPr>
          <w:p w14:paraId="705CFC2C" w14:textId="77777777" w:rsidR="007D2CCF" w:rsidRDefault="007D2CCF" w:rsidP="00B903BC">
            <w:pPr>
              <w:rPr>
                <w:rFonts w:eastAsia="Times New Roman"/>
                <w:color w:val="000000"/>
              </w:rPr>
            </w:pPr>
            <w:r>
              <w:rPr>
                <w:rFonts w:eastAsia="Times New Roman"/>
                <w:color w:val="000000"/>
              </w:rPr>
              <w:t>Motor Controller to Motor</w:t>
            </w:r>
          </w:p>
        </w:tc>
      </w:tr>
    </w:tbl>
    <w:p w14:paraId="2B9DD75E" w14:textId="77777777" w:rsidR="007D2CCF" w:rsidRDefault="007D2CCF" w:rsidP="00777197"/>
    <w:p w14:paraId="5D70DDB6" w14:textId="77777777" w:rsidR="00777197" w:rsidRDefault="00777197" w:rsidP="00777197">
      <w:pPr>
        <w:pStyle w:val="Caption"/>
      </w:pPr>
      <w:bookmarkStart w:id="35" w:name="_Ref412570283"/>
      <w:bookmarkStart w:id="36"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5"/>
      <w:r>
        <w:t xml:space="preserve"> </w:t>
      </w:r>
      <w:r w:rsidR="007F357F">
        <w:t xml:space="preserve">- </w:t>
      </w:r>
      <w:r>
        <w:t>System Wire Table</w:t>
      </w:r>
      <w:bookmarkEnd w:id="36"/>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7" w:name="_Toc442209101"/>
      <w:r>
        <w:t xml:space="preserve">Grounding </w:t>
      </w:r>
      <w:r w:rsidR="00F0197D">
        <w:t>System</w:t>
      </w:r>
      <w:bookmarkEnd w:id="37"/>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38" w:name="_Toc442209102"/>
      <w:r>
        <w:t>Conductive Panel Grounding</w:t>
      </w:r>
      <w:bookmarkEnd w:id="38"/>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39" w:name="_Toc442209103"/>
      <w:r>
        <w:rPr>
          <w:rFonts w:eastAsia="Arial"/>
        </w:rPr>
        <w:lastRenderedPageBreak/>
        <w:t>Isolation</w:t>
      </w:r>
      <w:r w:rsidR="00450834">
        <w:rPr>
          <w:rFonts w:eastAsia="Arial"/>
        </w:rPr>
        <w:t xml:space="preserve"> &amp; Insulation</w:t>
      </w:r>
      <w:bookmarkEnd w:id="39"/>
    </w:p>
    <w:p w14:paraId="7500B2AA" w14:textId="77777777" w:rsidR="00D0591D" w:rsidRPr="00C1229B" w:rsidRDefault="00D0591D" w:rsidP="00D0591D">
      <w:r>
        <w:t xml:space="preserve">Person primarily responsible for this </w:t>
      </w:r>
      <w:commentRangeStart w:id="40"/>
      <w:r>
        <w:t>section</w:t>
      </w:r>
      <w:commentRangeEnd w:id="40"/>
      <w:r w:rsidR="00857DEF">
        <w:rPr>
          <w:rStyle w:val="CommentReference"/>
        </w:rPr>
        <w:commentReference w:id="40"/>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1" w:name="_Toc442209104"/>
      <w:r w:rsidRPr="00450834">
        <w:t>Separation of Tractive System and Grounded Low Voltage System</w:t>
      </w:r>
      <w:bookmarkEnd w:id="41"/>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2"/>
      <w:commentRangeStart w:id="43"/>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2"/>
      <w:r w:rsidR="00752C88">
        <w:rPr>
          <w:rStyle w:val="CommentReference"/>
        </w:rPr>
        <w:commentReference w:id="42"/>
      </w:r>
      <w:commentRangeEnd w:id="43"/>
      <w:r w:rsidR="00FF692B">
        <w:rPr>
          <w:rStyle w:val="CommentReference"/>
        </w:rPr>
        <w:commentReference w:id="43"/>
      </w:r>
    </w:p>
    <w:p w14:paraId="65B26C17" w14:textId="77777777" w:rsidR="00FB6611" w:rsidRDefault="00753253" w:rsidP="00753253">
      <w:pPr>
        <w:pStyle w:val="Caption"/>
      </w:pPr>
      <w:bookmarkStart w:id="44"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4"/>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5"/>
            <w:r>
              <w:t>Student Design</w:t>
            </w:r>
            <w:commentRangeEnd w:id="45"/>
            <w:r w:rsidR="00836811">
              <w:rPr>
                <w:rStyle w:val="CommentReference"/>
              </w:rPr>
              <w:commentReference w:id="45"/>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6"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6"/>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commentRangeStart w:id="47"/>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7"/>
      <w:r w:rsidR="00DD2C3B">
        <w:rPr>
          <w:rStyle w:val="CommentReference"/>
        </w:rPr>
        <w:commentReference w:id="47"/>
      </w:r>
    </w:p>
    <w:p w14:paraId="633433D5" w14:textId="77777777" w:rsidR="00D76797" w:rsidRDefault="00E2475D" w:rsidP="00753253">
      <w:pPr>
        <w:pStyle w:val="Caption"/>
      </w:pPr>
      <w:bookmarkStart w:id="48"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48"/>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49"/>
      <w:r w:rsidRPr="000929F7">
        <w:rPr>
          <w:i/>
        </w:rPr>
        <w:t xml:space="preserve">motor controller </w:t>
      </w:r>
      <w:commentRangeEnd w:id="49"/>
      <w:r w:rsidR="009E0F80">
        <w:rPr>
          <w:rStyle w:val="CommentReference"/>
        </w:rPr>
        <w:commentReference w:id="49"/>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7C3054"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7C3054"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0" w:name="_Toc442209105"/>
      <w:r>
        <w:t>Isolation &amp; Insulation</w:t>
      </w:r>
      <w:bookmarkEnd w:id="50"/>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1"/>
            <w:r>
              <w:t>?</w:t>
            </w:r>
            <w:commentRangeEnd w:id="51"/>
            <w:r w:rsidR="00E96184">
              <w:rPr>
                <w:rStyle w:val="CommentReference"/>
              </w:rPr>
              <w:commentReference w:id="51"/>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r w:rsidRPr="00E93CB9">
              <w:rPr>
                <w:rFonts w:eastAsia="Times New Roman"/>
                <w:color w:val="000000"/>
              </w:rPr>
              <w:t xml:space="preserve">Can bus isolation description. </w:t>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2"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2"/>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3"/>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3"/>
      <w:r w:rsidR="00137380">
        <w:rPr>
          <w:rStyle w:val="CommentReference"/>
        </w:rPr>
        <w:commentReference w:id="53"/>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4" w:name="_Ref433034964"/>
      <w:bookmarkStart w:id="55" w:name="_Ref433034959"/>
      <w:bookmarkStart w:id="56"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4"/>
      <w:r>
        <w:t>- Insulating Materials</w:t>
      </w:r>
      <w:bookmarkEnd w:id="55"/>
      <w:bookmarkEnd w:id="56"/>
    </w:p>
    <w:p w14:paraId="57C1EE50" w14:textId="77777777" w:rsidR="00FE1402" w:rsidRPr="00FE1402" w:rsidRDefault="00450834" w:rsidP="00F36550">
      <w:pPr>
        <w:pStyle w:val="Heading2"/>
        <w:spacing w:after="0"/>
      </w:pPr>
      <w:bookmarkStart w:id="57" w:name="_Toc442209106"/>
      <w:commentRangeStart w:id="58"/>
      <w:r>
        <w:lastRenderedPageBreak/>
        <w:t>Conduit</w:t>
      </w:r>
      <w:bookmarkEnd w:id="57"/>
      <w:commentRangeEnd w:id="58"/>
      <w:r w:rsidR="00D130F9">
        <w:rPr>
          <w:rStyle w:val="CommentReference"/>
          <w:rFonts w:eastAsia="Calibri" w:cs="Arial"/>
          <w:b w:val="0"/>
          <w:bCs w:val="0"/>
          <w:color w:val="auto"/>
        </w:rPr>
        <w:commentReference w:id="58"/>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59"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59"/>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0" w:name="_Toc442209107"/>
      <w:r w:rsidRPr="000134F4">
        <w:t>Shielded dual-insulated cable</w:t>
      </w:r>
      <w:bookmarkEnd w:id="60"/>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1"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1"/>
    </w:p>
    <w:p w14:paraId="67C03114" w14:textId="77777777" w:rsidR="00F36550" w:rsidRDefault="00450834" w:rsidP="00F36550">
      <w:pPr>
        <w:pStyle w:val="Heading2"/>
        <w:spacing w:after="0"/>
      </w:pPr>
      <w:bookmarkStart w:id="62" w:name="_Toc442209108"/>
      <w:commentRangeStart w:id="63"/>
      <w:r>
        <w:t>Firewall(s)</w:t>
      </w:r>
      <w:bookmarkEnd w:id="62"/>
      <w:commentRangeEnd w:id="63"/>
      <w:r w:rsidR="009B2AB7">
        <w:rPr>
          <w:rStyle w:val="CommentReference"/>
          <w:rFonts w:eastAsia="Calibri" w:cs="Arial"/>
          <w:b w:val="0"/>
          <w:bCs w:val="0"/>
          <w:color w:val="auto"/>
        </w:rPr>
        <w:commentReference w:id="63"/>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4" w:name="_Toc442209109"/>
      <w:r>
        <w:lastRenderedPageBreak/>
        <w:t xml:space="preserve">Electric </w:t>
      </w:r>
      <w:r w:rsidR="006A04F7">
        <w:t>Tractive System</w:t>
      </w:r>
      <w:bookmarkEnd w:id="64"/>
      <w:r w:rsidR="00C95CE5">
        <w:rPr>
          <w:rFonts w:eastAsia="Arial" w:cs="Arial"/>
        </w:rPr>
        <w:t xml:space="preserve"> </w:t>
      </w:r>
    </w:p>
    <w:p w14:paraId="53766355" w14:textId="77777777" w:rsidR="00C1229B" w:rsidRPr="00C1229B" w:rsidRDefault="00C1229B" w:rsidP="00C1229B">
      <w:commentRangeStart w:id="65"/>
      <w:r>
        <w:t>Person primarily responsible for this section:</w:t>
      </w:r>
      <w:commentRangeEnd w:id="65"/>
      <w:r w:rsidR="00283EB4">
        <w:rPr>
          <w:rStyle w:val="CommentReference"/>
        </w:rPr>
        <w:commentReference w:id="65"/>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66" w:name="_Toc442209110"/>
      <w:commentRangeStart w:id="67"/>
      <w:r>
        <w:t>Motor</w:t>
      </w:r>
      <w:r w:rsidR="007E3A4E">
        <w:rPr>
          <w:rFonts w:eastAsia="Arial" w:cs="Arial"/>
        </w:rPr>
        <w:t>(s)</w:t>
      </w:r>
      <w:bookmarkEnd w:id="66"/>
      <w:commentRangeEnd w:id="67"/>
      <w:r w:rsidR="00283EB4">
        <w:rPr>
          <w:rStyle w:val="CommentReference"/>
          <w:rFonts w:eastAsia="Calibri" w:cs="Arial"/>
          <w:b w:val="0"/>
          <w:bCs w:val="0"/>
          <w:color w:val="auto"/>
        </w:rPr>
        <w:commentReference w:id="67"/>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940833" w14:paraId="5533A4ED" w14:textId="77777777" w:rsidTr="00656123">
        <w:tc>
          <w:tcPr>
            <w:tcW w:w="4536" w:type="dxa"/>
            <w:shd w:val="clear" w:color="auto" w:fill="auto"/>
            <w:vAlign w:val="center"/>
          </w:tcPr>
          <w:p w14:paraId="02FE824F" w14:textId="73C3BAEA" w:rsidR="00940833" w:rsidRPr="00656123" w:rsidRDefault="00940833" w:rsidP="00656123">
            <w:pPr>
              <w:pStyle w:val="TableContents"/>
            </w:pPr>
            <w:r w:rsidRPr="00656123">
              <w:t>Manufacturer and Model:</w:t>
            </w:r>
          </w:p>
        </w:tc>
        <w:tc>
          <w:tcPr>
            <w:tcW w:w="4536" w:type="dxa"/>
            <w:shd w:val="clear" w:color="auto" w:fill="auto"/>
            <w:vAlign w:val="center"/>
          </w:tcPr>
          <w:p w14:paraId="78D9C3A6" w14:textId="36E68876" w:rsidR="00940833" w:rsidRDefault="00940833" w:rsidP="00034976">
            <w:pPr>
              <w:pStyle w:val="TableContents"/>
            </w:pPr>
            <w:r>
              <w:t>HPEVS AC 50</w:t>
            </w:r>
          </w:p>
        </w:tc>
      </w:tr>
      <w:tr w:rsidR="00940833" w14:paraId="4C36AB49" w14:textId="77777777" w:rsidTr="00656123">
        <w:tc>
          <w:tcPr>
            <w:tcW w:w="4536" w:type="dxa"/>
            <w:shd w:val="clear" w:color="auto" w:fill="auto"/>
            <w:vAlign w:val="center"/>
          </w:tcPr>
          <w:p w14:paraId="394AFEFA" w14:textId="4287A50C" w:rsidR="00940833" w:rsidRPr="00656123" w:rsidRDefault="00940833" w:rsidP="00656123">
            <w:pPr>
              <w:pStyle w:val="TableContents"/>
            </w:pPr>
            <w:r w:rsidRPr="00656123">
              <w:t>Motor type (PM, Induction, DC Brush)</w:t>
            </w:r>
          </w:p>
        </w:tc>
        <w:tc>
          <w:tcPr>
            <w:tcW w:w="4536" w:type="dxa"/>
            <w:shd w:val="clear" w:color="auto" w:fill="auto"/>
            <w:vAlign w:val="center"/>
          </w:tcPr>
          <w:p w14:paraId="0D247F5C" w14:textId="68D3970C" w:rsidR="00940833" w:rsidRDefault="00940833" w:rsidP="001C147E">
            <w:pPr>
              <w:pStyle w:val="TableContents"/>
            </w:pPr>
            <w:r>
              <w:t>Induction</w:t>
            </w:r>
          </w:p>
        </w:tc>
      </w:tr>
      <w:tr w:rsidR="00940833" w14:paraId="080BA9EB" w14:textId="77777777" w:rsidTr="00656123">
        <w:tc>
          <w:tcPr>
            <w:tcW w:w="4536" w:type="dxa"/>
            <w:shd w:val="clear" w:color="auto" w:fill="auto"/>
            <w:vAlign w:val="center"/>
          </w:tcPr>
          <w:p w14:paraId="6855F891" w14:textId="4C171723" w:rsidR="00940833" w:rsidRPr="00656123" w:rsidRDefault="00940833" w:rsidP="00656123">
            <w:pPr>
              <w:pStyle w:val="TableContents"/>
            </w:pPr>
            <w:r w:rsidRPr="00656123">
              <w:t>Number of motors of this type used</w:t>
            </w:r>
          </w:p>
        </w:tc>
        <w:tc>
          <w:tcPr>
            <w:tcW w:w="4536" w:type="dxa"/>
            <w:shd w:val="clear" w:color="auto" w:fill="auto"/>
            <w:vAlign w:val="center"/>
          </w:tcPr>
          <w:p w14:paraId="452DC5D7" w14:textId="2CDF6731" w:rsidR="00940833" w:rsidRDefault="00940833" w:rsidP="00034976">
            <w:pPr>
              <w:pStyle w:val="TableContents"/>
            </w:pPr>
            <w:r>
              <w:t>1</w:t>
            </w:r>
          </w:p>
        </w:tc>
      </w:tr>
      <w:tr w:rsidR="00940833" w14:paraId="6DE39D2E" w14:textId="77777777" w:rsidTr="00656123">
        <w:tc>
          <w:tcPr>
            <w:tcW w:w="4536" w:type="dxa"/>
            <w:shd w:val="clear" w:color="auto" w:fill="auto"/>
            <w:vAlign w:val="center"/>
          </w:tcPr>
          <w:p w14:paraId="4282438F" w14:textId="7325DD67" w:rsidR="00940833" w:rsidRPr="00656123" w:rsidRDefault="00940833" w:rsidP="00656123">
            <w:pPr>
              <w:pStyle w:val="TableContents"/>
            </w:pPr>
            <w:r w:rsidRPr="00656123">
              <w:t>Nominal motor voltage (Vrms l-l or Vdc)</w:t>
            </w:r>
          </w:p>
        </w:tc>
        <w:tc>
          <w:tcPr>
            <w:tcW w:w="4536" w:type="dxa"/>
            <w:shd w:val="clear" w:color="auto" w:fill="auto"/>
            <w:vAlign w:val="center"/>
          </w:tcPr>
          <w:p w14:paraId="1A669EB7" w14:textId="0EABBBEC" w:rsidR="00940833" w:rsidRDefault="00940833" w:rsidP="00034976">
            <w:pPr>
              <w:pStyle w:val="TableContents"/>
            </w:pPr>
            <w:r>
              <w:t>96V</w:t>
            </w:r>
          </w:p>
        </w:tc>
      </w:tr>
      <w:tr w:rsidR="00940833" w14:paraId="1F9E603F" w14:textId="77777777" w:rsidTr="00656123">
        <w:tc>
          <w:tcPr>
            <w:tcW w:w="4536" w:type="dxa"/>
            <w:shd w:val="clear" w:color="auto" w:fill="auto"/>
            <w:vAlign w:val="center"/>
          </w:tcPr>
          <w:p w14:paraId="5011F196" w14:textId="6FB3F7C5" w:rsidR="00940833" w:rsidRPr="00656123" w:rsidRDefault="00940833" w:rsidP="00656123">
            <w:pPr>
              <w:pStyle w:val="TableContents"/>
            </w:pPr>
            <w:r w:rsidRPr="00656123">
              <w:t>Nominal / Peak motor current (A or A/phase)</w:t>
            </w:r>
          </w:p>
        </w:tc>
        <w:tc>
          <w:tcPr>
            <w:tcW w:w="4536" w:type="dxa"/>
            <w:shd w:val="clear" w:color="auto" w:fill="auto"/>
            <w:vAlign w:val="center"/>
          </w:tcPr>
          <w:p w14:paraId="5B6DD557" w14:textId="242515C3" w:rsidR="00940833" w:rsidRPr="00656123" w:rsidRDefault="00940833" w:rsidP="00656123">
            <w:pPr>
              <w:pStyle w:val="TableContents"/>
            </w:pPr>
            <w:r w:rsidRPr="00656123">
              <w:t xml:space="preserve"> Nom:</w:t>
            </w:r>
            <w:r>
              <w:t xml:space="preserve"> 200A</w:t>
            </w:r>
            <w:r w:rsidRPr="00656123">
              <w:t xml:space="preserve">                    / Peak:</w:t>
            </w:r>
            <w:r>
              <w:t xml:space="preserve"> 600A</w:t>
            </w:r>
          </w:p>
        </w:tc>
      </w:tr>
      <w:tr w:rsidR="00940833" w14:paraId="234BDD0E" w14:textId="77777777" w:rsidTr="00656123">
        <w:tc>
          <w:tcPr>
            <w:tcW w:w="4536" w:type="dxa"/>
            <w:shd w:val="clear" w:color="auto" w:fill="auto"/>
            <w:vAlign w:val="center"/>
          </w:tcPr>
          <w:p w14:paraId="19DF0B1C" w14:textId="240A93C6" w:rsidR="00940833" w:rsidRPr="00656123" w:rsidRDefault="00940833" w:rsidP="00656123">
            <w:pPr>
              <w:pStyle w:val="TableContents"/>
            </w:pPr>
            <w:r w:rsidRPr="00656123">
              <w:t>Nominal / Peak motor power</w:t>
            </w:r>
          </w:p>
        </w:tc>
        <w:tc>
          <w:tcPr>
            <w:tcW w:w="4536" w:type="dxa"/>
            <w:shd w:val="clear" w:color="auto" w:fill="auto"/>
            <w:vAlign w:val="center"/>
          </w:tcPr>
          <w:p w14:paraId="1CB9E9D2" w14:textId="0E8B91A2" w:rsidR="00940833" w:rsidRPr="00656123" w:rsidRDefault="00940833" w:rsidP="00656123">
            <w:pPr>
              <w:pStyle w:val="TableContents"/>
            </w:pPr>
            <w:r w:rsidRPr="00656123">
              <w:t xml:space="preserve"> Nom:</w:t>
            </w:r>
            <w:r>
              <w:t xml:space="preserve"> 18HP</w:t>
            </w:r>
            <w:r w:rsidRPr="00656123">
              <w:t xml:space="preserve">                   / Peak:</w:t>
            </w:r>
            <w:r>
              <w:t xml:space="preserve"> 71 HP</w:t>
            </w:r>
          </w:p>
        </w:tc>
      </w:tr>
      <w:tr w:rsidR="00940833" w14:paraId="2030D0AF" w14:textId="77777777" w:rsidTr="00656123">
        <w:tc>
          <w:tcPr>
            <w:tcW w:w="4536" w:type="dxa"/>
            <w:shd w:val="clear" w:color="auto" w:fill="auto"/>
            <w:vAlign w:val="center"/>
          </w:tcPr>
          <w:p w14:paraId="306C2BAB" w14:textId="1A9C23CD" w:rsidR="00940833" w:rsidRPr="00656123" w:rsidRDefault="00940833" w:rsidP="00656123">
            <w:pPr>
              <w:pStyle w:val="TableContents"/>
            </w:pPr>
            <w:r w:rsidRPr="00656123">
              <w:t>Motor wiring – conductor size and type</w:t>
            </w:r>
          </w:p>
        </w:tc>
        <w:tc>
          <w:tcPr>
            <w:tcW w:w="4536" w:type="dxa"/>
            <w:shd w:val="clear" w:color="auto" w:fill="auto"/>
            <w:vAlign w:val="center"/>
          </w:tcPr>
          <w:p w14:paraId="40D400D5" w14:textId="0424A211" w:rsidR="00940833" w:rsidRDefault="009453EB" w:rsidP="00034976">
            <w:pPr>
              <w:pStyle w:val="TableContents"/>
            </w:pPr>
            <w:r>
              <w:t xml:space="preserve"> 3/8” Ring Connectors w/ 00</w:t>
            </w:r>
            <w:r w:rsidR="00940833">
              <w:t xml:space="preserve"> Gauge Copper Wire</w:t>
            </w:r>
          </w:p>
        </w:tc>
      </w:tr>
    </w:tbl>
    <w:p w14:paraId="0BC2933B" w14:textId="77777777" w:rsidR="00C95CE5" w:rsidRDefault="00C95CE5" w:rsidP="00753253">
      <w:pPr>
        <w:pStyle w:val="Table"/>
      </w:pPr>
      <w:bookmarkStart w:id="68"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68"/>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69" w:name="_Toc442209111"/>
      <w:bookmarkStart w:id="70" w:name="_Toc371591206"/>
      <w:bookmarkEnd w:id="13"/>
      <w:commentRangeStart w:id="71"/>
      <w:r w:rsidRPr="00C56F40">
        <w:t>Motor</w:t>
      </w:r>
      <w:r w:rsidRPr="00C56F40">
        <w:rPr>
          <w:rFonts w:eastAsia="Arial" w:cs="Arial"/>
        </w:rPr>
        <w:t xml:space="preserve"> </w:t>
      </w:r>
      <w:r>
        <w:t>C</w:t>
      </w:r>
      <w:r w:rsidRPr="00C56F40">
        <w:t>ontroller</w:t>
      </w:r>
      <w:bookmarkEnd w:id="69"/>
      <w:commentRangeEnd w:id="71"/>
      <w:r w:rsidR="00283EB4">
        <w:rPr>
          <w:rStyle w:val="CommentReference"/>
          <w:rFonts w:eastAsia="Calibri" w:cs="Arial"/>
          <w:b w:val="0"/>
          <w:bCs w:val="0"/>
          <w:color w:val="auto"/>
        </w:rPr>
        <w:commentReference w:id="71"/>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17CD2AF5" w:rsidR="006A04F7" w:rsidRDefault="00FD38DD" w:rsidP="00656123">
            <w:pPr>
              <w:pStyle w:val="TableContents"/>
            </w:pPr>
            <w:r>
              <w:t>HPEVS Curtis 1238R-7601</w:t>
            </w: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5B2967D1" w:rsidR="00753253" w:rsidRDefault="00FD38DD" w:rsidP="00656123">
            <w:pPr>
              <w:pStyle w:val="TableContents"/>
            </w:pPr>
            <w:r>
              <w:t>1</w:t>
            </w: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04EA9D5A" w:rsidR="00753253" w:rsidRDefault="00FD38DD" w:rsidP="00656123">
            <w:pPr>
              <w:pStyle w:val="TableContents"/>
            </w:pPr>
            <w:r>
              <w:t>130 Volts</w:t>
            </w: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lastRenderedPageBreak/>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t>Output voltage (Vac l-l or Vdc)</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2"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2"/>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3" w:name="_Toc442209112"/>
      <w:r>
        <w:lastRenderedPageBreak/>
        <w:t>Tractive System Measurement</w:t>
      </w:r>
      <w:r>
        <w:rPr>
          <w:rFonts w:eastAsia="Arial" w:cs="Arial"/>
        </w:rPr>
        <w:t xml:space="preserve"> </w:t>
      </w:r>
      <w:r>
        <w:t>Points (TSMP)</w:t>
      </w:r>
      <w:bookmarkEnd w:id="73"/>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74"/>
      <w:r w:rsidR="00A4078E" w:rsidRPr="000929F7">
        <w:rPr>
          <w:rFonts w:eastAsia="Arial"/>
          <w:i/>
        </w:rPr>
        <w:t xml:space="preserve">TSMP </w:t>
      </w:r>
      <w:r w:rsidR="00A4078E" w:rsidRPr="000929F7">
        <w:rPr>
          <w:i/>
        </w:rPr>
        <w:t xml:space="preserve">housing </w:t>
      </w:r>
      <w:r w:rsidRPr="000929F7">
        <w:rPr>
          <w:i/>
        </w:rPr>
        <w:t>and location</w:t>
      </w:r>
      <w:commentRangeEnd w:id="74"/>
      <w:r w:rsidR="00857225">
        <w:rPr>
          <w:rStyle w:val="CommentReference"/>
        </w:rPr>
        <w:commentReference w:id="74"/>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5"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5"/>
    </w:p>
    <w:p w14:paraId="6FCA2919" w14:textId="77777777" w:rsidR="00FE1402" w:rsidRPr="00FE1402" w:rsidRDefault="00A4078E" w:rsidP="00F36550">
      <w:pPr>
        <w:pStyle w:val="Heading2"/>
        <w:spacing w:after="0"/>
      </w:pPr>
      <w:bookmarkStart w:id="76" w:name="_Toc442209113"/>
      <w:commentRangeStart w:id="77"/>
      <w:commentRangeStart w:id="78"/>
      <w:r>
        <w:t>Pre-</w:t>
      </w:r>
      <w:r w:rsidRPr="00FE1402">
        <w:t>Charge</w:t>
      </w:r>
      <w:r>
        <w:rPr>
          <w:rFonts w:eastAsia="Arial" w:cs="Arial"/>
        </w:rPr>
        <w:t xml:space="preserve"> </w:t>
      </w:r>
      <w:r>
        <w:t>circuitry</w:t>
      </w:r>
      <w:bookmarkEnd w:id="76"/>
      <w:commentRangeEnd w:id="77"/>
      <w:r w:rsidR="00DB21DC">
        <w:rPr>
          <w:rStyle w:val="CommentReference"/>
          <w:rFonts w:eastAsia="Calibri" w:cs="Arial"/>
          <w:b w:val="0"/>
          <w:bCs w:val="0"/>
          <w:color w:val="auto"/>
        </w:rPr>
        <w:commentReference w:id="77"/>
      </w:r>
      <w:commentRangeEnd w:id="78"/>
      <w:r w:rsidR="000A2DC5">
        <w:rPr>
          <w:rStyle w:val="CommentReference"/>
          <w:rFonts w:eastAsia="Calibri" w:cs="Arial"/>
          <w:b w:val="0"/>
          <w:bCs w:val="0"/>
          <w:color w:val="auto"/>
        </w:rPr>
        <w:commentReference w:id="78"/>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lastRenderedPageBreak/>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79"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79"/>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0"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0"/>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1" w:name="_Toc442209114"/>
      <w:commentRangeStart w:id="82"/>
      <w:commentRangeStart w:id="83"/>
      <w:r>
        <w:t>Discharge</w:t>
      </w:r>
      <w:r>
        <w:rPr>
          <w:rFonts w:eastAsia="Arial" w:cs="Arial"/>
        </w:rPr>
        <w:t xml:space="preserve"> </w:t>
      </w:r>
      <w:r>
        <w:t>circuitry</w:t>
      </w:r>
      <w:bookmarkEnd w:id="81"/>
      <w:commentRangeEnd w:id="82"/>
      <w:r w:rsidR="00473C11">
        <w:rPr>
          <w:rStyle w:val="CommentReference"/>
          <w:rFonts w:eastAsia="Calibri" w:cs="Arial"/>
          <w:b w:val="0"/>
          <w:bCs w:val="0"/>
          <w:color w:val="auto"/>
        </w:rPr>
        <w:commentReference w:id="82"/>
      </w:r>
      <w:commentRangeEnd w:id="83"/>
      <w:r w:rsidR="000A2DC5">
        <w:rPr>
          <w:rStyle w:val="CommentReference"/>
          <w:rFonts w:eastAsia="Calibri" w:cs="Arial"/>
          <w:b w:val="0"/>
          <w:bCs w:val="0"/>
          <w:color w:val="auto"/>
        </w:rPr>
        <w:commentReference w:id="83"/>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4"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4"/>
    </w:p>
    <w:p w14:paraId="3E671A10" w14:textId="77777777" w:rsidR="00A4078E" w:rsidRDefault="00A4078E" w:rsidP="00F36550">
      <w:pPr>
        <w:pStyle w:val="Heading2"/>
        <w:spacing w:after="0"/>
      </w:pPr>
      <w:bookmarkStart w:id="85" w:name="_Toc442209115"/>
      <w:commentRangeStart w:id="86"/>
      <w:r>
        <w:lastRenderedPageBreak/>
        <w:t>HV</w:t>
      </w:r>
      <w:r>
        <w:rPr>
          <w:rFonts w:eastAsia="Arial" w:cs="Arial"/>
        </w:rPr>
        <w:t xml:space="preserve"> </w:t>
      </w:r>
      <w:r>
        <w:t>Disconnect</w:t>
      </w:r>
      <w:r>
        <w:rPr>
          <w:rFonts w:eastAsia="Arial" w:cs="Arial"/>
        </w:rPr>
        <w:t xml:space="preserve"> </w:t>
      </w:r>
      <w:r>
        <w:t>(HVD)</w:t>
      </w:r>
      <w:bookmarkEnd w:id="85"/>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87" w:name="_Toc442209116"/>
      <w:commentRangeEnd w:id="86"/>
      <w:r>
        <w:rPr>
          <w:rStyle w:val="CommentReference"/>
          <w:rFonts w:eastAsia="Calibri" w:cs="Arial"/>
          <w:b w:val="0"/>
          <w:bCs w:val="0"/>
          <w:color w:val="auto"/>
        </w:rPr>
        <w:commentReference w:id="86"/>
      </w:r>
      <w:r w:rsidR="002B20FE">
        <w:t xml:space="preserve">Accelerator Actuator / </w:t>
      </w:r>
      <w:r w:rsidR="00D0591D">
        <w:t>Throttle Position</w:t>
      </w:r>
      <w:r w:rsidR="00D0591D" w:rsidRPr="00AF5648">
        <w:rPr>
          <w:rFonts w:eastAsia="Arial"/>
        </w:rPr>
        <w:t xml:space="preserve"> </w:t>
      </w:r>
      <w:r w:rsidR="002B20FE">
        <w:t>Sensor</w:t>
      </w:r>
      <w:bookmarkEnd w:id="87"/>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88"/>
            <w:commentRangeStart w:id="89"/>
            <w:r>
              <w:t>?</w:t>
            </w:r>
            <w:commentRangeEnd w:id="88"/>
            <w:r>
              <w:rPr>
                <w:rStyle w:val="CommentReference"/>
              </w:rPr>
              <w:commentReference w:id="88"/>
            </w:r>
            <w:commentRangeEnd w:id="89"/>
            <w:r w:rsidR="00A55B56">
              <w:rPr>
                <w:rStyle w:val="CommentReference"/>
              </w:rPr>
              <w:commentReference w:id="89"/>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Encoder principle (e.g.Potentiometer):</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3FFA5771" w:rsidR="00FD75E0" w:rsidRPr="00AF5648" w:rsidRDefault="00FD75E0" w:rsidP="003879B7">
            <w:pPr>
              <w:pStyle w:val="TableContents"/>
              <w:rPr>
                <w:lang w:val="de-DE"/>
              </w:rPr>
            </w:pPr>
            <w:r>
              <w:rPr>
                <w:rFonts w:eastAsia="Arial"/>
                <w:color w:val="000000"/>
                <w:sz w:val="24"/>
                <w:szCs w:val="24"/>
              </w:rPr>
              <w:t xml:space="preserve">            </w:t>
            </w:r>
            <w:r w:rsidR="007C3054">
              <w:rPr>
                <w:rFonts w:ascii="MS Gothic" w:eastAsia="MS Gothic" w:hAnsi="MS Gothic" w:hint="eastAsia"/>
                <w:sz w:val="24"/>
              </w:rPr>
              <w:t>☒</w:t>
            </w:r>
            <w:bookmarkStart w:id="90" w:name="_GoBack"/>
            <w:bookmarkEnd w:id="90"/>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1" w:name="_Toc345362493"/>
      <w:bookmarkStart w:id="92"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1"/>
      <w:bookmarkEnd w:id="92"/>
    </w:p>
    <w:p w14:paraId="6A225E43" w14:textId="77777777" w:rsidR="00D0591D" w:rsidRPr="00AF5648" w:rsidRDefault="002B20FE" w:rsidP="00F36550">
      <w:pPr>
        <w:pStyle w:val="Heading2"/>
        <w:spacing w:after="0"/>
      </w:pPr>
      <w:bookmarkStart w:id="93" w:name="_Toc371591208"/>
      <w:bookmarkStart w:id="94"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3"/>
      <w:bookmarkEnd w:id="94"/>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5" w:name="_Toc442209118"/>
      <w:r>
        <w:lastRenderedPageBreak/>
        <w:t>Accumulator System</w:t>
      </w:r>
      <w:bookmarkEnd w:id="95"/>
    </w:p>
    <w:p w14:paraId="0762A363" w14:textId="77777777" w:rsidR="006A04F7" w:rsidRPr="00C1229B" w:rsidRDefault="006A04F7" w:rsidP="00C1229B">
      <w:commentRangeStart w:id="96"/>
      <w:r>
        <w:t>Person primarily responsible for this section:</w:t>
      </w:r>
      <w:commentRangeEnd w:id="96"/>
      <w:r w:rsidR="00BB7E05">
        <w:rPr>
          <w:rStyle w:val="CommentReference"/>
        </w:rPr>
        <w:commentReference w:id="96"/>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97" w:name="_Toc442209119"/>
      <w:r>
        <w:t>Accumulator</w:t>
      </w:r>
      <w:r>
        <w:rPr>
          <w:rFonts w:eastAsia="Arial" w:cs="Arial"/>
        </w:rPr>
        <w:t xml:space="preserve"> </w:t>
      </w:r>
      <w:r w:rsidR="005E5A66">
        <w:t>Pack</w:t>
      </w:r>
      <w:bookmarkEnd w:id="97"/>
    </w:p>
    <w:p w14:paraId="3EA8933F" w14:textId="77777777" w:rsidR="006A04F7"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p w14:paraId="6175E4EF" w14:textId="77777777" w:rsidR="00373F4C" w:rsidRDefault="00373F4C" w:rsidP="00F36550">
      <w:pPr>
        <w:spacing w:after="0"/>
      </w:pPr>
    </w:p>
    <w:p w14:paraId="616400E0"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 xml:space="preserve">The Tractive System Voltage </w:t>
      </w:r>
      <w:r>
        <w:rPr>
          <w:rFonts w:eastAsia="Times New Roman" w:cs="Times New Roman"/>
          <w:lang w:eastAsia="en-US"/>
        </w:rPr>
        <w:t>is provided by four accumulator containers placed</w:t>
      </w:r>
      <w:r w:rsidRPr="000D795E">
        <w:rPr>
          <w:rFonts w:eastAsia="Times New Roman" w:cs="Times New Roman"/>
          <w:lang w:eastAsia="en-US"/>
        </w:rPr>
        <w:t xml:space="preserve"> in series to provide the power necessary to operate the motor. An accumulator </w:t>
      </w:r>
      <w:r>
        <w:rPr>
          <w:rFonts w:eastAsia="Times New Roman" w:cs="Times New Roman"/>
          <w:lang w:eastAsia="en-US"/>
        </w:rPr>
        <w:t xml:space="preserve">segment, housed within each container, </w:t>
      </w:r>
      <w:r w:rsidRPr="000D795E">
        <w:rPr>
          <w:rFonts w:eastAsia="Times New Roman" w:cs="Times New Roman"/>
          <w:lang w:eastAsia="en-US"/>
        </w:rPr>
        <w:t xml:space="preserve">is comprised of a battery of 7 LiFeP04 cells (3.2 V nominal) connected in series. </w:t>
      </w:r>
      <w:r>
        <w:rPr>
          <w:rFonts w:eastAsia="Times New Roman" w:cs="Times New Roman"/>
          <w:lang w:eastAsia="en-US"/>
        </w:rPr>
        <w:t>Each cell is monitored for temperature and voltage by an AMS (accumulator ), which communicates this information to the Pack Management Computer (PacMAN). The PackMAN utilizes an AT90CAN128 Atmel microcontroller. The AMS, comprised of these AMS boards and the PackMAN, is further described in section 5.8.</w:t>
      </w:r>
    </w:p>
    <w:p w14:paraId="5482745B"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BB6B5E1"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r w:rsidRPr="000D795E">
        <w:rPr>
          <w:rFonts w:eastAsia="Times New Roman" w:cs="Times New Roman"/>
          <w:lang w:eastAsia="en-US"/>
        </w:rPr>
        <w:t>The accumulator high current output is available through ITT Cannon connectors. Accumulator voltage is present only while the safety loop is closed.</w:t>
      </w:r>
      <w:r>
        <w:rPr>
          <w:rFonts w:eastAsia="Times New Roman" w:cs="Times New Roman"/>
          <w:lang w:eastAsia="en-US"/>
        </w:rPr>
        <w:t xml:space="preserve"> </w:t>
      </w:r>
      <w:r w:rsidRPr="000D795E">
        <w:rPr>
          <w:rFonts w:eastAsia="Times New Roman" w:cs="Times New Roman"/>
          <w:lang w:eastAsia="en-US"/>
        </w:rPr>
        <w:t>A low current output is also available through an Anderson Power connector. This output is limited to 20 A. Charging is also accomplished through this connector, and is sim</w:t>
      </w:r>
      <w:r>
        <w:rPr>
          <w:rFonts w:eastAsia="Times New Roman" w:cs="Times New Roman"/>
          <w:lang w:eastAsia="en-US"/>
        </w:rPr>
        <w:t xml:space="preserve">ilarly limited to 20 A and 30 V, and implements “plug and forget” charging. </w:t>
      </w:r>
      <w:r w:rsidRPr="000D795E">
        <w:rPr>
          <w:rFonts w:eastAsia="Times New Roman" w:cs="Times New Roman"/>
          <w:lang w:eastAsia="en-US"/>
        </w:rPr>
        <w:t xml:space="preserve">The functioning </w:t>
      </w:r>
      <w:r>
        <w:rPr>
          <w:rFonts w:eastAsia="Times New Roman" w:cs="Times New Roman"/>
          <w:lang w:eastAsia="en-US"/>
        </w:rPr>
        <w:t xml:space="preserve">of both ports is controlled by the PackMAN board. </w:t>
      </w:r>
    </w:p>
    <w:p w14:paraId="1B6C4505" w14:textId="77777777" w:rsidR="00373F4C" w:rsidRDefault="00373F4C" w:rsidP="00373F4C">
      <w:pPr>
        <w:shd w:val="clear" w:color="auto" w:fill="FFFFFF"/>
        <w:spacing w:beforeLines="1" w:before="2" w:afterLines="1" w:after="2" w:line="240" w:lineRule="auto"/>
        <w:contextualSpacing w:val="0"/>
        <w:rPr>
          <w:rFonts w:eastAsia="Times New Roman" w:cs="Times New Roman"/>
          <w:lang w:eastAsia="en-US"/>
        </w:rPr>
      </w:pPr>
    </w:p>
    <w:p w14:paraId="23A080D9" w14:textId="4CFD914D" w:rsidR="00373F4C" w:rsidRDefault="00932DB7" w:rsidP="00373F4C">
      <w:pPr>
        <w:shd w:val="clear" w:color="auto" w:fill="FFFFFF"/>
        <w:spacing w:beforeLines="1" w:before="2" w:afterLines="1" w:after="2" w:line="240" w:lineRule="auto"/>
        <w:contextualSpacing w:val="0"/>
        <w:rPr>
          <w:rFonts w:eastAsia="Times New Roman" w:cs="Times New Roman"/>
          <w:lang w:eastAsia="en-US"/>
        </w:rPr>
      </w:pPr>
      <w:ins w:id="98" w:author="Emilie Grybos" w:date="2017-02-15T15:27:00Z">
        <w:r>
          <w:rPr>
            <w:noProof/>
            <w:lang w:eastAsia="en-US"/>
          </w:rPr>
          <w:lastRenderedPageBreak/>
          <w:drawing>
            <wp:inline distT="0" distB="0" distL="0" distR="0" wp14:anchorId="36BC092B" wp14:editId="0A719D1D">
              <wp:extent cx="6126480" cy="3944620"/>
              <wp:effectExtent l="0" t="0" r="0" b="0"/>
              <wp:docPr id="6" name="Picture 5" descr="diagra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tiff"/>
                      <pic:cNvPicPr/>
                    </pic:nvPicPr>
                    <pic:blipFill>
                      <a:blip r:embed="rId50"/>
                      <a:stretch>
                        <a:fillRect/>
                      </a:stretch>
                    </pic:blipFill>
                    <pic:spPr>
                      <a:xfrm>
                        <a:off x="0" y="0"/>
                        <a:ext cx="6126480" cy="3944620"/>
                      </a:xfrm>
                      <a:prstGeom prst="rect">
                        <a:avLst/>
                      </a:prstGeom>
                    </pic:spPr>
                  </pic:pic>
                </a:graphicData>
              </a:graphic>
            </wp:inline>
          </w:drawing>
        </w:r>
      </w:ins>
    </w:p>
    <w:p w14:paraId="02DC8842" w14:textId="77777777" w:rsidR="00373F4C" w:rsidRDefault="00373F4C" w:rsidP="00F36550">
      <w:pPr>
        <w:spacing w:after="0"/>
      </w:pPr>
    </w:p>
    <w:p w14:paraId="2D511F5F" w14:textId="77777777" w:rsidR="00932DB7" w:rsidRPr="00373F4C" w:rsidRDefault="00932DB7" w:rsidP="00F36550">
      <w:pPr>
        <w:spacing w:after="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691FDC">
            <w:pPr>
              <w:pStyle w:val="TableContents"/>
              <w:jc w:val="center"/>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691FDC">
            <w:pPr>
              <w:pStyle w:val="TableContents"/>
              <w:jc w:val="center"/>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691FDC">
            <w:pPr>
              <w:pStyle w:val="TableContents"/>
              <w:jc w:val="center"/>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691FDC">
            <w:pPr>
              <w:pStyle w:val="TableContents"/>
              <w:jc w:val="center"/>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7CA274EB" w:rsidR="006A04F7" w:rsidRDefault="007C3054" w:rsidP="00691FDC">
            <w:pPr>
              <w:pStyle w:val="TableContents"/>
              <w:jc w:val="center"/>
            </w:pPr>
            <w:sdt>
              <w:sdtPr>
                <w:rPr>
                  <w:sz w:val="24"/>
                </w:rPr>
                <w:id w:val="-2024777595"/>
                <w14:checkbox>
                  <w14:checked w14:val="0"/>
                  <w14:checkedState w14:val="2612" w14:font="ＭＳ ゴシック"/>
                  <w14:uncheckedState w14:val="2610" w14:font="ＭＳ ゴシック"/>
                </w14:checkbox>
              </w:sdtPr>
              <w:sdtEndPr/>
              <w:sdtContent>
                <w:r w:rsidR="006F4F6E">
                  <w:rPr>
                    <w:rFonts w:ascii="MS Gothic" w:eastAsia="MS Gothic" w:hAnsi="MS Gothic" w:hint="eastAsia"/>
                    <w:sz w:val="24"/>
                  </w:rPr>
                  <w:t>☐</w:t>
                </w:r>
              </w:sdtContent>
            </w:sdt>
            <w:r w:rsidR="006F4F6E">
              <w:rPr>
                <w:sz w:val="24"/>
              </w:rPr>
              <w:t xml:space="preserve">Commercial / </w:t>
            </w:r>
            <w:sdt>
              <w:sdtPr>
                <w:rPr>
                  <w:sz w:val="24"/>
                </w:rPr>
                <w:id w:val="925300075"/>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6F4F6E">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7F6C5B1F" w:rsidR="006A04F7" w:rsidRDefault="005F13CF" w:rsidP="00691FDC">
            <w:pPr>
              <w:pStyle w:val="TableContents"/>
              <w:jc w:val="center"/>
            </w:pPr>
            <w:r>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AF0A8EC" w:rsidR="00D46BCC" w:rsidRDefault="005F13CF" w:rsidP="00691FDC">
            <w:pPr>
              <w:pStyle w:val="TableContents"/>
              <w:jc w:val="center"/>
            </w:pPr>
            <w:r>
              <w:t>1.5</w:t>
            </w:r>
            <w:r w:rsidR="00D46BCC">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7D8D5EE4" w:rsidR="006A04F7" w:rsidRDefault="005F13CF" w:rsidP="00691FDC">
            <w:pPr>
              <w:pStyle w:val="TableContents"/>
              <w:jc w:val="center"/>
            </w:pPr>
            <w:r>
              <w:t>4</w:t>
            </w:r>
          </w:p>
        </w:tc>
      </w:tr>
    </w:tbl>
    <w:p w14:paraId="725F1C59" w14:textId="77777777" w:rsidR="00803369" w:rsidRDefault="006A04F7" w:rsidP="00753253">
      <w:pPr>
        <w:pStyle w:val="Table"/>
      </w:pPr>
      <w:bookmarkStart w:id="99"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99"/>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lastRenderedPageBreak/>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0" w:name="_Toc442209120"/>
      <w:r>
        <w:t>Cell</w:t>
      </w:r>
      <w:r>
        <w:rPr>
          <w:rFonts w:eastAsia="Arial" w:cs="Arial"/>
        </w:rPr>
        <w:t xml:space="preserve"> </w:t>
      </w:r>
      <w:r>
        <w:t>description</w:t>
      </w:r>
      <w:bookmarkEnd w:id="100"/>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4E48C9EE" w:rsidR="005F13CF" w:rsidRDefault="004B1D9F" w:rsidP="005F13CF">
            <w:pPr>
              <w:pStyle w:val="TableContents"/>
              <w:spacing w:before="0"/>
            </w:pPr>
            <w:r>
              <w:rPr>
                <w:rFonts w:eastAsia="Times New Roman"/>
                <w:color w:val="000000"/>
              </w:rPr>
              <w:t>LiFe</w:t>
            </w:r>
            <w:r w:rsidR="005F13CF" w:rsidRPr="00E93CB9">
              <w:rPr>
                <w:rFonts w:eastAsia="Times New Roman"/>
                <w:color w:val="000000"/>
              </w:rPr>
              <w:t>PO4 in prismatic case</w:t>
            </w:r>
          </w:p>
        </w:tc>
      </w:tr>
    </w:tbl>
    <w:p w14:paraId="2C3847E4" w14:textId="77777777" w:rsidR="006A04F7" w:rsidRDefault="006A04F7" w:rsidP="00753253">
      <w:pPr>
        <w:pStyle w:val="Table"/>
      </w:pPr>
      <w:bookmarkStart w:id="101"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1"/>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lastRenderedPageBreak/>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2" w:name="_Toc442209121"/>
      <w:r>
        <w:t>Cell</w:t>
      </w:r>
      <w:r>
        <w:rPr>
          <w:rFonts w:eastAsia="Arial" w:cs="Arial"/>
        </w:rPr>
        <w:t xml:space="preserve"> </w:t>
      </w:r>
      <w:r>
        <w:t>configuration</w:t>
      </w:r>
      <w:bookmarkEnd w:id="102"/>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3" w:name="_Toc442209122"/>
      <w:r>
        <w:t>Segment Maintenance Disconnect</w:t>
      </w:r>
      <w:bookmarkEnd w:id="103"/>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4" w:name="_Toc442209168"/>
      <w:r>
        <w:lastRenderedPageBreak/>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4"/>
    </w:p>
    <w:p w14:paraId="1FF04220" w14:textId="77777777" w:rsidR="006A04F7" w:rsidRDefault="006A04F7" w:rsidP="00F36550">
      <w:pPr>
        <w:pStyle w:val="Heading2"/>
        <w:spacing w:after="0"/>
      </w:pPr>
      <w:bookmarkStart w:id="105" w:name="_Toc442209123"/>
      <w:r>
        <w:t>Lithium-Ion Pouch Cells</w:t>
      </w:r>
      <w:bookmarkEnd w:id="105"/>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6" w:name="_Toc442209124"/>
      <w:r>
        <w:t>Cell</w:t>
      </w:r>
      <w:r>
        <w:rPr>
          <w:rFonts w:eastAsia="Arial" w:cs="Arial"/>
        </w:rPr>
        <w:t xml:space="preserve"> </w:t>
      </w:r>
      <w:r>
        <w:t>temperature</w:t>
      </w:r>
      <w:r>
        <w:rPr>
          <w:rFonts w:eastAsia="Arial" w:cs="Arial"/>
        </w:rPr>
        <w:t xml:space="preserve"> </w:t>
      </w:r>
      <w:r>
        <w:t>monitoring</w:t>
      </w:r>
      <w:bookmarkEnd w:id="106"/>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07"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07"/>
    </w:p>
    <w:p w14:paraId="166F5992" w14:textId="77777777" w:rsidR="006A04F7" w:rsidRDefault="006A04F7" w:rsidP="00933B4C">
      <w:pPr>
        <w:pStyle w:val="Heading2"/>
      </w:pPr>
      <w:bookmarkStart w:id="108" w:name="_Toc442209125"/>
      <w:r>
        <w:t>Accumulator</w:t>
      </w:r>
      <w:r>
        <w:rPr>
          <w:rFonts w:eastAsia="Arial" w:cs="Arial"/>
        </w:rPr>
        <w:t xml:space="preserve"> </w:t>
      </w:r>
      <w:r>
        <w:t>Isolation</w:t>
      </w:r>
      <w:r>
        <w:rPr>
          <w:rFonts w:eastAsia="Arial" w:cs="Arial"/>
        </w:rPr>
        <w:t xml:space="preserve"> </w:t>
      </w:r>
      <w:r>
        <w:t>Relays (AIR)</w:t>
      </w:r>
      <w:bookmarkEnd w:id="108"/>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lastRenderedPageBreak/>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09"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09"/>
    </w:p>
    <w:p w14:paraId="56F97B77" w14:textId="77777777" w:rsidR="006A04F7" w:rsidRDefault="006A04F7" w:rsidP="00F36550">
      <w:pPr>
        <w:pStyle w:val="Heading2"/>
        <w:spacing w:after="0"/>
      </w:pPr>
      <w:bookmarkStart w:id="110" w:name="_Toc442209126"/>
      <w:r>
        <w:t>Accumulator</w:t>
      </w:r>
      <w:r>
        <w:rPr>
          <w:rFonts w:eastAsia="Arial" w:cs="Arial"/>
        </w:rPr>
        <w:t xml:space="preserve"> </w:t>
      </w:r>
      <w:r>
        <w:t>Management</w:t>
      </w:r>
      <w:r>
        <w:rPr>
          <w:rFonts w:eastAsia="Arial" w:cs="Arial"/>
        </w:rPr>
        <w:t xml:space="preserve"> </w:t>
      </w:r>
      <w:r>
        <w:t>System (AMS)</w:t>
      </w:r>
      <w:bookmarkEnd w:id="110"/>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0C0C9FCD" w:rsidR="006A04F7" w:rsidRDefault="006B1EBF" w:rsidP="00F36550">
      <w:pPr>
        <w:spacing w:after="0"/>
        <w:rPr>
          <w:i/>
        </w:rPr>
      </w:pPr>
      <w:r w:rsidRPr="00CB399A">
        <w:rPr>
          <w:rFonts w:eastAsia="Times New Roman"/>
          <w:noProof/>
          <w:color w:val="000000"/>
          <w:lang w:eastAsia="en-US"/>
        </w:rPr>
        <w:lastRenderedPageBreak/>
        <w:drawing>
          <wp:inline distT="0" distB="0" distL="0" distR="0" wp14:anchorId="5B5B2FFF" wp14:editId="62552F40">
            <wp:extent cx="6126480" cy="3598545"/>
            <wp:effectExtent l="0" t="0" r="0" b="8255"/>
            <wp:docPr id="8" name="Picture 7" descr="s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iff"/>
                    <pic:cNvPicPr/>
                  </pic:nvPicPr>
                  <pic:blipFill>
                    <a:blip r:embed="rId52"/>
                    <a:stretch>
                      <a:fillRect/>
                    </a:stretch>
                  </pic:blipFill>
                  <pic:spPr>
                    <a:xfrm>
                      <a:off x="0" y="0"/>
                      <a:ext cx="6126480" cy="3598545"/>
                    </a:xfrm>
                    <a:prstGeom prst="rect">
                      <a:avLst/>
                    </a:prstGeom>
                  </pic:spPr>
                </pic:pic>
              </a:graphicData>
            </a:graphic>
          </wp:inline>
        </w:drawing>
      </w:r>
    </w:p>
    <w:p w14:paraId="790288A8" w14:textId="77777777" w:rsidR="006B1EBF" w:rsidRDefault="006B1EBF" w:rsidP="00F36550">
      <w:pPr>
        <w:spacing w:after="0"/>
        <w:rPr>
          <w:i/>
        </w:rPr>
      </w:pPr>
    </w:p>
    <w:p w14:paraId="71419023" w14:textId="77777777" w:rsidR="006B1EBF" w:rsidRPr="00D52AC5" w:rsidRDefault="006B1EBF"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1"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1"/>
    </w:p>
    <w:p w14:paraId="4DAFA230" w14:textId="4328B74B" w:rsidR="00CB399A" w:rsidRPr="00CB399A" w:rsidRDefault="00CB399A" w:rsidP="00753253">
      <w:pPr>
        <w:pStyle w:val="Caption"/>
        <w:rPr>
          <w:i w:val="0"/>
        </w:rPr>
      </w:pPr>
    </w:p>
    <w:p w14:paraId="7D7D4F7B" w14:textId="77777777" w:rsidR="006A04F7" w:rsidRDefault="006A04F7" w:rsidP="00F36550">
      <w:pPr>
        <w:pStyle w:val="Heading2"/>
        <w:spacing w:after="0"/>
      </w:pPr>
      <w:bookmarkStart w:id="112" w:name="_Toc442209127"/>
      <w:r>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2"/>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ft-lbs. The maximum efficiency motor speed in the fully integrated car is 2500 </w:t>
      </w:r>
      <w:r w:rsidRPr="00E93CB9">
        <w:rPr>
          <w:rFonts w:eastAsia="Times New Roman"/>
          <w:color w:val="000000"/>
        </w:rPr>
        <w:lastRenderedPageBreak/>
        <w:t>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3" w:name="_Toc442209128"/>
      <w:r>
        <w:t>Accumulator</w:t>
      </w:r>
      <w:r>
        <w:rPr>
          <w:rFonts w:eastAsia="Arial" w:cs="Arial"/>
        </w:rPr>
        <w:t xml:space="preserve"> </w:t>
      </w:r>
      <w:r>
        <w:t>indicator</w:t>
      </w:r>
      <w:bookmarkEnd w:id="113"/>
    </w:p>
    <w:p w14:paraId="4C09C6C3" w14:textId="77777777" w:rsidR="0022455C" w:rsidRPr="00E93CB9" w:rsidRDefault="0022455C" w:rsidP="0022455C">
      <w:pPr>
        <w:spacing w:after="0" w:line="240" w:lineRule="auto"/>
        <w:rPr>
          <w:rFonts w:eastAsia="Times New Roman"/>
        </w:rPr>
      </w:pPr>
      <w:bookmarkStart w:id="114"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lastRenderedPageBreak/>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4"/>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31A3C11" w:rsidR="006A04F7" w:rsidRDefault="003D1F40" w:rsidP="00034976">
            <w:pPr>
              <w:pStyle w:val="TableContents"/>
            </w:pPr>
            <w:r>
              <w:t>TDK-Lambda, GenH30-25</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lastRenderedPageBreak/>
              <w:t>Maximum charging power:</w:t>
            </w:r>
          </w:p>
        </w:tc>
        <w:tc>
          <w:tcPr>
            <w:tcW w:w="4002" w:type="dxa"/>
            <w:shd w:val="clear" w:color="auto" w:fill="auto"/>
            <w:vAlign w:val="center"/>
          </w:tcPr>
          <w:p w14:paraId="6F5082F3" w14:textId="6AEE65F5" w:rsidR="006A04F7" w:rsidRDefault="002C4184" w:rsidP="00034976">
            <w:pPr>
              <w:pStyle w:val="TableContents"/>
            </w:pPr>
            <w:r>
              <w:t>750 W</w:t>
            </w:r>
          </w:p>
        </w:tc>
      </w:tr>
      <w:tr w:rsidR="00404887" w14:paraId="20F2C6CA" w14:textId="77777777" w:rsidTr="00D959BD">
        <w:tc>
          <w:tcPr>
            <w:tcW w:w="5070" w:type="dxa"/>
            <w:shd w:val="clear" w:color="auto" w:fill="auto"/>
            <w:vAlign w:val="center"/>
          </w:tcPr>
          <w:p w14:paraId="2546DCB6" w14:textId="77777777" w:rsidR="00404887" w:rsidRDefault="00404887" w:rsidP="00CC1991">
            <w:pPr>
              <w:pStyle w:val="TableContents"/>
            </w:pPr>
            <w:r>
              <w:t>Isolation</w:t>
            </w:r>
          </w:p>
        </w:tc>
        <w:tc>
          <w:tcPr>
            <w:tcW w:w="4002" w:type="dxa"/>
            <w:shd w:val="clear" w:color="auto" w:fill="auto"/>
            <w:vAlign w:val="center"/>
          </w:tcPr>
          <w:p w14:paraId="2A8DE765" w14:textId="1CF9D784" w:rsidR="00404887" w:rsidRDefault="00404887" w:rsidP="00FB6611">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53A118A6" w14:textId="77777777" w:rsidTr="00D959BD">
        <w:tc>
          <w:tcPr>
            <w:tcW w:w="5070" w:type="dxa"/>
            <w:shd w:val="clear" w:color="auto" w:fill="auto"/>
            <w:vAlign w:val="center"/>
          </w:tcPr>
          <w:p w14:paraId="1CC0F699" w14:textId="77777777" w:rsidR="00404887" w:rsidRDefault="00404887" w:rsidP="00D959BD">
            <w:pPr>
              <w:pStyle w:val="TableContents"/>
            </w:pPr>
            <w:r>
              <w:t>UL Certification (If “no”, fill in the line below)</w:t>
            </w:r>
          </w:p>
        </w:tc>
        <w:tc>
          <w:tcPr>
            <w:tcW w:w="4002" w:type="dxa"/>
            <w:shd w:val="clear" w:color="auto" w:fill="auto"/>
            <w:vAlign w:val="center"/>
          </w:tcPr>
          <w:p w14:paraId="31C0FC70" w14:textId="656CC77E" w:rsidR="00404887" w:rsidRDefault="00404887" w:rsidP="00034976">
            <w:pPr>
              <w:pStyle w:val="TableContents"/>
            </w:pPr>
            <w:r>
              <w:rPr>
                <w:sz w:val="24"/>
              </w:rPr>
              <w:t xml:space="preserve">            </w:t>
            </w:r>
            <w:r>
              <w:rPr>
                <w:rFonts w:ascii="MS Gothic" w:eastAsia="MS Gothic" w:hAnsi="MS Gothic" w:hint="eastAsia"/>
                <w:sz w:val="24"/>
              </w:rPr>
              <w:t>☒</w:t>
            </w:r>
            <w:r>
              <w:rPr>
                <w:sz w:val="24"/>
              </w:rPr>
              <w:t xml:space="preserve">Yes / </w:t>
            </w:r>
            <w:r>
              <w:rPr>
                <w:rFonts w:ascii="MS Gothic" w:eastAsia="MS Gothic" w:hAnsi="MS Gothic" w:hint="eastAsia"/>
                <w:sz w:val="24"/>
              </w:rPr>
              <w:t>☐</w:t>
            </w:r>
            <w:r>
              <w:rPr>
                <w:sz w:val="24"/>
              </w:rPr>
              <w:t xml:space="preserve"> No</w:t>
            </w:r>
          </w:p>
        </w:tc>
      </w:tr>
      <w:tr w:rsidR="00404887" w14:paraId="4EE62107" w14:textId="77777777" w:rsidTr="00D959BD">
        <w:tc>
          <w:tcPr>
            <w:tcW w:w="5070" w:type="dxa"/>
            <w:shd w:val="clear" w:color="auto" w:fill="auto"/>
            <w:vAlign w:val="center"/>
          </w:tcPr>
          <w:p w14:paraId="663B687A" w14:textId="77777777" w:rsidR="00404887" w:rsidRDefault="00404887" w:rsidP="00034976">
            <w:pPr>
              <w:pStyle w:val="TableContents"/>
            </w:pPr>
            <w:r>
              <w:t>Do you have a waiver from the FH rules committee?</w:t>
            </w:r>
          </w:p>
        </w:tc>
        <w:tc>
          <w:tcPr>
            <w:tcW w:w="4002" w:type="dxa"/>
            <w:shd w:val="clear" w:color="auto" w:fill="auto"/>
            <w:vAlign w:val="center"/>
          </w:tcPr>
          <w:p w14:paraId="1023F7CD" w14:textId="18EB223D" w:rsidR="00404887" w:rsidRDefault="00404887" w:rsidP="00D959BD">
            <w:pPr>
              <w:pStyle w:val="TableContents"/>
            </w:pPr>
            <w:r>
              <w:rPr>
                <w:sz w:val="24"/>
              </w:rPr>
              <w:t xml:space="preserve">            </w:t>
            </w:r>
            <w:sdt>
              <w:sdtPr>
                <w:rPr>
                  <w:sz w:val="24"/>
                </w:rPr>
                <w:id w:val="-1387331459"/>
              </w:sdtPr>
              <w:sdtEndPr/>
              <w:sdtContent>
                <w:r>
                  <w:rPr>
                    <w:rFonts w:ascii="MS Gothic" w:eastAsia="MS Gothic" w:hAnsi="MS Gothic" w:hint="eastAsia"/>
                    <w:sz w:val="24"/>
                  </w:rPr>
                  <w:t>☐</w:t>
                </w:r>
              </w:sdtContent>
            </w:sdt>
            <w:r>
              <w:rPr>
                <w:sz w:val="24"/>
              </w:rPr>
              <w:t xml:space="preserve">Yes / </w:t>
            </w:r>
            <w:sdt>
              <w:sdtPr>
                <w:rPr>
                  <w:sz w:val="24"/>
                </w:rPr>
                <w:id w:val="33189905"/>
              </w:sdtPr>
              <w:sdtEndPr/>
              <w:sdtContent>
                <w:r>
                  <w:rPr>
                    <w:rFonts w:ascii="MS Gothic" w:eastAsia="MS Gothic" w:hAnsi="MS Gothic" w:hint="eastAsia"/>
                    <w:sz w:val="24"/>
                  </w:rPr>
                  <w:t>☐</w:t>
                </w:r>
              </w:sdtContent>
            </w:sdt>
            <w:r>
              <w:rPr>
                <w:sz w:val="24"/>
              </w:rPr>
              <w:t>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4BEA5E12" w:rsidR="006A04F7" w:rsidRDefault="008B29BD" w:rsidP="00034976">
            <w:pPr>
              <w:pStyle w:val="TableContents"/>
            </w:pPr>
            <w:r>
              <w:t>25</w:t>
            </w:r>
            <w:r w:rsidR="00552B78">
              <w:t xml:space="preserve">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5392C183" w:rsidR="006A04F7" w:rsidRDefault="00992090" w:rsidP="00552B78">
            <w:pPr>
              <w:pStyle w:val="TableContents"/>
            </w:pPr>
            <w:r>
              <w:t>85-265 VAC continuous</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317957C2" w:rsidR="006A04F7" w:rsidRDefault="008B29BD" w:rsidP="00034976">
            <w:pPr>
              <w:pStyle w:val="TableContents"/>
            </w:pPr>
            <w:r>
              <w:t>9.5 A</w:t>
            </w:r>
          </w:p>
        </w:tc>
      </w:tr>
    </w:tbl>
    <w:p w14:paraId="36EA8B34" w14:textId="77777777" w:rsidR="006A04F7" w:rsidRDefault="006A04F7" w:rsidP="00753253">
      <w:pPr>
        <w:pStyle w:val="Table"/>
      </w:pPr>
      <w:bookmarkStart w:id="115"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5"/>
    </w:p>
    <w:p w14:paraId="5EEB2274" w14:textId="77777777" w:rsidR="006A04F7" w:rsidRDefault="006A04F7" w:rsidP="00F36550">
      <w:pPr>
        <w:pStyle w:val="Heading2"/>
        <w:spacing w:after="0"/>
      </w:pPr>
      <w:bookmarkStart w:id="116" w:name="_Toc442209130"/>
      <w:r>
        <w:t>Accumulator Container/Housing</w:t>
      </w:r>
      <w:bookmarkEnd w:id="116"/>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lastRenderedPageBreak/>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0"/>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7"/>
          <w:footerReference w:type="even" r:id="rId58"/>
          <w:headerReference w:type="first" r:id="rId59"/>
          <w:footerReference w:type="first" r:id="rId60"/>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17" w:name="_Toc442209131"/>
      <w:r>
        <w:lastRenderedPageBreak/>
        <w:t>Safety Controls and Indicators</w:t>
      </w:r>
      <w:bookmarkEnd w:id="117"/>
    </w:p>
    <w:p w14:paraId="7346F4A6" w14:textId="77777777" w:rsidR="00D0591D" w:rsidRDefault="00D0591D" w:rsidP="00F36550">
      <w:pPr>
        <w:pStyle w:val="Heading2"/>
        <w:spacing w:after="0"/>
      </w:pPr>
      <w:bookmarkStart w:id="118" w:name="_Toc442209132"/>
      <w:r>
        <w:t>Shutdown</w:t>
      </w:r>
      <w:r>
        <w:rPr>
          <w:rFonts w:eastAsia="Arial" w:cs="Arial"/>
        </w:rPr>
        <w:t xml:space="preserve"> </w:t>
      </w:r>
      <w:r>
        <w:t>Circuit</w:t>
      </w:r>
      <w:bookmarkEnd w:id="118"/>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19"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19"/>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0"/>
            <w:r w:rsidRPr="00652C55">
              <w:rPr>
                <w:b/>
              </w:rPr>
              <w:t>Function</w:t>
            </w:r>
            <w:r w:rsidR="00CC1991" w:rsidRPr="00652C55">
              <w:rPr>
                <w:b/>
              </w:rPr>
              <w:t xml:space="preserve"> </w:t>
            </w:r>
            <w:commentRangeEnd w:id="120"/>
            <w:r w:rsidR="00906CC7">
              <w:rPr>
                <w:rStyle w:val="CommentReference"/>
                <w:bCs w:val="0"/>
                <w:color w:val="auto"/>
              </w:rPr>
              <w:commentReference w:id="120"/>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1"/>
            <w:commentRangeStart w:id="122"/>
            <w:r w:rsidRPr="002F736A">
              <w:t>CSMS</w:t>
            </w:r>
            <w:commentRangeEnd w:id="121"/>
            <w:r w:rsidR="00906CC7">
              <w:rPr>
                <w:rStyle w:val="CommentReference"/>
              </w:rPr>
              <w:commentReference w:id="121"/>
            </w:r>
            <w:commentRangeEnd w:id="122"/>
            <w:r w:rsidR="00216252">
              <w:rPr>
                <w:rStyle w:val="CommentReference"/>
              </w:rPr>
              <w:commentReference w:id="122"/>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123"/>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123"/>
            <w:r w:rsidR="0006521C">
              <w:rPr>
                <w:rStyle w:val="CommentReference"/>
              </w:rPr>
              <w:commentReference w:id="123"/>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24"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4"/>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5"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5"/>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6"/>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6"/>
      <w:r w:rsidR="00FD6195">
        <w:rPr>
          <w:rStyle w:val="CommentReference"/>
        </w:rPr>
        <w:commentReference w:id="126"/>
      </w:r>
    </w:p>
    <w:p w14:paraId="029E9200" w14:textId="77777777" w:rsidR="005E68E7" w:rsidRDefault="005E68E7" w:rsidP="005E68E7">
      <w:pPr>
        <w:pStyle w:val="Caption"/>
      </w:pPr>
      <w:bookmarkStart w:id="127"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27"/>
    </w:p>
    <w:p w14:paraId="1853CA4B" w14:textId="77777777" w:rsidR="00D0591D" w:rsidRDefault="00D0591D" w:rsidP="00F36550">
      <w:pPr>
        <w:pStyle w:val="Heading2"/>
        <w:spacing w:after="0"/>
      </w:pPr>
      <w:bookmarkStart w:id="128" w:name="_Toc442209133"/>
      <w:r>
        <w:t>IMD</w:t>
      </w:r>
      <w:bookmarkEnd w:id="128"/>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29"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29"/>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0"/>
      </w:r>
    </w:p>
    <w:p w14:paraId="744CE7CD" w14:textId="77777777" w:rsidR="00D0591D" w:rsidRDefault="00D0591D" w:rsidP="00F36550">
      <w:pPr>
        <w:pStyle w:val="Heading2"/>
        <w:spacing w:after="0"/>
      </w:pPr>
      <w:bookmarkStart w:id="131"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1"/>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2"/>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62225" cy="2238375"/>
                    </a:xfrm>
                    <a:prstGeom prst="rect">
                      <a:avLst/>
                    </a:prstGeom>
                  </pic:spPr>
                </pic:pic>
              </a:graphicData>
            </a:graphic>
          </wp:inline>
        </w:drawing>
      </w:r>
      <w:commentRangeEnd w:id="132"/>
      <w:r w:rsidR="00FF64B6">
        <w:rPr>
          <w:rStyle w:val="CommentReference"/>
        </w:rPr>
        <w:commentReference w:id="132"/>
      </w:r>
    </w:p>
    <w:p w14:paraId="65454C9D" w14:textId="77777777" w:rsidR="00D0591D" w:rsidRDefault="00D0591D" w:rsidP="00F36550">
      <w:pPr>
        <w:pStyle w:val="Heading2"/>
        <w:spacing w:after="0"/>
      </w:pPr>
      <w:bookmarkStart w:id="133" w:name="_Toc442209135"/>
      <w:r>
        <w:lastRenderedPageBreak/>
        <w:t>Shutdown System Interlocks</w:t>
      </w:r>
      <w:bookmarkEnd w:id="133"/>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4" w:name="_Toc442209136"/>
      <w:commentRangeStart w:id="135"/>
      <w:commentRangeStart w:id="136"/>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4"/>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5"/>
      <w:r w:rsidR="002E5880">
        <w:rPr>
          <w:rStyle w:val="CommentReference"/>
        </w:rPr>
        <w:commentReference w:id="135"/>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37" w:name="_Toc442209137"/>
      <w:r>
        <w:t>Tractive</w:t>
      </w:r>
      <w:r>
        <w:rPr>
          <w:rFonts w:eastAsia="Arial" w:cs="Arial"/>
        </w:rPr>
        <w:t xml:space="preserve"> </w:t>
      </w:r>
      <w:r>
        <w:t>System Voltage Present</w:t>
      </w:r>
      <w:r>
        <w:rPr>
          <w:rFonts w:eastAsia="Arial" w:cs="Arial"/>
        </w:rPr>
        <w:t xml:space="preserve"> </w:t>
      </w:r>
      <w:r>
        <w:t>light (TSVP)</w:t>
      </w:r>
      <w:bookmarkEnd w:id="137"/>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38"/>
      <w:r w:rsidRPr="00D52AC5">
        <w:rPr>
          <w:i/>
        </w:rPr>
        <w:t>provide</w:t>
      </w:r>
      <w:r w:rsidRPr="00D52AC5">
        <w:rPr>
          <w:rFonts w:eastAsia="Arial"/>
          <w:i/>
        </w:rPr>
        <w:t xml:space="preserve"> </w:t>
      </w:r>
      <w:r w:rsidRPr="00D52AC5">
        <w:rPr>
          <w:i/>
        </w:rPr>
        <w:t>schematics</w:t>
      </w:r>
      <w:commentRangeEnd w:id="138"/>
      <w:r w:rsidR="002E5880">
        <w:rPr>
          <w:rStyle w:val="CommentReference"/>
        </w:rPr>
        <w:commentReference w:id="138"/>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39"/>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opto-isolator to the low voltage side and will power two </w:t>
      </w:r>
      <w:r>
        <w:t>12 volt trailer clearance lamps found from www.superbrightleds.com - part number M9-x4.</w:t>
      </w:r>
      <w:commentRangeEnd w:id="139"/>
      <w:r w:rsidR="00275DE8">
        <w:rPr>
          <w:rStyle w:val="CommentReference"/>
          <w:rFonts w:eastAsia="Calibri"/>
          <w:color w:val="auto"/>
          <w:lang w:eastAsia="zh-CN"/>
        </w:rPr>
        <w:commentReference w:id="139"/>
      </w:r>
    </w:p>
    <w:commentRangeEnd w:id="136"/>
    <w:p w14:paraId="5A6CA094" w14:textId="77777777" w:rsidR="00C95843" w:rsidRPr="00C95843" w:rsidRDefault="00E955E1" w:rsidP="00F36550">
      <w:pPr>
        <w:spacing w:after="0"/>
      </w:pPr>
      <w:r>
        <w:rPr>
          <w:rStyle w:val="CommentReference"/>
        </w:rPr>
        <w:commentReference w:id="136"/>
      </w:r>
    </w:p>
    <w:p w14:paraId="3E778171" w14:textId="77777777" w:rsidR="00D0591D" w:rsidRDefault="00D0591D" w:rsidP="00F36550">
      <w:pPr>
        <w:pStyle w:val="Heading2"/>
        <w:spacing w:after="0"/>
      </w:pPr>
      <w:bookmarkStart w:id="140" w:name="_Toc442209138"/>
      <w:r>
        <w:t>Ready-To-Drive-Sound</w:t>
      </w:r>
      <w:r>
        <w:rPr>
          <w:rFonts w:eastAsia="Arial" w:cs="Arial"/>
        </w:rPr>
        <w:t xml:space="preserve"> </w:t>
      </w:r>
      <w:r>
        <w:t>(RTDS)</w:t>
      </w:r>
      <w:bookmarkEnd w:id="140"/>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1" w:name="_Toc442209139"/>
      <w:r>
        <w:lastRenderedPageBreak/>
        <w:t>GLV System</w:t>
      </w:r>
      <w:bookmarkEnd w:id="141"/>
    </w:p>
    <w:p w14:paraId="09908D2E" w14:textId="77777777" w:rsidR="00D0591D" w:rsidRPr="00C1229B" w:rsidRDefault="00D0591D" w:rsidP="00C1229B">
      <w:commentRangeStart w:id="142"/>
      <w:r>
        <w:t>Person primarily responsible for this section:</w:t>
      </w:r>
      <w:commentRangeEnd w:id="142"/>
      <w:r w:rsidR="001C640E">
        <w:rPr>
          <w:rStyle w:val="CommentReference"/>
        </w:rPr>
        <w:commentReference w:id="142"/>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3" w:name="_Toc442209140"/>
      <w:r>
        <w:t>GLV System Data</w:t>
      </w:r>
      <w:bookmarkEnd w:id="143"/>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4"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4"/>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4"/>
          <w:footerReference w:type="even" r:id="rId65"/>
          <w:headerReference w:type="first" r:id="rId66"/>
          <w:footerReference w:type="first" r:id="rId67"/>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5" w:name="_Toc442209141"/>
      <w:r>
        <w:lastRenderedPageBreak/>
        <w:t>Appendi</w:t>
      </w:r>
      <w:r w:rsidR="00D0591D">
        <w:t>ces</w:t>
      </w:r>
      <w:bookmarkEnd w:id="145"/>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6"/>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6"/>
      <w:r w:rsidR="003E23A3">
        <w:rPr>
          <w:rStyle w:val="CommentReference"/>
        </w:rPr>
        <w:commentReference w:id="146"/>
      </w:r>
    </w:p>
    <w:sectPr w:rsidR="005E68E7" w:rsidRPr="00D52AC5" w:rsidSect="00E75D92">
      <w:headerReference w:type="even" r:id="rId68"/>
      <w:footerReference w:type="even" r:id="rId69"/>
      <w:headerReference w:type="first" r:id="rId70"/>
      <w:footerReference w:type="first" r:id="rId71"/>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45D9154" w:rsidR="009E0F80" w:rsidRDefault="009E0F80" w:rsidP="00216252">
      <w:pPr>
        <w:pStyle w:val="CommentText"/>
      </w:pPr>
      <w:r>
        <w:rPr>
          <w:rStyle w:val="CommentReference"/>
        </w:rPr>
        <w:annotationRef/>
      </w:r>
      <w:r>
        <w:t xml:space="preserve">Add </w:t>
      </w:r>
      <w:r w:rsidR="00216252" w:rsidRPr="002F736A">
        <w:t>CSMS</w:t>
      </w:r>
      <w:r w:rsidR="00216252">
        <w:rPr>
          <w:rStyle w:val="CommentReference"/>
        </w:rPr>
        <w:annotationRef/>
      </w:r>
      <w:r w:rsidR="00216252">
        <w:t xml:space="preserve"> </w:t>
      </w:r>
      <w:r>
        <w:t>to this list</w:t>
      </w:r>
      <w:r w:rsidR="002516CB">
        <w:t xml:space="preserve"> </w:t>
      </w:r>
    </w:p>
  </w:comment>
  <w:comment w:id="11" w:author="Greg Flynn" w:date="2017-02-14T23:09:00Z" w:initials="GF">
    <w:p w14:paraId="7AA91016" w14:textId="7EA88F53" w:rsidR="002516CB" w:rsidRDefault="002516CB" w:rsidP="00216252">
      <w:pPr>
        <w:pStyle w:val="CommentText"/>
      </w:pPr>
      <w:r>
        <w:rPr>
          <w:rStyle w:val="CommentReference"/>
        </w:rPr>
        <w:annotationRef/>
      </w:r>
      <w:r w:rsidR="00216252">
        <w:t>G</w:t>
      </w:r>
      <w:r>
        <w:t>LV uses this, I don’t know what it means</w:t>
      </w:r>
    </w:p>
  </w:comment>
  <w:comment w:id="14" w:author="Greg Flynn" w:date="2017-02-13T23:13:00Z" w:initials="GF">
    <w:p w14:paraId="281D4514" w14:textId="0BD2B482" w:rsidR="009E0F80" w:rsidRDefault="009E0F80">
      <w:pPr>
        <w:pStyle w:val="CommentText"/>
      </w:pPr>
      <w:r>
        <w:rPr>
          <w:rStyle w:val="CommentReference"/>
        </w:rPr>
        <w:annotationRef/>
      </w:r>
      <w:r>
        <w:t>Need to add a narrative</w:t>
      </w:r>
    </w:p>
    <w:p w14:paraId="427CB1C3" w14:textId="742EAC12" w:rsidR="003545DE" w:rsidRDefault="003545DE" w:rsidP="003545DE">
      <w:pPr>
        <w:pStyle w:val="CommentText"/>
      </w:pPr>
      <w:r>
        <w:t>TSV write two sentences saying how the accumulator works</w:t>
      </w:r>
    </w:p>
    <w:p w14:paraId="6D4E8DA6" w14:textId="3D7E6A05" w:rsidR="003545DE" w:rsidRDefault="003545DE" w:rsidP="003545DE">
      <w:pPr>
        <w:pStyle w:val="CommentText"/>
      </w:pPr>
      <w:r>
        <w:t>TSI write two sentences saying how you interface with the accumulator and the motor</w:t>
      </w:r>
    </w:p>
    <w:p w14:paraId="62C41412" w14:textId="3AF90584" w:rsidR="003545DE" w:rsidRDefault="003545DE" w:rsidP="003545DE">
      <w:pPr>
        <w:pStyle w:val="CommentText"/>
      </w:pPr>
      <w:r>
        <w:t>MEs will write the method of mechanical coupling</w:t>
      </w:r>
    </w:p>
  </w:comment>
  <w:comment w:id="16"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9"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1"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2" w:author="Greg Flynn" w:date="2017-02-14T10:39:00Z" w:initials="GF">
    <w:p w14:paraId="6A01111F" w14:textId="3F2D1626" w:rsidR="001D15BC" w:rsidRDefault="001D15BC">
      <w:pPr>
        <w:pStyle w:val="CommentText"/>
      </w:pPr>
      <w:r>
        <w:rPr>
          <w:rStyle w:val="CommentReference"/>
        </w:rPr>
        <w:annotationRef/>
      </w:r>
      <w:r>
        <w:t>Who should do this?</w:t>
      </w:r>
    </w:p>
  </w:comment>
  <w:comment w:id="23" w:author="Greg Flynn" w:date="2017-02-14T22:51:00Z" w:initials="GF">
    <w:p w14:paraId="303F973B" w14:textId="0A678831" w:rsidR="00843409" w:rsidRDefault="00843409">
      <w:pPr>
        <w:pStyle w:val="CommentText"/>
      </w:pPr>
      <w:r>
        <w:rPr>
          <w:rStyle w:val="CommentReference"/>
        </w:rPr>
        <w:annotationRef/>
      </w:r>
      <w:r>
        <w:t>TSI should document the rest of the Path</w:t>
      </w:r>
    </w:p>
  </w:comment>
  <w:comment w:id="26"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9" w:author="Greg Flynn" w:date="2017-02-13T23:43:00Z" w:initials="GF">
    <w:p w14:paraId="618753E4" w14:textId="4CD79CC9" w:rsidR="0008410D" w:rsidRDefault="0008410D">
      <w:pPr>
        <w:pStyle w:val="CommentText"/>
      </w:pPr>
      <w:r>
        <w:rPr>
          <w:rStyle w:val="CommentReference"/>
        </w:rPr>
        <w:annotationRef/>
      </w:r>
      <w:r>
        <w:t>Is this correct?</w:t>
      </w:r>
      <w:r w:rsidR="005232A3">
        <w:t xml:space="preserve"> GLV</w:t>
      </w:r>
    </w:p>
  </w:comment>
  <w:comment w:id="32" w:author="Greg Flynn" w:date="2017-02-14T10:42:00Z" w:initials="GF">
    <w:p w14:paraId="30AC7E11" w14:textId="3079D470" w:rsidR="005577B5" w:rsidRDefault="005577B5">
      <w:pPr>
        <w:pStyle w:val="CommentText"/>
      </w:pPr>
      <w:r>
        <w:rPr>
          <w:rStyle w:val="CommentReference"/>
        </w:rPr>
        <w:annotationRef/>
      </w:r>
      <w:r>
        <w:t>Motor controller?</w:t>
      </w:r>
      <w:r w:rsidR="005232A3">
        <w:t xml:space="preserve"> TSI</w:t>
      </w:r>
    </w:p>
  </w:comment>
  <w:comment w:id="40"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2" w:author="Greg Flynn" w:date="2017-02-13T23:46:00Z" w:initials="GF">
    <w:p w14:paraId="6491664F" w14:textId="47950AFB" w:rsidR="00752C88" w:rsidRDefault="00752C88">
      <w:pPr>
        <w:pStyle w:val="CommentText"/>
      </w:pPr>
      <w:r>
        <w:rPr>
          <w:rStyle w:val="CommentReference"/>
        </w:rPr>
        <w:annotationRef/>
      </w:r>
      <w:r>
        <w:t>What should go here?</w:t>
      </w:r>
    </w:p>
  </w:comment>
  <w:comment w:id="43"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45" w:author="Greg Flynn" w:date="2017-02-13T23:18:00Z" w:initials="GF">
    <w:p w14:paraId="14A8CAEC" w14:textId="7F1635F1" w:rsidR="009E0F80" w:rsidRDefault="009E0F80">
      <w:pPr>
        <w:pStyle w:val="CommentText"/>
      </w:pPr>
      <w:r>
        <w:rPr>
          <w:rStyle w:val="CommentReference"/>
        </w:rPr>
        <w:annotationRef/>
      </w:r>
      <w:r>
        <w:t>Get a better name for this</w:t>
      </w:r>
      <w:r w:rsidR="005232A3">
        <w:t xml:space="preserve"> TSI</w:t>
      </w:r>
    </w:p>
  </w:comment>
  <w:comment w:id="47" w:author="Greg Flynn" w:date="2017-02-18T23:03:00Z" w:initials="GF">
    <w:p w14:paraId="1DA1BB2F" w14:textId="0FF4473E" w:rsidR="00DD2C3B" w:rsidRDefault="00DD2C3B">
      <w:pPr>
        <w:pStyle w:val="CommentText"/>
      </w:pPr>
      <w:r>
        <w:rPr>
          <w:rStyle w:val="CommentReference"/>
        </w:rPr>
        <w:annotationRef/>
      </w:r>
      <w:r>
        <w:t>TSI should have this</w:t>
      </w:r>
    </w:p>
  </w:comment>
  <w:comment w:id="49" w:author="Greg Flynn" w:date="2017-02-13T23:28:00Z" w:initials="GF">
    <w:p w14:paraId="59B50705" w14:textId="3073EFEA" w:rsidR="009E0F80" w:rsidRDefault="009E0F80">
      <w:pPr>
        <w:pStyle w:val="CommentText"/>
      </w:pPr>
      <w:r>
        <w:rPr>
          <w:rStyle w:val="CommentReference"/>
        </w:rPr>
        <w:annotationRef/>
      </w:r>
      <w:r>
        <w:t xml:space="preserve">Where is the motor </w:t>
      </w:r>
      <w:r w:rsidR="000911A8">
        <w:t>information</w:t>
      </w:r>
      <w:r w:rsidR="00347E04">
        <w:t xml:space="preserve"> TSI</w:t>
      </w:r>
    </w:p>
  </w:comment>
  <w:comment w:id="51" w:author="Greg Flynn" w:date="2017-02-18T23:04:00Z" w:initials="GF">
    <w:p w14:paraId="5CB89093" w14:textId="255232D3" w:rsidR="00E96184" w:rsidRDefault="00E96184">
      <w:pPr>
        <w:pStyle w:val="CommentText"/>
      </w:pPr>
      <w:r>
        <w:rPr>
          <w:rStyle w:val="CommentReference"/>
        </w:rPr>
        <w:annotationRef/>
      </w:r>
      <w:r>
        <w:t>MEs should know this</w:t>
      </w:r>
    </w:p>
  </w:comment>
  <w:comment w:id="53"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58"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3" w:author="Greg Flynn" w:date="2017-02-13T23:32:00Z" w:initials="GF">
    <w:p w14:paraId="5D882D2D" w14:textId="66ACE72F" w:rsidR="009B2AB7" w:rsidRDefault="009B2AB7">
      <w:pPr>
        <w:pStyle w:val="CommentText"/>
      </w:pPr>
      <w:r>
        <w:rPr>
          <w:rStyle w:val="CommentReference"/>
        </w:rPr>
        <w:annotationRef/>
      </w:r>
      <w:r>
        <w:t>MEs will do this</w:t>
      </w:r>
    </w:p>
  </w:comment>
  <w:comment w:id="65" w:author="Greg Flynn" w:date="2017-02-13T23:33:00Z" w:initials="GF">
    <w:p w14:paraId="34B59542" w14:textId="6E6ED0D6" w:rsidR="00283EB4" w:rsidRDefault="00283EB4">
      <w:pPr>
        <w:pStyle w:val="CommentText"/>
      </w:pPr>
      <w:r>
        <w:rPr>
          <w:rStyle w:val="CommentReference"/>
        </w:rPr>
        <w:annotationRef/>
      </w:r>
      <w:r>
        <w:t>Who is in charge here?</w:t>
      </w:r>
    </w:p>
  </w:comment>
  <w:comment w:id="67" w:author="Greg Flynn" w:date="2017-02-13T23:34:00Z" w:initials="GF">
    <w:p w14:paraId="2C4EA219" w14:textId="684A46C0" w:rsidR="00283EB4" w:rsidRDefault="00283EB4" w:rsidP="006004F5">
      <w:pPr>
        <w:pStyle w:val="CommentText"/>
      </w:pPr>
      <w:r>
        <w:rPr>
          <w:rStyle w:val="CommentReference"/>
        </w:rPr>
        <w:annotationRef/>
      </w:r>
      <w:r w:rsidR="00B0344C">
        <w:rPr>
          <w:rStyle w:val="CommentReference"/>
        </w:rPr>
        <w:t>Dyno you do this</w:t>
      </w:r>
    </w:p>
  </w:comment>
  <w:comment w:id="71" w:author="Greg Flynn" w:date="2017-02-13T23:34:00Z" w:initials="GF">
    <w:p w14:paraId="69907F9F" w14:textId="0DB0CEA5" w:rsidR="00283EB4" w:rsidRDefault="00283EB4" w:rsidP="00716AE0">
      <w:pPr>
        <w:pStyle w:val="CommentText"/>
      </w:pPr>
      <w:r>
        <w:rPr>
          <w:rStyle w:val="CommentReference"/>
        </w:rPr>
        <w:annotationRef/>
      </w:r>
      <w:r w:rsidR="00716AE0">
        <w:t>TSI should do this</w:t>
      </w:r>
    </w:p>
  </w:comment>
  <w:comment w:id="74" w:author="Greg Flynn" w:date="2017-02-13T23:33:00Z" w:initials="GF">
    <w:p w14:paraId="52177378" w14:textId="3B092873" w:rsidR="00857225" w:rsidRDefault="00857225">
      <w:pPr>
        <w:pStyle w:val="CommentText"/>
      </w:pPr>
      <w:r>
        <w:rPr>
          <w:rStyle w:val="CommentReference"/>
        </w:rPr>
        <w:annotationRef/>
      </w:r>
      <w:r>
        <w:t>Where is the TSMP and what is the housing?</w:t>
      </w:r>
      <w:r w:rsidR="00E67031">
        <w:t xml:space="preserve"> TSI</w:t>
      </w:r>
    </w:p>
  </w:comment>
  <w:comment w:id="77" w:author="Greg Flynn" w:date="2017-02-13T23:33:00Z" w:initials="GF">
    <w:p w14:paraId="25ACAB92" w14:textId="73762941" w:rsidR="00DB21DC" w:rsidRDefault="00DB21DC">
      <w:pPr>
        <w:pStyle w:val="CommentText"/>
      </w:pPr>
      <w:r>
        <w:rPr>
          <w:rStyle w:val="CommentReference"/>
        </w:rPr>
        <w:annotationRef/>
      </w:r>
      <w:r>
        <w:t>What are we doing here?</w:t>
      </w:r>
    </w:p>
  </w:comment>
  <w:comment w:id="78" w:author="Greg Flynn" w:date="2017-02-14T22:55:00Z" w:initials="GF">
    <w:p w14:paraId="1719A7D7" w14:textId="76A3002A" w:rsidR="000A2DC5" w:rsidRDefault="000A2DC5" w:rsidP="000A2DC5">
      <w:pPr>
        <w:pStyle w:val="CommentText"/>
      </w:pPr>
      <w:r>
        <w:rPr>
          <w:rStyle w:val="CommentReference"/>
        </w:rPr>
        <w:annotationRef/>
      </w:r>
      <w:r>
        <w:t>TSI should design a precharge circuit.  At least try to simulate one:</w:t>
      </w:r>
    </w:p>
    <w:p w14:paraId="250CC9B6" w14:textId="066EA193" w:rsidR="000A2DC5" w:rsidRDefault="007C3054" w:rsidP="000A2DC5">
      <w:pPr>
        <w:pStyle w:val="CommentText"/>
      </w:pPr>
      <w:hyperlink r:id="rId1" w:history="1">
        <w:r w:rsidR="000A2DC5" w:rsidRPr="00691590">
          <w:rPr>
            <w:rStyle w:val="Hyperlink"/>
          </w:rPr>
          <w:t>https://en.wikipedia.org/wiki/Pre-charge</w:t>
        </w:r>
      </w:hyperlink>
    </w:p>
    <w:p w14:paraId="7C3914F5" w14:textId="76D4E7BB" w:rsidR="000A2DC5" w:rsidRDefault="000A2DC5" w:rsidP="00E07A80">
      <w:pPr>
        <w:pStyle w:val="CommentText"/>
      </w:pPr>
      <w:r>
        <w:t>It is possible that the motor controller already does this.  Verify</w:t>
      </w:r>
      <w:r w:rsidR="00E07A80">
        <w:t xml:space="preserve"> if it does</w:t>
      </w:r>
    </w:p>
  </w:comment>
  <w:comment w:id="82"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3" w:author="Greg Flynn" w:date="2017-02-14T22:58:00Z" w:initials="GF">
    <w:p w14:paraId="0A04C3A0" w14:textId="46A9D8BF" w:rsidR="000A2DC5" w:rsidRDefault="000A2DC5">
      <w:pPr>
        <w:pStyle w:val="CommentText"/>
      </w:pPr>
      <w:r>
        <w:rPr>
          <w:rStyle w:val="CommentReference"/>
        </w:rPr>
        <w:annotationRef/>
      </w:r>
      <w:r>
        <w:t>TSI we do need something here</w:t>
      </w:r>
    </w:p>
    <w:p w14:paraId="4A76B27A" w14:textId="7CECFCD6" w:rsidR="000A2DC5" w:rsidRDefault="000A2DC5">
      <w:pPr>
        <w:pStyle w:val="CommentText"/>
      </w:pPr>
      <w:r>
        <w:t>What circuitry will be used here?</w:t>
      </w:r>
    </w:p>
  </w:comment>
  <w:comment w:id="86" w:author="Greg Flynn" w:date="2017-02-13T23:34:00Z" w:initials="GF">
    <w:p w14:paraId="71249699" w14:textId="0E80B27B" w:rsidR="008E39F0" w:rsidRDefault="008E39F0" w:rsidP="000A2DC5">
      <w:pPr>
        <w:pStyle w:val="CommentText"/>
      </w:pPr>
      <w:r>
        <w:rPr>
          <w:rStyle w:val="CommentReference"/>
        </w:rPr>
        <w:annotationRef/>
      </w:r>
      <w:r>
        <w:t xml:space="preserve">TSI </w:t>
      </w:r>
      <w:r w:rsidR="000A2DC5">
        <w:t>should do this</w:t>
      </w:r>
    </w:p>
  </w:comment>
  <w:comment w:id="88" w:author="Greg Flynn" w:date="2017-02-13T23:36:00Z" w:initials="GF">
    <w:p w14:paraId="5464A519" w14:textId="151C17B3" w:rsidR="00C457D4" w:rsidRDefault="00C457D4">
      <w:pPr>
        <w:pStyle w:val="CommentText"/>
      </w:pPr>
      <w:r>
        <w:rPr>
          <w:rStyle w:val="CommentReference"/>
        </w:rPr>
        <w:annotationRef/>
      </w:r>
      <w:r>
        <w:t>What's going on here?</w:t>
      </w:r>
    </w:p>
  </w:comment>
  <w:comment w:id="89" w:author="Greg Flynn" w:date="2017-02-14T23:21:00Z" w:initials="GF">
    <w:p w14:paraId="293A6E16" w14:textId="24CAA99B" w:rsidR="00A55B56" w:rsidRDefault="00A55B56">
      <w:pPr>
        <w:pStyle w:val="CommentText"/>
      </w:pPr>
      <w:r>
        <w:rPr>
          <w:rStyle w:val="CommentReference"/>
        </w:rPr>
        <w:annotationRef/>
      </w:r>
      <w:r>
        <w:t>TSI</w:t>
      </w:r>
    </w:p>
  </w:comment>
  <w:comment w:id="96"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20" w:author="Greg Flynn" w:date="2017-02-13T23:39:00Z" w:initials="GF">
    <w:p w14:paraId="4B250DA1" w14:textId="0EE41D32" w:rsidR="00906CC7" w:rsidRDefault="00906CC7" w:rsidP="007C6CF6">
      <w:pPr>
        <w:pStyle w:val="CommentText"/>
      </w:pPr>
      <w:r>
        <w:rPr>
          <w:rStyle w:val="CommentReference"/>
        </w:rPr>
        <w:annotationRef/>
      </w:r>
      <w:r>
        <w:t>Add function to all buttons</w:t>
      </w:r>
      <w:r w:rsidR="005C5CD4">
        <w:t xml:space="preserve"> </w:t>
      </w:r>
      <w:r w:rsidR="007C6CF6">
        <w:t>GLV</w:t>
      </w:r>
    </w:p>
  </w:comment>
  <w:comment w:id="121" w:author="Greg Flynn" w:date="2017-02-13T23:39:00Z" w:initials="GF">
    <w:p w14:paraId="1795855E" w14:textId="7AD6D37F" w:rsidR="00906CC7" w:rsidRDefault="00906CC7">
      <w:pPr>
        <w:pStyle w:val="CommentText"/>
      </w:pPr>
      <w:r>
        <w:rPr>
          <w:rStyle w:val="CommentReference"/>
        </w:rPr>
        <w:annotationRef/>
      </w:r>
      <w:r>
        <w:t>What does this stand for?</w:t>
      </w:r>
      <w:r w:rsidR="00F9737D">
        <w:t xml:space="preserve"> GLV</w:t>
      </w:r>
    </w:p>
  </w:comment>
  <w:comment w:id="122" w:author="Greg Flynn" w:date="2017-02-14T23:22:00Z" w:initials="GF">
    <w:p w14:paraId="2B91785C" w14:textId="0ABDCC98" w:rsidR="00216252" w:rsidRDefault="00216252">
      <w:pPr>
        <w:pStyle w:val="CommentText"/>
      </w:pPr>
      <w:r>
        <w:rPr>
          <w:rStyle w:val="CommentReference"/>
        </w:rPr>
        <w:annotationRef/>
      </w:r>
      <w:r>
        <w:t>Should be defined in acronym list</w:t>
      </w:r>
    </w:p>
  </w:comment>
  <w:comment w:id="123" w:author="Greg Flynn" w:date="2017-02-14T23:04:00Z" w:initials="GF">
    <w:p w14:paraId="43614A35" w14:textId="7A2113BD" w:rsidR="0006521C" w:rsidRDefault="0006521C">
      <w:pPr>
        <w:pStyle w:val="CommentText"/>
      </w:pPr>
      <w:r>
        <w:rPr>
          <w:rStyle w:val="CommentReference"/>
        </w:rPr>
        <w:annotationRef/>
      </w:r>
      <w:r>
        <w:t>This needs to directly control a relay on the safety loop per EV7.11</w:t>
      </w:r>
    </w:p>
  </w:comment>
  <w:comment w:id="126"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0"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2"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5" w:author="Greg Flynn" w:date="2017-02-13T23:41:00Z" w:initials="GF">
    <w:p w14:paraId="54BF4B62" w14:textId="44EB5E60" w:rsidR="002E5880" w:rsidRDefault="002E5880">
      <w:pPr>
        <w:pStyle w:val="CommentText"/>
      </w:pPr>
      <w:r>
        <w:rPr>
          <w:rStyle w:val="CommentReference"/>
        </w:rPr>
        <w:annotationRef/>
      </w:r>
      <w:r>
        <w:t>What's going on here?</w:t>
      </w:r>
    </w:p>
  </w:comment>
  <w:comment w:id="138" w:author="Greg Flynn" w:date="2017-02-13T23:41:00Z" w:initials="GF">
    <w:p w14:paraId="661E302B" w14:textId="15ED8977" w:rsidR="002E5880" w:rsidRDefault="002E5880">
      <w:pPr>
        <w:pStyle w:val="CommentText"/>
      </w:pPr>
      <w:r>
        <w:rPr>
          <w:rStyle w:val="CommentReference"/>
        </w:rPr>
        <w:annotationRef/>
      </w:r>
      <w:r>
        <w:t>Need a schematic</w:t>
      </w:r>
    </w:p>
  </w:comment>
  <w:comment w:id="139"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36" w:author="Greg Flynn" w:date="2017-02-14T23:05:00Z" w:initials="GF">
    <w:p w14:paraId="5D08C72D" w14:textId="3AB64077" w:rsidR="00E955E1" w:rsidRDefault="00E955E1">
      <w:pPr>
        <w:pStyle w:val="CommentText"/>
      </w:pPr>
      <w:r>
        <w:rPr>
          <w:rStyle w:val="CommentReference"/>
        </w:rPr>
        <w:annotationRef/>
      </w:r>
      <w:r>
        <w:t>TSI and GLV I’m not sure what’s going on here</w:t>
      </w:r>
    </w:p>
    <w:p w14:paraId="65FB0013" w14:textId="528C69FE" w:rsidR="00E955E1" w:rsidRDefault="00E955E1" w:rsidP="00E955E1">
      <w:pPr>
        <w:pStyle w:val="CommentText"/>
      </w:pPr>
      <w:r>
        <w:t>GLV you should do the TSEL light (EV9.1)  You can do this by looking at the voltage on the AIRs part of the safety loop.</w:t>
      </w:r>
    </w:p>
    <w:p w14:paraId="3AC27EEF" w14:textId="6FCB26F0" w:rsidR="00E955E1" w:rsidRDefault="00E955E1" w:rsidP="00E955E1">
      <w:pPr>
        <w:pStyle w:val="CommentText"/>
      </w:pPr>
      <w:r>
        <w:t>TSI you should do the TSVP section.</w:t>
      </w:r>
    </w:p>
  </w:comment>
  <w:comment w:id="142"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6" w:author="Greg Flynn" w:date="2017-02-13T23:41:00Z" w:initials="GF">
    <w:p w14:paraId="4D04E564" w14:textId="3EABC5DE" w:rsidR="009E0F80" w:rsidRDefault="009E0F80">
      <w:pPr>
        <w:pStyle w:val="CommentText"/>
      </w:pPr>
      <w:r>
        <w:rPr>
          <w:rStyle w:val="CommentReference"/>
        </w:rPr>
        <w:annotationRef/>
      </w:r>
      <w:r>
        <w:t xml:space="preserve">Need to be </w:t>
      </w:r>
      <w:r w:rsidR="009E64A7">
        <w:t>added</w:t>
      </w:r>
      <w:r w:rsidR="00AB2FA3">
        <w:t xml:space="preserve">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AB573" w14:textId="77777777" w:rsidR="001C53BE" w:rsidRDefault="001C53BE">
      <w:pPr>
        <w:spacing w:after="0" w:line="240" w:lineRule="auto"/>
      </w:pPr>
      <w:r>
        <w:separator/>
      </w:r>
    </w:p>
  </w:endnote>
  <w:endnote w:type="continuationSeparator" w:id="0">
    <w:p w14:paraId="3A256ED8" w14:textId="77777777" w:rsidR="001C53BE" w:rsidRDefault="001C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1" w:usb1="080E0000" w:usb2="00000010" w:usb3="00000000" w:csb0="00040000"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9E0F80" w:rsidRPr="00402EDB" w:rsidRDefault="007C3054">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2017 Formula Hybrid ESF (Rev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Pr>
        <w:noProof/>
        <w:lang w:val="es-ES_tradnl"/>
      </w:rPr>
      <w:t>v</w:t>
    </w:r>
    <w:r w:rsidR="009E0F80">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9E0F80" w:rsidRDefault="009E0F8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9E0F80" w:rsidRDefault="009E0F8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9E0F80" w:rsidRDefault="009E0F80"/>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9E0F80" w:rsidRDefault="009E0F80"/>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9E0F80" w:rsidRDefault="009E0F80"/>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9E0F80" w:rsidRDefault="009E0F80"/>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9E0F80" w:rsidRDefault="009E0F80"/>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9E0F80" w:rsidRDefault="009E0F80"/>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9E0F80" w:rsidRDefault="009E0F80"/>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9E0F80" w:rsidRDefault="009E0F8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9E0F80" w:rsidRDefault="009E0F80"/>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9E0F80" w:rsidRDefault="009E0F80"/>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9E0F80" w:rsidRDefault="009E0F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9E0F80" w:rsidRDefault="009E0F8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9E0F80" w:rsidRDefault="007C3054">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vii</w:t>
    </w:r>
    <w:r w:rsidR="009E0F80">
      <w:fldChar w:fldCharType="end"/>
    </w:r>
    <w:r w:rsidR="009E0F80">
      <w:tab/>
    </w:r>
    <w:r>
      <w:fldChar w:fldCharType="begin"/>
    </w:r>
    <w:r>
      <w:instrText xml:space="preserve"> STYLEREF  "Heading 1" \l  \* MERGEFORMAT </w:instrText>
    </w:r>
    <w:r>
      <w:fldChar w:fldCharType="separate"/>
    </w:r>
    <w:r>
      <w:rPr>
        <w:noProof/>
      </w:rPr>
      <w:t>List of Tables</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9E0F80" w:rsidRDefault="009E0F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9E0F80" w:rsidRDefault="009E0F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9E0F80" w:rsidRDefault="009E0F8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9E0F80" w:rsidRDefault="009E0F8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9E0F80" w:rsidRDefault="009E0F80" w:rsidP="00150D51">
    <w:pPr>
      <w:pStyle w:val="Footer"/>
    </w:pPr>
  </w:p>
  <w:p w14:paraId="2968513F" w14:textId="18B567EF" w:rsidR="009E0F80" w:rsidRDefault="007C3054"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26</w:t>
    </w:r>
    <w:r w:rsidR="009E0F80">
      <w:fldChar w:fldCharType="end"/>
    </w:r>
    <w:r w:rsidR="009E0F80">
      <w:tab/>
    </w:r>
    <w:r>
      <w:fldChar w:fldCharType="begin"/>
    </w:r>
    <w:r>
      <w:instrText xml:space="preserve"> STYLEREF  "Heading 1" \l  \* MERGEFORMAT </w:instrText>
    </w:r>
    <w:r>
      <w:fldChar w:fldCharType="separate"/>
    </w:r>
    <w:r>
      <w:rPr>
        <w:noProof/>
      </w:rPr>
      <w:t>Accumulator System</w:t>
    </w:r>
    <w:r>
      <w:rPr>
        <w:noProof/>
      </w:rPr>
      <w:fldChar w:fldCharType="end"/>
    </w:r>
  </w:p>
  <w:p w14:paraId="2201AE49" w14:textId="77777777" w:rsidR="009E0F80" w:rsidRDefault="009E0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F1D407" w14:textId="77777777" w:rsidR="001C53BE" w:rsidRDefault="001C53BE">
      <w:pPr>
        <w:spacing w:after="0" w:line="240" w:lineRule="auto"/>
      </w:pPr>
      <w:r>
        <w:separator/>
      </w:r>
    </w:p>
  </w:footnote>
  <w:footnote w:type="continuationSeparator" w:id="0">
    <w:p w14:paraId="56AC20DF" w14:textId="77777777" w:rsidR="001C53BE" w:rsidRDefault="001C53BE">
      <w:pPr>
        <w:spacing w:after="0" w:line="240" w:lineRule="auto"/>
      </w:pPr>
      <w:r>
        <w:continuationSeparator/>
      </w:r>
    </w:p>
  </w:footnote>
  <w:footnote w:id="1">
    <w:p w14:paraId="613522AC" w14:textId="77777777" w:rsidR="00A63722" w:rsidRPr="00F01C08" w:rsidRDefault="00A63722"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derating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9E0F80" w:rsidRDefault="009E0F8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9E0F80" w:rsidRDefault="009E0F8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9E0F80" w:rsidRDefault="009E0F8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9E0F80" w:rsidRDefault="009E0F8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9E0F80" w:rsidRDefault="009E0F80"/>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9E0F80" w:rsidRDefault="009E0F80"/>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9E0F80" w:rsidRDefault="009E0F80"/>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9E0F80" w:rsidRDefault="009E0F80"/>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9E0F80" w:rsidRDefault="009E0F80"/>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9E0F80" w:rsidRDefault="009E0F8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9E0F80" w:rsidRDefault="009E0F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9E0F80" w:rsidRDefault="009E0F8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9E0F80" w:rsidRDefault="009E0F8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9E0F80" w:rsidRDefault="009E0F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9E0F80" w:rsidRDefault="009E0F80"/>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9E0F80" w:rsidRDefault="009E0F8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9E0F80" w:rsidRDefault="009E0F8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9E0F80" w:rsidRDefault="009E0F8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C4184"/>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3F4C"/>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D1F40"/>
    <w:rsid w:val="003E1F4E"/>
    <w:rsid w:val="003E23A3"/>
    <w:rsid w:val="003F0442"/>
    <w:rsid w:val="003F1A59"/>
    <w:rsid w:val="003F3EC9"/>
    <w:rsid w:val="003F6FB2"/>
    <w:rsid w:val="003F77A0"/>
    <w:rsid w:val="0040099C"/>
    <w:rsid w:val="00402EDB"/>
    <w:rsid w:val="00404887"/>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2D1A"/>
    <w:rsid w:val="00494589"/>
    <w:rsid w:val="004A3315"/>
    <w:rsid w:val="004A597A"/>
    <w:rsid w:val="004B1D9F"/>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0F42"/>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876B3"/>
    <w:rsid w:val="006903C2"/>
    <w:rsid w:val="00691FDC"/>
    <w:rsid w:val="00695339"/>
    <w:rsid w:val="006A04F7"/>
    <w:rsid w:val="006A36F9"/>
    <w:rsid w:val="006A3F95"/>
    <w:rsid w:val="006A7B1E"/>
    <w:rsid w:val="006B1EBF"/>
    <w:rsid w:val="006B3906"/>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3054"/>
    <w:rsid w:val="007C6CF6"/>
    <w:rsid w:val="007D2C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0E46"/>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B29BD"/>
    <w:rsid w:val="008C5D4C"/>
    <w:rsid w:val="008D3DED"/>
    <w:rsid w:val="008D558F"/>
    <w:rsid w:val="008D6155"/>
    <w:rsid w:val="008E0DF7"/>
    <w:rsid w:val="008E39F0"/>
    <w:rsid w:val="008E403C"/>
    <w:rsid w:val="008F61CD"/>
    <w:rsid w:val="009003B6"/>
    <w:rsid w:val="00906CC7"/>
    <w:rsid w:val="00912E78"/>
    <w:rsid w:val="009263D4"/>
    <w:rsid w:val="00932DB7"/>
    <w:rsid w:val="00933B4C"/>
    <w:rsid w:val="0093632C"/>
    <w:rsid w:val="009372CA"/>
    <w:rsid w:val="00940833"/>
    <w:rsid w:val="00940F4B"/>
    <w:rsid w:val="009453EB"/>
    <w:rsid w:val="00945551"/>
    <w:rsid w:val="00956734"/>
    <w:rsid w:val="009862DC"/>
    <w:rsid w:val="009909EA"/>
    <w:rsid w:val="00992090"/>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61132"/>
    <w:rsid w:val="00A61770"/>
    <w:rsid w:val="00A6226C"/>
    <w:rsid w:val="00A63722"/>
    <w:rsid w:val="00A65BD2"/>
    <w:rsid w:val="00A66E9D"/>
    <w:rsid w:val="00A70BF6"/>
    <w:rsid w:val="00A758DA"/>
    <w:rsid w:val="00A75A7C"/>
    <w:rsid w:val="00A75B88"/>
    <w:rsid w:val="00A763E9"/>
    <w:rsid w:val="00A830ED"/>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07B8"/>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399A"/>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5535"/>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2C3B"/>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96184"/>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38DD"/>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image" Target="media/image16.png"/><Relationship Id="rId64" Type="http://schemas.openxmlformats.org/officeDocument/2006/relationships/header" Target="header16.xml"/><Relationship Id="rId65" Type="http://schemas.openxmlformats.org/officeDocument/2006/relationships/footer" Target="footer19.xml"/><Relationship Id="rId66" Type="http://schemas.openxmlformats.org/officeDocument/2006/relationships/header" Target="header17.xml"/><Relationship Id="rId67" Type="http://schemas.openxmlformats.org/officeDocument/2006/relationships/footer" Target="footer20.xml"/><Relationship Id="rId68" Type="http://schemas.openxmlformats.org/officeDocument/2006/relationships/header" Target="header18.xml"/><Relationship Id="rId69" Type="http://schemas.openxmlformats.org/officeDocument/2006/relationships/footer" Target="footer21.xml"/><Relationship Id="rId50" Type="http://schemas.openxmlformats.org/officeDocument/2006/relationships/image" Target="media/image7.tiff"/><Relationship Id="rId51" Type="http://schemas.openxmlformats.org/officeDocument/2006/relationships/image" Target="media/image8.jpeg"/><Relationship Id="rId52" Type="http://schemas.openxmlformats.org/officeDocument/2006/relationships/image" Target="media/image9.tiff"/><Relationship Id="rId53" Type="http://schemas.openxmlformats.org/officeDocument/2006/relationships/image" Target="media/image10.png"/><Relationship Id="rId54" Type="http://schemas.openxmlformats.org/officeDocument/2006/relationships/image" Target="media/image11.jpeg"/><Relationship Id="rId55" Type="http://schemas.openxmlformats.org/officeDocument/2006/relationships/image" Target="media/image12.jpeg"/><Relationship Id="rId56" Type="http://schemas.openxmlformats.org/officeDocument/2006/relationships/image" Target="media/image13.jpeg"/><Relationship Id="rId57" Type="http://schemas.openxmlformats.org/officeDocument/2006/relationships/header" Target="header14.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header" Target="header19.xml"/><Relationship Id="rId71" Type="http://schemas.openxmlformats.org/officeDocument/2006/relationships/footer" Target="footer22.xml"/><Relationship Id="rId72" Type="http://schemas.openxmlformats.org/officeDocument/2006/relationships/fontTable" Target="fontTab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openxmlformats.org/officeDocument/2006/relationships/theme" Target="theme/theme1.xml"/><Relationship Id="rId74" Type="http://schemas.microsoft.com/office/2011/relationships/commentsExtended" Target="commentsExtended.xml"/><Relationship Id="rId75" Type="http://schemas.microsoft.com/office/2011/relationships/people" Target="people.xml"/><Relationship Id="rId60" Type="http://schemas.openxmlformats.org/officeDocument/2006/relationships/footer" Target="footer18.xml"/><Relationship Id="rId61" Type="http://schemas.openxmlformats.org/officeDocument/2006/relationships/image" Target="media/image14.jpeg"/><Relationship Id="rId62" Type="http://schemas.openxmlformats.org/officeDocument/2006/relationships/image" Target="media/image15.png"/><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319D3A-F0EE-3D4A-A80B-0A1B396C5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51</Pages>
  <Words>8251</Words>
  <Characters>47032</Characters>
  <Application>Microsoft Macintosh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55173</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155</cp:revision>
  <cp:lastPrinted>2014-01-27T12:45:00Z</cp:lastPrinted>
  <dcterms:created xsi:type="dcterms:W3CDTF">2017-02-14T02:40:00Z</dcterms:created>
  <dcterms:modified xsi:type="dcterms:W3CDTF">2017-02-19T04:06:00Z</dcterms:modified>
</cp:coreProperties>
</file>