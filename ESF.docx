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3B1E86" w14:textId="77777777" w:rsidR="00C34D9A" w:rsidRDefault="003C1B8D" w:rsidP="00C34D9A">
      <w:pPr>
        <w:jc w:val="center"/>
        <w:rPr>
          <w:b/>
          <w:sz w:val="36"/>
        </w:rPr>
      </w:pPr>
      <w:r>
        <w:rPr>
          <w:b/>
          <w:noProof/>
          <w:sz w:val="36"/>
          <w:lang w:eastAsia="en-US"/>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en-US"/>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C9B23C"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10"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1"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2"/>
          <w:headerReference w:type="first" r:id="rId13"/>
          <w:footerReference w:type="first" r:id="rId14"/>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en-US"/>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773DEE1"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6"/>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FD38DD">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FD38DD">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FD38DD">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FD38DD">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FD38DD">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FD38DD">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FD38DD">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FD38DD">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FD38DD">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FD38DD">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FD38DD">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FD38DD">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FD38DD">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commentRangeStart w:id="11"/>
      <w:r>
        <w:t>Abbreviations</w:t>
      </w:r>
      <w:bookmarkEnd w:id="9"/>
      <w:commentRangeEnd w:id="10"/>
      <w:r w:rsidR="00494589">
        <w:rPr>
          <w:rStyle w:val="CommentReference"/>
          <w:rFonts w:eastAsia="Calibri" w:cs="Arial"/>
          <w:b w:val="0"/>
          <w:bCs w:val="0"/>
        </w:rPr>
        <w:commentReference w:id="10"/>
      </w:r>
      <w:commentRangeEnd w:id="11"/>
      <w:r w:rsidR="002516CB">
        <w:rPr>
          <w:rStyle w:val="CommentReference"/>
          <w:rFonts w:eastAsia="Calibri" w:cs="Arial"/>
          <w:b w:val="0"/>
          <w:bCs w:val="0"/>
        </w:rPr>
        <w:commentReference w:id="11"/>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2" w:name="_Toc442209096"/>
      <w:bookmarkStart w:id="13" w:name="_Ref261249217"/>
      <w:r>
        <w:lastRenderedPageBreak/>
        <w:t>Vehicle</w:t>
      </w:r>
      <w:r w:rsidR="00C95CE5" w:rsidRPr="00377713">
        <w:rPr>
          <w:rFonts w:eastAsia="Arial"/>
        </w:rPr>
        <w:t xml:space="preserve"> </w:t>
      </w:r>
      <w:r w:rsidR="00C95CE5" w:rsidRPr="00377713">
        <w:t>Overview</w:t>
      </w:r>
      <w:bookmarkEnd w:id="12"/>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FD38DD" w:rsidP="00EC6ABB">
      <w:pPr>
        <w:ind w:firstLine="708"/>
        <w:rPr>
          <w:sz w:val="24"/>
        </w:rPr>
      </w:pPr>
      <w:sdt>
        <w:sdtPr>
          <w:rPr>
            <w:sz w:val="24"/>
          </w:rPr>
          <w:id w:val="19011712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FD38DD" w:rsidP="00EC6ABB">
      <w:pPr>
        <w:ind w:firstLine="708"/>
        <w:rPr>
          <w:sz w:val="24"/>
        </w:rPr>
      </w:pPr>
      <w:sdt>
        <w:sdtPr>
          <w:rPr>
            <w:sz w:val="24"/>
          </w:rPr>
          <w:id w:val="-1234703371"/>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FD38DD" w:rsidP="00EC6ABB">
      <w:pPr>
        <w:pStyle w:val="ListParagraph"/>
        <w:rPr>
          <w:sz w:val="24"/>
        </w:rPr>
      </w:pPr>
      <w:sdt>
        <w:sdtPr>
          <w:rPr>
            <w:sz w:val="24"/>
          </w:rPr>
          <w:id w:val="341822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FD38DD" w:rsidP="00EC6ABB">
      <w:pPr>
        <w:pStyle w:val="ListParagraph"/>
        <w:ind w:left="1440"/>
        <w:rPr>
          <w:sz w:val="24"/>
        </w:rPr>
      </w:pPr>
      <w:sdt>
        <w:sdtPr>
          <w:rPr>
            <w:sz w:val="24"/>
          </w:rPr>
          <w:id w:val="-177215531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FD38DD" w:rsidP="00EC6ABB">
      <w:pPr>
        <w:pStyle w:val="ListParagraph"/>
        <w:ind w:left="1440"/>
        <w:rPr>
          <w:sz w:val="24"/>
        </w:rPr>
      </w:pPr>
      <w:sdt>
        <w:sdtPr>
          <w:rPr>
            <w:sz w:val="24"/>
          </w:rPr>
          <w:id w:val="-114034478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FD38DD" w:rsidP="00EC6ABB">
      <w:pPr>
        <w:pStyle w:val="ListParagraph"/>
        <w:rPr>
          <w:sz w:val="24"/>
        </w:rPr>
      </w:pPr>
      <w:sdt>
        <w:sdtPr>
          <w:rPr>
            <w:sz w:val="24"/>
          </w:rPr>
          <w:id w:val="-2074811411"/>
          <w14:checkbox>
            <w14:checked w14:val="0"/>
            <w14:checkedState w14:val="2612" w14:font="ＭＳ ゴシック"/>
            <w14:uncheckedState w14:val="2610" w14:font="ＭＳ ゴシック"/>
          </w14:checkbox>
        </w:sdtPr>
        <w:sdtEnd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FD38DD" w:rsidP="00EC6ABB">
      <w:pPr>
        <w:pStyle w:val="ListParagraph"/>
        <w:rPr>
          <w:sz w:val="24"/>
        </w:rPr>
      </w:pPr>
      <w:sdt>
        <w:sdtPr>
          <w:rPr>
            <w:sz w:val="24"/>
          </w:rPr>
          <w:id w:val="2022125391"/>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FD38DD" w:rsidP="00EC6ABB">
      <w:pPr>
        <w:pStyle w:val="ListParagraph"/>
        <w:rPr>
          <w:sz w:val="24"/>
        </w:rPr>
      </w:pPr>
      <w:sdt>
        <w:sdtPr>
          <w:rPr>
            <w:sz w:val="24"/>
          </w:rPr>
          <w:id w:val="749007539"/>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FD38DD" w:rsidP="00EC6ABB">
      <w:pPr>
        <w:pStyle w:val="ListParagraph"/>
        <w:rPr>
          <w:sz w:val="24"/>
        </w:rPr>
      </w:pPr>
      <w:sdt>
        <w:sdtPr>
          <w:rPr>
            <w:sz w:val="24"/>
          </w:rPr>
          <w:id w:val="816072595"/>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FD38DD" w:rsidP="00EC6ABB">
      <w:pPr>
        <w:pStyle w:val="ListParagraph"/>
        <w:rPr>
          <w:sz w:val="24"/>
        </w:rPr>
      </w:pPr>
      <w:sdt>
        <w:sdtPr>
          <w:rPr>
            <w:sz w:val="24"/>
          </w:rPr>
          <w:id w:val="531078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FD38DD" w:rsidP="00EC6ABB">
      <w:pPr>
        <w:pStyle w:val="ListParagraph"/>
        <w:rPr>
          <w:sz w:val="24"/>
        </w:rPr>
      </w:pPr>
      <w:sdt>
        <w:sdtPr>
          <w:rPr>
            <w:sz w:val="24"/>
          </w:rPr>
          <w:id w:val="-4961019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FD38DD" w:rsidP="00EC6ABB">
      <w:pPr>
        <w:pStyle w:val="ListParagraph"/>
        <w:rPr>
          <w:sz w:val="24"/>
        </w:rPr>
      </w:pPr>
      <w:sdt>
        <w:sdtPr>
          <w:rPr>
            <w:sz w:val="24"/>
          </w:rPr>
          <w:id w:val="-14355945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FD38DD" w:rsidP="00EC6ABB">
      <w:pPr>
        <w:pStyle w:val="ListParagraph"/>
        <w:rPr>
          <w:sz w:val="24"/>
        </w:rPr>
      </w:pPr>
      <w:sdt>
        <w:sdtPr>
          <w:rPr>
            <w:sz w:val="24"/>
          </w:rPr>
          <w:id w:val="85777563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FD38DD" w:rsidP="00EC6ABB">
      <w:pPr>
        <w:pStyle w:val="ListParagraph"/>
        <w:rPr>
          <w:sz w:val="24"/>
        </w:rPr>
      </w:pPr>
      <w:sdt>
        <w:sdtPr>
          <w:rPr>
            <w:sz w:val="24"/>
          </w:rPr>
          <w:id w:val="1455207543"/>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4"/>
      <w:r>
        <w:lastRenderedPageBreak/>
        <w:t>NARRATIVE OVERVIEW</w:t>
      </w:r>
      <w:commentRangeEnd w:id="14"/>
      <w:r w:rsidR="00041346">
        <w:rPr>
          <w:rStyle w:val="CommentReference"/>
          <w:rFonts w:eastAsia="Calibri" w:cs="Arial"/>
          <w:b w:val="0"/>
        </w:rPr>
        <w:commentReference w:id="14"/>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49CF6605" w14:textId="77777777" w:rsidR="006B3906" w:rsidRDefault="006B3906" w:rsidP="006B3906">
      <w:pPr>
        <w:pStyle w:val="ListParagraph1"/>
        <w:ind w:left="360"/>
        <w:rPr>
          <w:lang w:val="en-GB"/>
        </w:rPr>
      </w:pPr>
      <w:r>
        <w:rPr>
          <w:lang w:val="en-GB"/>
        </w:rPr>
        <w:t xml:space="preserve">The accumulator system consists of four containers each producing ~24 V and each monitored by an AMS consisting of our </w:t>
      </w:r>
      <w:proofErr w:type="spellStart"/>
      <w:r>
        <w:rPr>
          <w:lang w:val="en-GB"/>
        </w:rPr>
        <w:t>PackMAN</w:t>
      </w:r>
      <w:proofErr w:type="spellEnd"/>
      <w:r>
        <w:rPr>
          <w:lang w:val="en-GB"/>
        </w:rPr>
        <w:t xml:space="preserve"> and AMS boards. Each of the seven cells within the accumulator container communicates via the AMS boards to the </w:t>
      </w:r>
      <w:proofErr w:type="spellStart"/>
      <w:r>
        <w:rPr>
          <w:lang w:val="en-GB"/>
        </w:rPr>
        <w:t>PackMAN</w:t>
      </w:r>
      <w:proofErr w:type="spellEnd"/>
      <w:r>
        <w:rPr>
          <w:lang w:val="en-GB"/>
        </w:rPr>
        <w:t>, which monitors state of charge, cell voltage, cell temperature, overall voltage, and safety loop status.</w:t>
      </w:r>
    </w:p>
    <w:p w14:paraId="465519E6" w14:textId="77777777" w:rsidR="006B3906" w:rsidRDefault="006B3906"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en-US"/>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5"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5"/>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6"/>
      <w:r>
        <w:rPr>
          <w:rFonts w:eastAsia="Arial"/>
          <w:noProof/>
          <w:lang w:eastAsia="en-US"/>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6"/>
      <w:r w:rsidR="00CD6994">
        <w:rPr>
          <w:rStyle w:val="CommentReference"/>
        </w:rPr>
        <w:commentReference w:id="16"/>
      </w:r>
    </w:p>
    <w:p w14:paraId="353C3939" w14:textId="77777777" w:rsidR="00C07A5E" w:rsidRDefault="00C07A5E" w:rsidP="00753253">
      <w:pPr>
        <w:pStyle w:val="Caption"/>
      </w:pPr>
      <w:bookmarkStart w:id="17"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7"/>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en-US"/>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8" w:name="_Toc442209144"/>
      <w:commentRangeStart w:id="19"/>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8"/>
      <w:commentRangeEnd w:id="19"/>
      <w:r w:rsidR="00D85D7A">
        <w:rPr>
          <w:rStyle w:val="CommentReference"/>
          <w:rFonts w:cs="Arial"/>
          <w:i w:val="0"/>
          <w:iCs w:val="0"/>
          <w:noProof w:val="0"/>
        </w:rPr>
        <w:commentReference w:id="19"/>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lang w:eastAsia="en-US"/>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a:ext>
                    </a:extLst>
                  </pic:spPr>
                </pic:pic>
              </a:graphicData>
            </a:graphic>
          </wp:inline>
        </w:drawing>
      </w:r>
    </w:p>
    <w:p w14:paraId="4ED9B302" w14:textId="10B5210E" w:rsidR="00727952" w:rsidRDefault="00727952" w:rsidP="00753253">
      <w:pPr>
        <w:pStyle w:val="Caption"/>
      </w:pPr>
      <w:bookmarkStart w:id="20" w:name="_Toc442209145"/>
      <w:r w:rsidRPr="00E93CB9">
        <w:rPr>
          <w:rFonts w:eastAsia="Times New Roman" w:cs="Arial"/>
          <w:color w:val="000000"/>
          <w:sz w:val="22"/>
          <w:szCs w:val="22"/>
          <w:lang w:eastAsia="en-US"/>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lang w:eastAsia="en-US"/>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w:t>
      </w:r>
      <w:commentRangeStart w:id="21"/>
      <w:commentRangeStart w:id="22"/>
      <w:commentRangeStart w:id="23"/>
      <w:r>
        <w:t>TSV Wiring S</w:t>
      </w:r>
      <w:r w:rsidRPr="00E35005">
        <w:t>chematic</w:t>
      </w:r>
      <w:bookmarkEnd w:id="20"/>
      <w:commentRangeEnd w:id="21"/>
      <w:r w:rsidR="0030070A">
        <w:rPr>
          <w:rStyle w:val="CommentReference"/>
          <w:rFonts w:cs="Arial"/>
          <w:i w:val="0"/>
          <w:iCs w:val="0"/>
          <w:noProof w:val="0"/>
        </w:rPr>
        <w:commentReference w:id="21"/>
      </w:r>
      <w:commentRangeEnd w:id="22"/>
      <w:r w:rsidR="001D15BC">
        <w:rPr>
          <w:rStyle w:val="CommentReference"/>
          <w:rFonts w:cs="Arial"/>
          <w:i w:val="0"/>
          <w:iCs w:val="0"/>
          <w:noProof w:val="0"/>
        </w:rPr>
        <w:commentReference w:id="22"/>
      </w:r>
      <w:commentRangeEnd w:id="23"/>
      <w:r w:rsidR="00843409">
        <w:rPr>
          <w:rStyle w:val="CommentReference"/>
          <w:rFonts w:cs="Arial"/>
          <w:i w:val="0"/>
          <w:iCs w:val="0"/>
          <w:noProof w:val="0"/>
        </w:rPr>
        <w:commentReference w:id="23"/>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A63722" w14:paraId="4FEF8335" w14:textId="77777777" w:rsidTr="00BB1B84">
        <w:tc>
          <w:tcPr>
            <w:tcW w:w="6300" w:type="dxa"/>
            <w:shd w:val="clear" w:color="auto" w:fill="auto"/>
            <w:vAlign w:val="bottom"/>
          </w:tcPr>
          <w:p w14:paraId="1D5A50CC" w14:textId="19F93A86" w:rsidR="00A63722" w:rsidRPr="00BB1B84" w:rsidRDefault="00A63722" w:rsidP="00BB1B84">
            <w:pPr>
              <w:pStyle w:val="TableHeading"/>
            </w:pPr>
            <w:r w:rsidRPr="00BB1B84">
              <w:t>Item</w:t>
            </w:r>
          </w:p>
        </w:tc>
        <w:tc>
          <w:tcPr>
            <w:tcW w:w="3240" w:type="dxa"/>
            <w:shd w:val="clear" w:color="auto" w:fill="auto"/>
            <w:vAlign w:val="bottom"/>
          </w:tcPr>
          <w:p w14:paraId="2CDA5B5B" w14:textId="0200361B" w:rsidR="00A63722" w:rsidRPr="00BB1B84" w:rsidRDefault="00A63722" w:rsidP="00BB1B84">
            <w:pPr>
              <w:pStyle w:val="TableHeading"/>
            </w:pPr>
            <w:r w:rsidRPr="00BB1B84">
              <w:t>Data</w:t>
            </w:r>
          </w:p>
        </w:tc>
      </w:tr>
      <w:tr w:rsidR="00A63722" w14:paraId="23244F93" w14:textId="77777777" w:rsidTr="006903C2">
        <w:tc>
          <w:tcPr>
            <w:tcW w:w="6300" w:type="dxa"/>
            <w:shd w:val="clear" w:color="auto" w:fill="auto"/>
            <w:vAlign w:val="center"/>
          </w:tcPr>
          <w:p w14:paraId="3289573B" w14:textId="729D9386" w:rsidR="00A63722" w:rsidRDefault="00A63722" w:rsidP="00727952">
            <w:pPr>
              <w:pStyle w:val="TableContents"/>
            </w:pPr>
            <w:r>
              <w:t>Nominal Tractive System Voltage (TSV)</w:t>
            </w:r>
          </w:p>
        </w:tc>
        <w:tc>
          <w:tcPr>
            <w:tcW w:w="3240" w:type="dxa"/>
            <w:shd w:val="clear" w:color="auto" w:fill="auto"/>
          </w:tcPr>
          <w:p w14:paraId="59E43724" w14:textId="5F02E381" w:rsidR="00A63722" w:rsidRDefault="00A63722" w:rsidP="00A63722">
            <w:pPr>
              <w:pStyle w:val="TableContents"/>
              <w:jc w:val="center"/>
            </w:pPr>
            <w:r w:rsidRPr="00E93CB9">
              <w:rPr>
                <w:rFonts w:eastAsia="Times New Roman"/>
                <w:color w:val="000000"/>
              </w:rPr>
              <w:t>89.6VDC</w:t>
            </w:r>
          </w:p>
        </w:tc>
      </w:tr>
      <w:tr w:rsidR="00A63722" w14:paraId="4CF97FCA" w14:textId="77777777" w:rsidTr="006903C2">
        <w:tc>
          <w:tcPr>
            <w:tcW w:w="6300" w:type="dxa"/>
            <w:shd w:val="clear" w:color="auto" w:fill="auto"/>
            <w:vAlign w:val="center"/>
          </w:tcPr>
          <w:p w14:paraId="430D78AB" w14:textId="54BE599B" w:rsidR="00A63722" w:rsidRDefault="00A63722" w:rsidP="00727952">
            <w:pPr>
              <w:pStyle w:val="TableContents"/>
            </w:pPr>
            <w:r>
              <w:t>Max. TSV (typically this is during charging)</w:t>
            </w:r>
          </w:p>
        </w:tc>
        <w:tc>
          <w:tcPr>
            <w:tcW w:w="3240" w:type="dxa"/>
            <w:shd w:val="clear" w:color="auto" w:fill="auto"/>
          </w:tcPr>
          <w:p w14:paraId="76DB0FC9" w14:textId="4A010BF8" w:rsidR="00A63722" w:rsidRDefault="00A63722" w:rsidP="00A63722">
            <w:pPr>
              <w:pStyle w:val="TableContents"/>
              <w:ind w:left="125"/>
              <w:jc w:val="center"/>
            </w:pPr>
            <w:r w:rsidRPr="00E93CB9">
              <w:rPr>
                <w:rFonts w:eastAsia="Times New Roman"/>
                <w:color w:val="000000"/>
              </w:rPr>
              <w:t>106.4 VDC</w:t>
            </w:r>
          </w:p>
        </w:tc>
      </w:tr>
      <w:tr w:rsidR="00A63722" w14:paraId="4535F6B9" w14:textId="77777777" w:rsidTr="006903C2">
        <w:tc>
          <w:tcPr>
            <w:tcW w:w="6300" w:type="dxa"/>
            <w:shd w:val="clear" w:color="auto" w:fill="auto"/>
            <w:vAlign w:val="center"/>
          </w:tcPr>
          <w:p w14:paraId="1AA84645" w14:textId="7D1A83DD" w:rsidR="00A63722" w:rsidRDefault="00A63722" w:rsidP="00727952">
            <w:pPr>
              <w:pStyle w:val="TableContents"/>
            </w:pPr>
            <w:r>
              <w:t>Control System voltage (GLV)</w:t>
            </w:r>
          </w:p>
        </w:tc>
        <w:tc>
          <w:tcPr>
            <w:tcW w:w="3240" w:type="dxa"/>
            <w:shd w:val="clear" w:color="auto" w:fill="auto"/>
          </w:tcPr>
          <w:p w14:paraId="449C8F65" w14:textId="5D8026B5" w:rsidR="00A63722" w:rsidRDefault="00A63722" w:rsidP="00A63722">
            <w:pPr>
              <w:pStyle w:val="TableContents"/>
              <w:ind w:left="125"/>
              <w:jc w:val="center"/>
            </w:pPr>
            <w:r w:rsidRPr="00E93CB9">
              <w:rPr>
                <w:rFonts w:eastAsia="Times New Roman"/>
                <w:color w:val="000000"/>
              </w:rPr>
              <w:t>24 VDC</w:t>
            </w:r>
          </w:p>
        </w:tc>
      </w:tr>
      <w:tr w:rsidR="00A63722" w14:paraId="5D133CB8" w14:textId="77777777" w:rsidTr="006903C2">
        <w:tc>
          <w:tcPr>
            <w:tcW w:w="6300" w:type="dxa"/>
            <w:shd w:val="clear" w:color="auto" w:fill="auto"/>
            <w:vAlign w:val="center"/>
          </w:tcPr>
          <w:p w14:paraId="4246F9AA" w14:textId="4C472A78" w:rsidR="00A63722" w:rsidRDefault="00A63722" w:rsidP="00727952">
            <w:pPr>
              <w:pStyle w:val="TableContents"/>
            </w:pPr>
            <w:r>
              <w:t>Total Accumulator capacity (</w:t>
            </w:r>
            <w:proofErr w:type="spellStart"/>
            <w:r>
              <w:t>Wh</w:t>
            </w:r>
            <w:proofErr w:type="spellEnd"/>
            <w:r>
              <w:t>)</w:t>
            </w:r>
            <w:r>
              <w:rPr>
                <w:rStyle w:val="FootnoteReference"/>
              </w:rPr>
              <w:footnoteReference w:id="1"/>
            </w:r>
          </w:p>
        </w:tc>
        <w:tc>
          <w:tcPr>
            <w:tcW w:w="3240" w:type="dxa"/>
            <w:shd w:val="clear" w:color="auto" w:fill="auto"/>
          </w:tcPr>
          <w:p w14:paraId="37E4BC29" w14:textId="1EE3F1A1" w:rsidR="00A63722" w:rsidRDefault="00A63722" w:rsidP="00A63722">
            <w:pPr>
              <w:pStyle w:val="TableContents"/>
              <w:ind w:left="125"/>
              <w:jc w:val="center"/>
            </w:pPr>
            <w:r w:rsidRPr="00E93CB9">
              <w:rPr>
                <w:rFonts w:eastAsia="Times New Roman"/>
                <w:color w:val="000000"/>
              </w:rPr>
              <w:t>5.375 kWh</w:t>
            </w:r>
          </w:p>
        </w:tc>
      </w:tr>
      <w:tr w:rsidR="00A63722" w14:paraId="3A25FB5B" w14:textId="77777777" w:rsidTr="006903C2">
        <w:tc>
          <w:tcPr>
            <w:tcW w:w="6300" w:type="dxa"/>
            <w:shd w:val="clear" w:color="auto" w:fill="auto"/>
            <w:vAlign w:val="center"/>
          </w:tcPr>
          <w:p w14:paraId="460D5827" w14:textId="48B84AAB" w:rsidR="00A63722" w:rsidRDefault="00A63722" w:rsidP="00727952">
            <w:pPr>
              <w:pStyle w:val="TableContents"/>
            </w:pPr>
            <w:r>
              <w:lastRenderedPageBreak/>
              <w:t xml:space="preserve">Accumulator type (Lead-acid, Li-Ion, NiMH, </w:t>
            </w:r>
            <w:proofErr w:type="spellStart"/>
            <w:r>
              <w:t>Ultracap</w:t>
            </w:r>
            <w:proofErr w:type="spellEnd"/>
            <w:r>
              <w:t>..)</w:t>
            </w:r>
          </w:p>
        </w:tc>
        <w:tc>
          <w:tcPr>
            <w:tcW w:w="3240" w:type="dxa"/>
            <w:shd w:val="clear" w:color="auto" w:fill="auto"/>
          </w:tcPr>
          <w:p w14:paraId="08FBACEF" w14:textId="0BE01942" w:rsidR="00A63722" w:rsidRDefault="00A63722" w:rsidP="00A63722">
            <w:pPr>
              <w:pStyle w:val="TableContents"/>
              <w:ind w:left="125"/>
              <w:jc w:val="center"/>
            </w:pPr>
            <w:r w:rsidRPr="00E93CB9">
              <w:rPr>
                <w:rFonts w:eastAsia="Times New Roman"/>
                <w:color w:val="000000"/>
              </w:rPr>
              <w:t>LiFePO4</w:t>
            </w:r>
          </w:p>
        </w:tc>
      </w:tr>
      <w:tr w:rsidR="00A63722" w14:paraId="2AF1B7B9" w14:textId="77777777" w:rsidTr="006903C2">
        <w:tc>
          <w:tcPr>
            <w:tcW w:w="6300" w:type="dxa"/>
            <w:shd w:val="clear" w:color="auto" w:fill="auto"/>
            <w:vAlign w:val="center"/>
          </w:tcPr>
          <w:p w14:paraId="5E28A42E" w14:textId="3939CEE8" w:rsidR="00A63722" w:rsidRDefault="00A63722" w:rsidP="00727952">
            <w:pPr>
              <w:pStyle w:val="TableContents"/>
            </w:pPr>
            <w:r>
              <w:t>Number of electric motors, total</w:t>
            </w:r>
          </w:p>
        </w:tc>
        <w:tc>
          <w:tcPr>
            <w:tcW w:w="3240" w:type="dxa"/>
            <w:shd w:val="clear" w:color="auto" w:fill="auto"/>
          </w:tcPr>
          <w:p w14:paraId="582F558C" w14:textId="5BA66B49" w:rsidR="00A63722" w:rsidRDefault="00A63722" w:rsidP="00A63722">
            <w:pPr>
              <w:pStyle w:val="TableContents"/>
              <w:ind w:left="125"/>
              <w:jc w:val="center"/>
            </w:pPr>
            <w:r w:rsidRPr="00E93CB9">
              <w:rPr>
                <w:rFonts w:eastAsia="Times New Roman"/>
                <w:color w:val="000000"/>
              </w:rPr>
              <w:t>1</w:t>
            </w:r>
          </w:p>
        </w:tc>
      </w:tr>
      <w:tr w:rsidR="00A63722" w14:paraId="026F1593" w14:textId="77777777" w:rsidTr="006D673C">
        <w:tc>
          <w:tcPr>
            <w:tcW w:w="6300" w:type="dxa"/>
            <w:shd w:val="clear" w:color="auto" w:fill="auto"/>
            <w:vAlign w:val="center"/>
          </w:tcPr>
          <w:p w14:paraId="16220236" w14:textId="2258809D" w:rsidR="00A63722" w:rsidRDefault="00A63722" w:rsidP="00CE4183">
            <w:pPr>
              <w:pStyle w:val="TableContents"/>
            </w:pPr>
            <w:r>
              <w:t>Are wheel motors used?</w:t>
            </w:r>
          </w:p>
        </w:tc>
        <w:tc>
          <w:tcPr>
            <w:tcW w:w="3240" w:type="dxa"/>
            <w:shd w:val="clear" w:color="auto" w:fill="auto"/>
            <w:vAlign w:val="center"/>
          </w:tcPr>
          <w:p w14:paraId="31BB8877" w14:textId="4F8DA7A2" w:rsidR="00A63722" w:rsidRDefault="00A63722" w:rsidP="00A63722">
            <w:pPr>
              <w:pStyle w:val="TableContents"/>
              <w:ind w:left="125"/>
              <w:jc w:val="center"/>
            </w:pPr>
            <w:sdt>
              <w:sdtPr>
                <w:rPr>
                  <w:sz w:val="24"/>
                </w:rPr>
                <w:id w:val="-1368218050"/>
              </w:sdtPr>
              <w:sdtContent>
                <w:r>
                  <w:rPr>
                    <w:rFonts w:ascii="MS Gothic" w:eastAsia="MS Gothic" w:hAnsi="MS Gothic" w:hint="eastAsia"/>
                    <w:sz w:val="24"/>
                  </w:rPr>
                  <w:t>☐</w:t>
                </w:r>
              </w:sdtContent>
            </w:sdt>
            <w:r>
              <w:rPr>
                <w:sz w:val="24"/>
              </w:rPr>
              <w:t xml:space="preserve">Yes / </w:t>
            </w:r>
            <w:sdt>
              <w:sdtPr>
                <w:rPr>
                  <w:sz w:val="24"/>
                </w:rPr>
                <w:id w:val="162673086"/>
              </w:sdtPr>
              <w:sdtContent>
                <w:r>
                  <w:rPr>
                    <w:rFonts w:ascii="MS Gothic" w:eastAsia="MS Gothic" w:hAnsi="MS Gothic" w:hint="eastAsia"/>
                    <w:sz w:val="24"/>
                  </w:rPr>
                  <w:t>☒</w:t>
                </w:r>
              </w:sdtContent>
            </w:sdt>
            <w:r>
              <w:rPr>
                <w:sz w:val="24"/>
              </w:rPr>
              <w:t xml:space="preserve"> No</w:t>
            </w:r>
          </w:p>
        </w:tc>
      </w:tr>
    </w:tbl>
    <w:p w14:paraId="7A9B61CB" w14:textId="77777777" w:rsidR="00C95CE5" w:rsidRDefault="00C95CE5" w:rsidP="00753253">
      <w:pPr>
        <w:pStyle w:val="Table"/>
      </w:pPr>
      <w:bookmarkStart w:id="24"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4"/>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5"/>
          <w:footerReference w:type="even" r:id="rId36"/>
          <w:headerReference w:type="first" r:id="rId37"/>
          <w:footerReference w:type="first" r:id="rId38"/>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5" w:name="_Toc442209097"/>
      <w:r>
        <w:lastRenderedPageBreak/>
        <w:t xml:space="preserve">Cables, Fusing </w:t>
      </w:r>
      <w:r w:rsidR="00D0591D">
        <w:t>&amp;</w:t>
      </w:r>
      <w:r>
        <w:t xml:space="preserve"> Grounding</w:t>
      </w:r>
      <w:bookmarkEnd w:id="25"/>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131"/>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26"/>
            <w:r w:rsidRPr="00451073">
              <w:t>Name</w:t>
            </w:r>
            <w:commentRangeEnd w:id="26"/>
            <w:r w:rsidR="003C534F">
              <w:rPr>
                <w:rStyle w:val="CommentReference"/>
              </w:rPr>
              <w:commentReference w:id="26"/>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27" w:name="_Ref261212724"/>
      <w:bookmarkStart w:id="28" w:name="_Toc442209098"/>
      <w:bookmarkEnd w:id="27"/>
      <w:r>
        <w:t>Fusing &amp; Overcurrent Protection</w:t>
      </w:r>
      <w:bookmarkEnd w:id="28"/>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proofErr w:type="spellStart"/>
            <w:r w:rsidRPr="00E93CB9">
              <w:rPr>
                <w:rFonts w:eastAsia="Times New Roman"/>
                <w:color w:val="000000"/>
              </w:rPr>
              <w:t>PacMAN</w:t>
            </w:r>
            <w:proofErr w:type="spellEnd"/>
            <w:r w:rsidRPr="00E93CB9">
              <w:rPr>
                <w:rFonts w:eastAsia="Times New Roman"/>
                <w:color w:val="000000"/>
              </w:rPr>
              <w:t xml:space="preserve"> board; separates the incoming high voltage from the accumulator from the 5V in the high voltage section of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 xml:space="preserve">Accumulator container; one between positive input terminal of the first cell and </w:t>
            </w:r>
            <w:proofErr w:type="spellStart"/>
            <w:r w:rsidRPr="00E93CB9">
              <w:rPr>
                <w:rFonts w:eastAsia="Times New Roman"/>
                <w:color w:val="000000"/>
              </w:rPr>
              <w:t>PacMAN</w:t>
            </w:r>
            <w:proofErr w:type="spellEnd"/>
            <w:r w:rsidRPr="00E93CB9">
              <w:rPr>
                <w:rFonts w:eastAsia="Times New Roman"/>
                <w:color w:val="000000"/>
              </w:rPr>
              <w:t xml:space="preserve"> board.</w:t>
            </w:r>
            <w:r w:rsidR="006D252F">
              <w:rPr>
                <w:rFonts w:eastAsia="Times New Roman"/>
                <w:color w:val="000000"/>
              </w:rPr>
              <w:t xml:space="preserve"> </w:t>
            </w:r>
            <w:r w:rsidRPr="00E93CB9">
              <w:rPr>
                <w:rFonts w:eastAsia="Times New Roman"/>
                <w:color w:val="000000"/>
              </w:rPr>
              <w:t xml:space="preserve">One between the negative input terminal of the last cell and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proofErr w:type="spellStart"/>
            <w:r>
              <w:t>Qualtek</w:t>
            </w:r>
            <w:proofErr w:type="spellEnd"/>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29"/>
            <w:r>
              <w:t>10A</w:t>
            </w:r>
            <w:commentRangeEnd w:id="29"/>
            <w:r w:rsidR="0008410D">
              <w:rPr>
                <w:rStyle w:val="CommentReference"/>
              </w:rPr>
              <w:commentReference w:id="29"/>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30"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30"/>
    </w:p>
    <w:p w14:paraId="53DF2CDD" w14:textId="77777777" w:rsidR="00777197" w:rsidRDefault="00777197" w:rsidP="00777197"/>
    <w:p w14:paraId="33C8F3C0" w14:textId="77777777" w:rsidR="007A263A" w:rsidRDefault="00777197" w:rsidP="00F36550">
      <w:pPr>
        <w:pStyle w:val="Heading2"/>
        <w:spacing w:after="0"/>
      </w:pPr>
      <w:bookmarkStart w:id="31" w:name="_Toc442209099"/>
      <w:r>
        <w:t>Component Fusing</w:t>
      </w:r>
      <w:bookmarkEnd w:id="31"/>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w:t>
      </w:r>
      <w:commentRangeStart w:id="32"/>
      <w:r w:rsidR="000025CC" w:rsidRPr="000929F7">
        <w:rPr>
          <w:i/>
        </w:rPr>
        <w:t>motor controlle</w:t>
      </w:r>
      <w:commentRangeEnd w:id="32"/>
      <w:r w:rsidR="005577B5">
        <w:rPr>
          <w:rStyle w:val="CommentReference"/>
        </w:rPr>
        <w:commentReference w:id="32"/>
      </w:r>
      <w:r w:rsidR="000025CC" w:rsidRPr="000929F7">
        <w:rPr>
          <w:i/>
        </w:rPr>
        <w:t>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lastRenderedPageBreak/>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58D372A7" w14:textId="56A88321" w:rsidR="005F13CF" w:rsidRDefault="005F13CF" w:rsidP="005F13CF">
            <w:pPr>
              <w:keepNext/>
              <w:keepLines/>
            </w:pPr>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 xml:space="preserve">AMS - </w:t>
            </w:r>
            <w:proofErr w:type="spellStart"/>
            <w:r w:rsidRPr="00E93CB9">
              <w:rPr>
                <w:rFonts w:eastAsia="Times New Roman"/>
                <w:color w:val="000000"/>
              </w:rPr>
              <w:t>PacMAN</w:t>
            </w:r>
            <w:proofErr w:type="spellEnd"/>
            <w:r w:rsidRPr="00E93CB9">
              <w:rPr>
                <w:rFonts w:eastAsia="Times New Roman"/>
                <w:color w:val="000000"/>
              </w:rPr>
              <w:t xml:space="preserve">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accumulator container; two fuses from positive input terminal of the first cell and the negative input terminal of the last cell both to the </w:t>
            </w:r>
            <w:proofErr w:type="spellStart"/>
            <w:r w:rsidRPr="00E93CB9">
              <w:rPr>
                <w:rFonts w:eastAsia="Times New Roman"/>
                <w:color w:val="000000"/>
              </w:rPr>
              <w:t>PacMAN</w:t>
            </w:r>
            <w:proofErr w:type="spellEnd"/>
            <w:r w:rsidRPr="00E93CB9">
              <w:rPr>
                <w:rFonts w:eastAsia="Times New Roman"/>
                <w:color w:val="000000"/>
              </w:rPr>
              <w:t xml:space="preserve">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33"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3"/>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9"/>
          <w:footerReference w:type="even" r:id="rId40"/>
          <w:headerReference w:type="first" r:id="rId41"/>
          <w:footerReference w:type="first" r:id="rId42"/>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4" w:name="_Toc442209100"/>
      <w:r>
        <w:t xml:space="preserve">System Wire </w:t>
      </w:r>
      <w:commentRangeStart w:id="35"/>
      <w:r>
        <w:t>Tables</w:t>
      </w:r>
      <w:bookmarkEnd w:id="34"/>
      <w:commentRangeEnd w:id="35"/>
      <w:r w:rsidR="00093733">
        <w:rPr>
          <w:rStyle w:val="CommentReference"/>
          <w:rFonts w:eastAsia="Calibri" w:cs="Arial"/>
          <w:b w:val="0"/>
          <w:bCs w:val="0"/>
          <w:color w:val="auto"/>
        </w:rPr>
        <w:commentReference w:id="35"/>
      </w:r>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w:commentRangeStart w:id="36"/>
      <m:oMath>
        <m:r>
          <w:rPr>
            <w:rFonts w:ascii="Cambria Math" w:eastAsia="Arial" w:hAnsi="Cambria Math"/>
          </w:rPr>
          <m:t>Fau</m:t>
        </m:r>
        <m:r>
          <w:rPr>
            <w:rFonts w:ascii="Cambria Math" w:eastAsia="Arial" w:hAnsi="Cambria Math"/>
          </w:rPr>
          <m:t>lt Current= Vsource / (Rsource + Rwiring)</m:t>
        </m:r>
        <w:commentRangeEnd w:id="36"/>
        <m:r>
          <m:rPr>
            <m:sty m:val="p"/>
          </m:rPr>
          <w:rPr>
            <w:rStyle w:val="CommentReference"/>
          </w:rPr>
          <w:commentReference w:id="36"/>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DE4D99" w:rsidRPr="00C124D2" w14:paraId="5F48B1DC" w14:textId="77777777" w:rsidTr="00382205">
        <w:trPr>
          <w:trHeight w:val="548"/>
        </w:trPr>
        <w:tc>
          <w:tcPr>
            <w:tcW w:w="918" w:type="dxa"/>
            <w:shd w:val="clear" w:color="auto" w:fill="auto"/>
            <w:vAlign w:val="bottom"/>
          </w:tcPr>
          <w:p w14:paraId="62BCACB7" w14:textId="77777777" w:rsidR="00DE4D99" w:rsidRPr="00FB67AF" w:rsidRDefault="00DE4D99" w:rsidP="00382205">
            <w:pPr>
              <w:pStyle w:val="TableHeading"/>
              <w:rPr>
                <w:sz w:val="16"/>
              </w:rPr>
            </w:pPr>
            <w:r w:rsidRPr="00FB67AF">
              <w:rPr>
                <w:sz w:val="16"/>
              </w:rPr>
              <w:t>Mfg.</w:t>
            </w:r>
          </w:p>
        </w:tc>
        <w:tc>
          <w:tcPr>
            <w:tcW w:w="900" w:type="dxa"/>
            <w:shd w:val="clear" w:color="auto" w:fill="auto"/>
            <w:vAlign w:val="bottom"/>
          </w:tcPr>
          <w:p w14:paraId="7B3AE1B6" w14:textId="77777777" w:rsidR="00DE4D99" w:rsidRPr="00FB67AF" w:rsidRDefault="00DE4D99" w:rsidP="00382205">
            <w:pPr>
              <w:pStyle w:val="TableHeading"/>
              <w:rPr>
                <w:sz w:val="16"/>
              </w:rPr>
            </w:pPr>
            <w:r w:rsidRPr="00FB67AF">
              <w:rPr>
                <w:sz w:val="16"/>
              </w:rPr>
              <w:t>Part Number</w:t>
            </w:r>
          </w:p>
        </w:tc>
        <w:tc>
          <w:tcPr>
            <w:tcW w:w="810" w:type="dxa"/>
            <w:shd w:val="clear" w:color="auto" w:fill="auto"/>
            <w:vAlign w:val="bottom"/>
          </w:tcPr>
          <w:p w14:paraId="1CF1FF47" w14:textId="77777777" w:rsidR="00DE4D99" w:rsidRPr="00FB67AF" w:rsidRDefault="00DE4D99" w:rsidP="00382205">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0ADAF986" w14:textId="77777777" w:rsidR="00DE4D99" w:rsidRPr="00FB67AF" w:rsidRDefault="00DE4D99" w:rsidP="00382205">
            <w:pPr>
              <w:pStyle w:val="TableHeading"/>
              <w:rPr>
                <w:sz w:val="16"/>
              </w:rPr>
            </w:pPr>
            <w:proofErr w:type="spellStart"/>
            <w:r w:rsidRPr="00FB67AF">
              <w:rPr>
                <w:sz w:val="16"/>
              </w:rPr>
              <w:t>Insul-ation</w:t>
            </w:r>
            <w:proofErr w:type="spellEnd"/>
            <w:r w:rsidRPr="00FB67AF">
              <w:rPr>
                <w:sz w:val="16"/>
              </w:rPr>
              <w:t xml:space="preserve"> Type</w:t>
            </w:r>
          </w:p>
        </w:tc>
        <w:tc>
          <w:tcPr>
            <w:tcW w:w="810" w:type="dxa"/>
            <w:shd w:val="clear" w:color="auto" w:fill="auto"/>
            <w:vAlign w:val="bottom"/>
          </w:tcPr>
          <w:p w14:paraId="0DA33C09" w14:textId="77777777" w:rsidR="00DE4D99" w:rsidRPr="00FB67AF" w:rsidRDefault="00FB67AF" w:rsidP="00382205">
            <w:pPr>
              <w:pStyle w:val="TableHeading"/>
              <w:rPr>
                <w:sz w:val="16"/>
              </w:rPr>
            </w:pPr>
            <w:r>
              <w:rPr>
                <w:sz w:val="16"/>
              </w:rPr>
              <w:t>Volt</w:t>
            </w:r>
            <w:r w:rsidR="00DE4D99" w:rsidRPr="00FB67AF">
              <w:rPr>
                <w:sz w:val="16"/>
              </w:rPr>
              <w:t>age Rating</w:t>
            </w:r>
          </w:p>
        </w:tc>
        <w:tc>
          <w:tcPr>
            <w:tcW w:w="810" w:type="dxa"/>
            <w:shd w:val="clear" w:color="auto" w:fill="auto"/>
            <w:vAlign w:val="bottom"/>
          </w:tcPr>
          <w:p w14:paraId="4A42DB25" w14:textId="77777777" w:rsidR="00DE4D99" w:rsidRPr="00FB67AF" w:rsidRDefault="00DE4D99" w:rsidP="00382205">
            <w:pPr>
              <w:pStyle w:val="TableHeading"/>
              <w:rPr>
                <w:sz w:val="16"/>
              </w:rPr>
            </w:pPr>
            <w:r w:rsidRPr="00FB67AF">
              <w:rPr>
                <w:sz w:val="16"/>
              </w:rPr>
              <w:t>Temp. Rating C</w:t>
            </w:r>
          </w:p>
        </w:tc>
        <w:tc>
          <w:tcPr>
            <w:tcW w:w="990" w:type="dxa"/>
            <w:vAlign w:val="bottom"/>
          </w:tcPr>
          <w:p w14:paraId="01DDE4ED" w14:textId="77777777" w:rsidR="00DE4D99" w:rsidRPr="00FB67AF" w:rsidRDefault="00DE4D99" w:rsidP="00382205">
            <w:pPr>
              <w:pStyle w:val="TableHeading"/>
              <w:rPr>
                <w:sz w:val="16"/>
              </w:rPr>
            </w:pPr>
            <w:r w:rsidRPr="00FB67AF">
              <w:rPr>
                <w:sz w:val="16"/>
              </w:rPr>
              <w:t>Cable Capacity A</w:t>
            </w:r>
          </w:p>
        </w:tc>
        <w:tc>
          <w:tcPr>
            <w:tcW w:w="810" w:type="dxa"/>
            <w:vAlign w:val="bottom"/>
          </w:tcPr>
          <w:p w14:paraId="38A3FA57" w14:textId="77777777" w:rsidR="00DE4D99" w:rsidRPr="00FB67AF" w:rsidRDefault="00DE4D99" w:rsidP="00382205">
            <w:pPr>
              <w:pStyle w:val="TableHeading"/>
              <w:rPr>
                <w:sz w:val="16"/>
              </w:rPr>
            </w:pPr>
            <w:commentRangeStart w:id="37"/>
            <w:r w:rsidRPr="00FB67AF">
              <w:rPr>
                <w:sz w:val="16"/>
              </w:rPr>
              <w:t>Fuse Part #</w:t>
            </w:r>
            <w:commentRangeEnd w:id="37"/>
            <w:r w:rsidR="002059D4">
              <w:rPr>
                <w:rStyle w:val="CommentReference"/>
                <w:bCs w:val="0"/>
                <w:color w:val="auto"/>
              </w:rPr>
              <w:commentReference w:id="37"/>
            </w:r>
          </w:p>
        </w:tc>
        <w:tc>
          <w:tcPr>
            <w:tcW w:w="900" w:type="dxa"/>
            <w:vAlign w:val="bottom"/>
          </w:tcPr>
          <w:p w14:paraId="05C7B5D3" w14:textId="77777777" w:rsidR="00DE4D99" w:rsidRPr="00FB67AF" w:rsidRDefault="00DE4D99" w:rsidP="00382205">
            <w:pPr>
              <w:pStyle w:val="TableHeading"/>
              <w:rPr>
                <w:sz w:val="16"/>
              </w:rPr>
            </w:pPr>
            <w:r w:rsidRPr="00FB67AF">
              <w:rPr>
                <w:sz w:val="16"/>
              </w:rPr>
              <w:t>Fuse Cont.  A</w:t>
            </w:r>
          </w:p>
        </w:tc>
        <w:tc>
          <w:tcPr>
            <w:tcW w:w="1170" w:type="dxa"/>
            <w:vAlign w:val="bottom"/>
          </w:tcPr>
          <w:p w14:paraId="59971E71" w14:textId="77777777" w:rsidR="00DE4D99" w:rsidRPr="00FB67AF" w:rsidRDefault="00DE4D99" w:rsidP="00382205">
            <w:pPr>
              <w:pStyle w:val="TableHeading"/>
              <w:rPr>
                <w:sz w:val="16"/>
              </w:rPr>
            </w:pPr>
            <w:r w:rsidRPr="00FB67AF">
              <w:rPr>
                <w:sz w:val="16"/>
              </w:rPr>
              <w:t xml:space="preserve">Fuse </w:t>
            </w:r>
            <w:proofErr w:type="spellStart"/>
            <w:r w:rsidRPr="00FB67AF">
              <w:rPr>
                <w:sz w:val="16"/>
              </w:rPr>
              <w:t>Interr-upting</w:t>
            </w:r>
            <w:proofErr w:type="spellEnd"/>
            <w:r w:rsidRPr="00FB67AF">
              <w:rPr>
                <w:sz w:val="16"/>
              </w:rPr>
              <w:t xml:space="preserve"> Rating </w:t>
            </w:r>
            <w:proofErr w:type="spellStart"/>
            <w:r w:rsidRPr="00FB67AF">
              <w:rPr>
                <w:sz w:val="16"/>
              </w:rPr>
              <w:t>Adc</w:t>
            </w:r>
            <w:proofErr w:type="spellEnd"/>
          </w:p>
        </w:tc>
        <w:tc>
          <w:tcPr>
            <w:tcW w:w="900" w:type="dxa"/>
            <w:vAlign w:val="bottom"/>
          </w:tcPr>
          <w:p w14:paraId="1577B723" w14:textId="77777777" w:rsidR="00DE4D99" w:rsidRPr="00FB67AF" w:rsidRDefault="00DE4D99" w:rsidP="00382205">
            <w:pPr>
              <w:pStyle w:val="TableHeading"/>
              <w:rPr>
                <w:sz w:val="16"/>
              </w:rPr>
            </w:pPr>
            <w:r w:rsidRPr="00FB67AF">
              <w:rPr>
                <w:sz w:val="16"/>
              </w:rPr>
              <w:t>Avail. Fault Current A</w:t>
            </w:r>
          </w:p>
        </w:tc>
        <w:tc>
          <w:tcPr>
            <w:tcW w:w="3420" w:type="dxa"/>
            <w:vAlign w:val="bottom"/>
          </w:tcPr>
          <w:p w14:paraId="2CB96447" w14:textId="77777777" w:rsidR="00DE4D99" w:rsidRPr="00FB67AF" w:rsidRDefault="00DE4D99" w:rsidP="00382205">
            <w:pPr>
              <w:pStyle w:val="TableHeading"/>
              <w:rPr>
                <w:sz w:val="16"/>
              </w:rPr>
            </w:pPr>
            <w:r w:rsidRPr="00FB67AF">
              <w:rPr>
                <w:sz w:val="16"/>
              </w:rPr>
              <w:t>Where Used &amp; How fault current is calculated</w:t>
            </w:r>
          </w:p>
        </w:tc>
      </w:tr>
      <w:tr w:rsidR="005F13CF" w14:paraId="271980A2" w14:textId="77777777" w:rsidTr="006903C2">
        <w:tc>
          <w:tcPr>
            <w:tcW w:w="918" w:type="dxa"/>
            <w:shd w:val="clear" w:color="auto" w:fill="auto"/>
          </w:tcPr>
          <w:p w14:paraId="02DC3C5D" w14:textId="2AA2C3CE" w:rsidR="005F13CF" w:rsidRDefault="005F13CF" w:rsidP="005F13CF">
            <w:r w:rsidRPr="00E93CB9">
              <w:rPr>
                <w:rFonts w:eastAsia="Times New Roman"/>
                <w:color w:val="000000"/>
              </w:rPr>
              <w:t xml:space="preserve">CCI </w:t>
            </w:r>
          </w:p>
        </w:tc>
        <w:tc>
          <w:tcPr>
            <w:tcW w:w="900" w:type="dxa"/>
            <w:shd w:val="clear" w:color="auto" w:fill="auto"/>
          </w:tcPr>
          <w:p w14:paraId="56045D6D" w14:textId="413E8855" w:rsidR="005F13CF" w:rsidRDefault="005F13CF" w:rsidP="005F13CF">
            <w:r w:rsidRPr="00E93CB9">
              <w:rPr>
                <w:rFonts w:eastAsia="Times New Roman"/>
                <w:color w:val="000000"/>
              </w:rPr>
              <w:t>10416</w:t>
            </w:r>
          </w:p>
        </w:tc>
        <w:tc>
          <w:tcPr>
            <w:tcW w:w="810" w:type="dxa"/>
            <w:shd w:val="clear" w:color="auto" w:fill="auto"/>
          </w:tcPr>
          <w:p w14:paraId="00810DCC" w14:textId="1700FE32" w:rsidR="005F13CF" w:rsidRDefault="005F13CF" w:rsidP="005F13CF">
            <w:r w:rsidRPr="00E93CB9">
              <w:rPr>
                <w:rFonts w:eastAsia="Times New Roman"/>
                <w:color w:val="000000"/>
              </w:rPr>
              <w:t xml:space="preserve">00 </w:t>
            </w:r>
          </w:p>
        </w:tc>
        <w:tc>
          <w:tcPr>
            <w:tcW w:w="900" w:type="dxa"/>
            <w:shd w:val="clear" w:color="auto" w:fill="auto"/>
          </w:tcPr>
          <w:p w14:paraId="71FB0480" w14:textId="1C248B6C" w:rsidR="005F13CF" w:rsidRDefault="005F13CF" w:rsidP="005F13CF">
            <w:r w:rsidRPr="00E93CB9">
              <w:rPr>
                <w:rFonts w:eastAsia="Times New Roman"/>
                <w:color w:val="000000"/>
              </w:rPr>
              <w:t>EPDM</w:t>
            </w:r>
          </w:p>
        </w:tc>
        <w:tc>
          <w:tcPr>
            <w:tcW w:w="810" w:type="dxa"/>
            <w:shd w:val="clear" w:color="auto" w:fill="auto"/>
          </w:tcPr>
          <w:p w14:paraId="45E8A7F3" w14:textId="41057E1C" w:rsidR="005F13CF" w:rsidRDefault="005F13CF" w:rsidP="005F13CF">
            <w:r w:rsidRPr="00E93CB9">
              <w:rPr>
                <w:rFonts w:eastAsia="Times New Roman"/>
                <w:color w:val="000000"/>
              </w:rPr>
              <w:t>600 V</w:t>
            </w:r>
          </w:p>
        </w:tc>
        <w:tc>
          <w:tcPr>
            <w:tcW w:w="810" w:type="dxa"/>
            <w:shd w:val="clear" w:color="auto" w:fill="auto"/>
          </w:tcPr>
          <w:p w14:paraId="097FE7A1" w14:textId="0AC3C3C7" w:rsidR="005F13CF" w:rsidRDefault="005F13CF" w:rsidP="005F13CF">
            <w:r w:rsidRPr="00E93CB9">
              <w:rPr>
                <w:rFonts w:eastAsia="Times New Roman"/>
                <w:color w:val="000000"/>
              </w:rPr>
              <w:t xml:space="preserve">-50 to 105 </w:t>
            </w:r>
          </w:p>
        </w:tc>
        <w:tc>
          <w:tcPr>
            <w:tcW w:w="990" w:type="dxa"/>
          </w:tcPr>
          <w:p w14:paraId="0AE5B082" w14:textId="133A6756" w:rsidR="005F13CF" w:rsidRDefault="005F13CF" w:rsidP="005F13CF">
            <w:r w:rsidRPr="00E93CB9">
              <w:rPr>
                <w:rFonts w:eastAsia="Times New Roman"/>
                <w:color w:val="000000"/>
              </w:rPr>
              <w:t>400 A</w:t>
            </w:r>
          </w:p>
        </w:tc>
        <w:tc>
          <w:tcPr>
            <w:tcW w:w="810" w:type="dxa"/>
          </w:tcPr>
          <w:p w14:paraId="28B1145D" w14:textId="429B1101" w:rsidR="005F13CF" w:rsidRDefault="005F13CF" w:rsidP="005F13CF">
            <w:r w:rsidRPr="00E93CB9">
              <w:rPr>
                <w:rFonts w:eastAsia="Times New Roman"/>
                <w:color w:val="000000"/>
              </w:rPr>
              <w:t>-</w:t>
            </w:r>
          </w:p>
        </w:tc>
        <w:tc>
          <w:tcPr>
            <w:tcW w:w="900" w:type="dxa"/>
          </w:tcPr>
          <w:p w14:paraId="2C6702E9" w14:textId="51E82722" w:rsidR="005F13CF" w:rsidRDefault="005F13CF" w:rsidP="005F13CF">
            <w:r w:rsidRPr="00E93CB9">
              <w:rPr>
                <w:rFonts w:eastAsia="Times New Roman"/>
                <w:color w:val="000000"/>
              </w:rPr>
              <w:t>-</w:t>
            </w:r>
          </w:p>
        </w:tc>
        <w:tc>
          <w:tcPr>
            <w:tcW w:w="1170" w:type="dxa"/>
          </w:tcPr>
          <w:p w14:paraId="06E7774B" w14:textId="52322009" w:rsidR="005F13CF" w:rsidRDefault="005F13CF" w:rsidP="005F13CF">
            <w:r w:rsidRPr="00E93CB9">
              <w:rPr>
                <w:rFonts w:eastAsia="Times New Roman"/>
                <w:color w:val="000000"/>
              </w:rPr>
              <w:t>-</w:t>
            </w:r>
          </w:p>
        </w:tc>
        <w:tc>
          <w:tcPr>
            <w:tcW w:w="900" w:type="dxa"/>
          </w:tcPr>
          <w:p w14:paraId="78D83921" w14:textId="6803ED8E" w:rsidR="005F13CF" w:rsidRDefault="005F13CF" w:rsidP="005F13CF">
            <w:r w:rsidRPr="00E93CB9">
              <w:rPr>
                <w:rFonts w:eastAsia="Times New Roman"/>
                <w:color w:val="000000"/>
              </w:rPr>
              <w:t>-</w:t>
            </w:r>
          </w:p>
        </w:tc>
        <w:tc>
          <w:tcPr>
            <w:tcW w:w="3420" w:type="dxa"/>
          </w:tcPr>
          <w:p w14:paraId="1A14B2BB" w14:textId="79BD5D30" w:rsidR="005F13CF" w:rsidRDefault="005F13CF" w:rsidP="005F13CF">
            <w:r w:rsidRPr="00E93CB9">
              <w:rPr>
                <w:rFonts w:eastAsia="Times New Roman"/>
                <w:color w:val="000000"/>
              </w:rPr>
              <w:t>Input into container 1</w:t>
            </w:r>
          </w:p>
        </w:tc>
      </w:tr>
      <w:tr w:rsidR="005F13CF" w14:paraId="2050AB80" w14:textId="77777777" w:rsidTr="006903C2">
        <w:tc>
          <w:tcPr>
            <w:tcW w:w="918" w:type="dxa"/>
            <w:shd w:val="clear" w:color="auto" w:fill="auto"/>
          </w:tcPr>
          <w:p w14:paraId="18689262" w14:textId="70ACFD42" w:rsidR="005F13CF" w:rsidRDefault="005F13CF" w:rsidP="005F13CF">
            <w:r w:rsidRPr="00E93CB9">
              <w:rPr>
                <w:rFonts w:eastAsia="Times New Roman"/>
                <w:color w:val="000000"/>
              </w:rPr>
              <w:t xml:space="preserve">CCI </w:t>
            </w:r>
          </w:p>
        </w:tc>
        <w:tc>
          <w:tcPr>
            <w:tcW w:w="900" w:type="dxa"/>
            <w:shd w:val="clear" w:color="auto" w:fill="auto"/>
          </w:tcPr>
          <w:p w14:paraId="7EC470AC" w14:textId="377CD2E0" w:rsidR="005F13CF" w:rsidRDefault="005F13CF" w:rsidP="005F13CF">
            <w:r w:rsidRPr="00E93CB9">
              <w:rPr>
                <w:rFonts w:eastAsia="Times New Roman"/>
                <w:color w:val="000000"/>
              </w:rPr>
              <w:t>10416</w:t>
            </w:r>
          </w:p>
        </w:tc>
        <w:tc>
          <w:tcPr>
            <w:tcW w:w="810" w:type="dxa"/>
            <w:shd w:val="clear" w:color="auto" w:fill="auto"/>
          </w:tcPr>
          <w:p w14:paraId="512363BB" w14:textId="4AB2A5A1" w:rsidR="005F13CF" w:rsidRDefault="005F13CF" w:rsidP="005F13CF">
            <w:r w:rsidRPr="00E93CB9">
              <w:rPr>
                <w:rFonts w:eastAsia="Times New Roman"/>
                <w:color w:val="000000"/>
              </w:rPr>
              <w:t xml:space="preserve">00 </w:t>
            </w:r>
          </w:p>
        </w:tc>
        <w:tc>
          <w:tcPr>
            <w:tcW w:w="900" w:type="dxa"/>
            <w:shd w:val="clear" w:color="auto" w:fill="auto"/>
          </w:tcPr>
          <w:p w14:paraId="55B5D07A" w14:textId="4288EB8D" w:rsidR="005F13CF" w:rsidRDefault="005F13CF" w:rsidP="005F13CF">
            <w:r w:rsidRPr="00E93CB9">
              <w:rPr>
                <w:rFonts w:eastAsia="Times New Roman"/>
                <w:color w:val="000000"/>
              </w:rPr>
              <w:t>EPDM</w:t>
            </w:r>
          </w:p>
        </w:tc>
        <w:tc>
          <w:tcPr>
            <w:tcW w:w="810" w:type="dxa"/>
            <w:shd w:val="clear" w:color="auto" w:fill="auto"/>
          </w:tcPr>
          <w:p w14:paraId="3B0BC677" w14:textId="19C166CD" w:rsidR="005F13CF" w:rsidRDefault="005F13CF" w:rsidP="005F13CF">
            <w:r w:rsidRPr="00E93CB9">
              <w:rPr>
                <w:rFonts w:eastAsia="Times New Roman"/>
                <w:color w:val="000000"/>
              </w:rPr>
              <w:t>600 V</w:t>
            </w:r>
          </w:p>
        </w:tc>
        <w:tc>
          <w:tcPr>
            <w:tcW w:w="810" w:type="dxa"/>
            <w:shd w:val="clear" w:color="auto" w:fill="auto"/>
          </w:tcPr>
          <w:p w14:paraId="4DC99D85" w14:textId="2B919380" w:rsidR="005F13CF" w:rsidRDefault="005F13CF" w:rsidP="005F13CF">
            <w:r w:rsidRPr="00E93CB9">
              <w:rPr>
                <w:rFonts w:eastAsia="Times New Roman"/>
                <w:color w:val="000000"/>
              </w:rPr>
              <w:t xml:space="preserve">-50 to 105 </w:t>
            </w:r>
          </w:p>
        </w:tc>
        <w:tc>
          <w:tcPr>
            <w:tcW w:w="990" w:type="dxa"/>
          </w:tcPr>
          <w:p w14:paraId="4AACCC6F" w14:textId="0AD464DA" w:rsidR="005F13CF" w:rsidRDefault="005F13CF" w:rsidP="005F13CF">
            <w:r w:rsidRPr="00E93CB9">
              <w:rPr>
                <w:rFonts w:eastAsia="Times New Roman"/>
                <w:color w:val="000000"/>
              </w:rPr>
              <w:t>400 A</w:t>
            </w:r>
          </w:p>
        </w:tc>
        <w:tc>
          <w:tcPr>
            <w:tcW w:w="810" w:type="dxa"/>
          </w:tcPr>
          <w:p w14:paraId="622BA559" w14:textId="112DC063" w:rsidR="005F13CF" w:rsidRDefault="005F13CF" w:rsidP="005F13CF">
            <w:r w:rsidRPr="00E93CB9">
              <w:rPr>
                <w:rFonts w:eastAsia="Times New Roman"/>
                <w:color w:val="000000"/>
              </w:rPr>
              <w:t>-</w:t>
            </w:r>
          </w:p>
        </w:tc>
        <w:tc>
          <w:tcPr>
            <w:tcW w:w="900" w:type="dxa"/>
          </w:tcPr>
          <w:p w14:paraId="3F733E2B" w14:textId="233A4A7E" w:rsidR="005F13CF" w:rsidRDefault="005F13CF" w:rsidP="005F13CF">
            <w:r w:rsidRPr="00E93CB9">
              <w:rPr>
                <w:rFonts w:eastAsia="Times New Roman"/>
                <w:color w:val="000000"/>
              </w:rPr>
              <w:t>-</w:t>
            </w:r>
          </w:p>
        </w:tc>
        <w:tc>
          <w:tcPr>
            <w:tcW w:w="1170" w:type="dxa"/>
          </w:tcPr>
          <w:p w14:paraId="4324D49B" w14:textId="0E4883EA" w:rsidR="005F13CF" w:rsidRDefault="005F13CF" w:rsidP="005F13CF">
            <w:r w:rsidRPr="00E93CB9">
              <w:rPr>
                <w:rFonts w:eastAsia="Times New Roman"/>
                <w:color w:val="000000"/>
              </w:rPr>
              <w:t>-</w:t>
            </w:r>
          </w:p>
        </w:tc>
        <w:tc>
          <w:tcPr>
            <w:tcW w:w="900" w:type="dxa"/>
          </w:tcPr>
          <w:p w14:paraId="76FD281B" w14:textId="0EF96E12" w:rsidR="005F13CF" w:rsidRDefault="005F13CF" w:rsidP="005F13CF">
            <w:r w:rsidRPr="00E93CB9">
              <w:rPr>
                <w:rFonts w:eastAsia="Times New Roman"/>
                <w:color w:val="000000"/>
              </w:rPr>
              <w:t>-</w:t>
            </w:r>
          </w:p>
        </w:tc>
        <w:tc>
          <w:tcPr>
            <w:tcW w:w="3420" w:type="dxa"/>
          </w:tcPr>
          <w:p w14:paraId="68F87FEE" w14:textId="120055A6" w:rsidR="005F13CF" w:rsidRDefault="005F13CF" w:rsidP="005F13CF">
            <w:r w:rsidRPr="00E93CB9">
              <w:rPr>
                <w:rFonts w:eastAsia="Times New Roman"/>
                <w:color w:val="000000"/>
              </w:rPr>
              <w:t>Between containers 1 and 2</w:t>
            </w:r>
          </w:p>
        </w:tc>
      </w:tr>
      <w:tr w:rsidR="005F13CF" w14:paraId="6FA73656" w14:textId="77777777" w:rsidTr="006903C2">
        <w:tc>
          <w:tcPr>
            <w:tcW w:w="918" w:type="dxa"/>
            <w:shd w:val="clear" w:color="auto" w:fill="auto"/>
          </w:tcPr>
          <w:p w14:paraId="51CFFF67" w14:textId="31E2821E" w:rsidR="005F13CF" w:rsidRDefault="005F13CF" w:rsidP="005F13CF">
            <w:r w:rsidRPr="00E93CB9">
              <w:rPr>
                <w:rFonts w:eastAsia="Times New Roman"/>
                <w:color w:val="000000"/>
              </w:rPr>
              <w:t xml:space="preserve">CCI </w:t>
            </w:r>
          </w:p>
        </w:tc>
        <w:tc>
          <w:tcPr>
            <w:tcW w:w="900" w:type="dxa"/>
            <w:shd w:val="clear" w:color="auto" w:fill="auto"/>
          </w:tcPr>
          <w:p w14:paraId="3385EB36" w14:textId="59A6974F" w:rsidR="005F13CF" w:rsidRDefault="005F13CF" w:rsidP="005F13CF">
            <w:r w:rsidRPr="00E93CB9">
              <w:rPr>
                <w:rFonts w:eastAsia="Times New Roman"/>
                <w:color w:val="000000"/>
              </w:rPr>
              <w:t>10416</w:t>
            </w:r>
          </w:p>
        </w:tc>
        <w:tc>
          <w:tcPr>
            <w:tcW w:w="810" w:type="dxa"/>
            <w:shd w:val="clear" w:color="auto" w:fill="auto"/>
          </w:tcPr>
          <w:p w14:paraId="339D3376" w14:textId="67078671" w:rsidR="005F13CF" w:rsidRDefault="005F13CF" w:rsidP="005F13CF">
            <w:r w:rsidRPr="00E93CB9">
              <w:rPr>
                <w:rFonts w:eastAsia="Times New Roman"/>
                <w:color w:val="000000"/>
              </w:rPr>
              <w:t xml:space="preserve">00 </w:t>
            </w:r>
          </w:p>
        </w:tc>
        <w:tc>
          <w:tcPr>
            <w:tcW w:w="900" w:type="dxa"/>
            <w:shd w:val="clear" w:color="auto" w:fill="auto"/>
          </w:tcPr>
          <w:p w14:paraId="30CBFC3A" w14:textId="26BD879A" w:rsidR="005F13CF" w:rsidRDefault="005F13CF" w:rsidP="005F13CF">
            <w:r w:rsidRPr="00E93CB9">
              <w:rPr>
                <w:rFonts w:eastAsia="Times New Roman"/>
                <w:color w:val="000000"/>
              </w:rPr>
              <w:t>EPDM</w:t>
            </w:r>
          </w:p>
        </w:tc>
        <w:tc>
          <w:tcPr>
            <w:tcW w:w="810" w:type="dxa"/>
            <w:shd w:val="clear" w:color="auto" w:fill="auto"/>
          </w:tcPr>
          <w:p w14:paraId="1C98060E" w14:textId="5007DDA9" w:rsidR="005F13CF" w:rsidRDefault="005F13CF" w:rsidP="005F13CF">
            <w:r w:rsidRPr="00E93CB9">
              <w:rPr>
                <w:rFonts w:eastAsia="Times New Roman"/>
                <w:color w:val="000000"/>
              </w:rPr>
              <w:t>600 V</w:t>
            </w:r>
          </w:p>
        </w:tc>
        <w:tc>
          <w:tcPr>
            <w:tcW w:w="810" w:type="dxa"/>
            <w:shd w:val="clear" w:color="auto" w:fill="auto"/>
          </w:tcPr>
          <w:p w14:paraId="0F2CF76B" w14:textId="58CF7782" w:rsidR="005F13CF" w:rsidRDefault="005F13CF" w:rsidP="005F13CF">
            <w:r w:rsidRPr="00E93CB9">
              <w:rPr>
                <w:rFonts w:eastAsia="Times New Roman"/>
                <w:color w:val="000000"/>
              </w:rPr>
              <w:t xml:space="preserve">-50 to 105 </w:t>
            </w:r>
          </w:p>
        </w:tc>
        <w:tc>
          <w:tcPr>
            <w:tcW w:w="990" w:type="dxa"/>
          </w:tcPr>
          <w:p w14:paraId="4B1C7D6A" w14:textId="2A288B46" w:rsidR="005F13CF" w:rsidRDefault="005F13CF" w:rsidP="005F13CF">
            <w:r w:rsidRPr="00E93CB9">
              <w:rPr>
                <w:rFonts w:eastAsia="Times New Roman"/>
                <w:color w:val="000000"/>
              </w:rPr>
              <w:t>400 A</w:t>
            </w:r>
          </w:p>
        </w:tc>
        <w:tc>
          <w:tcPr>
            <w:tcW w:w="810" w:type="dxa"/>
          </w:tcPr>
          <w:p w14:paraId="1F043888" w14:textId="7073B61F" w:rsidR="005F13CF" w:rsidRDefault="005F13CF" w:rsidP="005F13CF">
            <w:r w:rsidRPr="00E93CB9">
              <w:rPr>
                <w:rFonts w:eastAsia="Times New Roman"/>
                <w:color w:val="000000"/>
              </w:rPr>
              <w:t>-</w:t>
            </w:r>
          </w:p>
        </w:tc>
        <w:tc>
          <w:tcPr>
            <w:tcW w:w="900" w:type="dxa"/>
          </w:tcPr>
          <w:p w14:paraId="7FF977E5" w14:textId="221EBE39" w:rsidR="005F13CF" w:rsidRDefault="005F13CF" w:rsidP="005F13CF">
            <w:r w:rsidRPr="00E93CB9">
              <w:rPr>
                <w:rFonts w:eastAsia="Times New Roman"/>
                <w:color w:val="000000"/>
              </w:rPr>
              <w:t>-</w:t>
            </w:r>
          </w:p>
        </w:tc>
        <w:tc>
          <w:tcPr>
            <w:tcW w:w="1170" w:type="dxa"/>
          </w:tcPr>
          <w:p w14:paraId="207978C4" w14:textId="10744709" w:rsidR="005F13CF" w:rsidRDefault="005F13CF" w:rsidP="005F13CF">
            <w:r w:rsidRPr="00E93CB9">
              <w:rPr>
                <w:rFonts w:eastAsia="Times New Roman"/>
                <w:color w:val="000000"/>
              </w:rPr>
              <w:t>-</w:t>
            </w:r>
          </w:p>
        </w:tc>
        <w:tc>
          <w:tcPr>
            <w:tcW w:w="900" w:type="dxa"/>
          </w:tcPr>
          <w:p w14:paraId="6F1AB252" w14:textId="57D5CBD5" w:rsidR="005F13CF" w:rsidRDefault="005F13CF" w:rsidP="005F13CF">
            <w:r w:rsidRPr="00E93CB9">
              <w:rPr>
                <w:rFonts w:eastAsia="Times New Roman"/>
                <w:color w:val="000000"/>
              </w:rPr>
              <w:t>-</w:t>
            </w:r>
          </w:p>
        </w:tc>
        <w:tc>
          <w:tcPr>
            <w:tcW w:w="3420" w:type="dxa"/>
          </w:tcPr>
          <w:p w14:paraId="6E37D9B0" w14:textId="3FF9809F" w:rsidR="005F13CF" w:rsidRDefault="005F13CF" w:rsidP="005F13CF">
            <w:r w:rsidRPr="00E93CB9">
              <w:rPr>
                <w:rFonts w:eastAsia="Times New Roman"/>
                <w:color w:val="000000"/>
              </w:rPr>
              <w:t> Between containers 2 and 3</w:t>
            </w:r>
          </w:p>
        </w:tc>
      </w:tr>
      <w:tr w:rsidR="005F13CF" w14:paraId="78359B67" w14:textId="77777777" w:rsidTr="006903C2">
        <w:tc>
          <w:tcPr>
            <w:tcW w:w="918" w:type="dxa"/>
            <w:shd w:val="clear" w:color="auto" w:fill="auto"/>
          </w:tcPr>
          <w:p w14:paraId="7CDC75C1" w14:textId="61C83039" w:rsidR="005F13CF" w:rsidRDefault="005F13CF" w:rsidP="005F13CF">
            <w:r w:rsidRPr="00E93CB9">
              <w:rPr>
                <w:rFonts w:eastAsia="Times New Roman"/>
                <w:color w:val="000000"/>
              </w:rPr>
              <w:t xml:space="preserve">CCI </w:t>
            </w:r>
          </w:p>
        </w:tc>
        <w:tc>
          <w:tcPr>
            <w:tcW w:w="900" w:type="dxa"/>
            <w:shd w:val="clear" w:color="auto" w:fill="auto"/>
          </w:tcPr>
          <w:p w14:paraId="309E5856" w14:textId="57EEDA17" w:rsidR="005F13CF" w:rsidRDefault="005F13CF" w:rsidP="005F13CF">
            <w:r w:rsidRPr="00E93CB9">
              <w:rPr>
                <w:rFonts w:eastAsia="Times New Roman"/>
                <w:color w:val="000000"/>
              </w:rPr>
              <w:t>10416</w:t>
            </w:r>
          </w:p>
        </w:tc>
        <w:tc>
          <w:tcPr>
            <w:tcW w:w="810" w:type="dxa"/>
            <w:shd w:val="clear" w:color="auto" w:fill="auto"/>
          </w:tcPr>
          <w:p w14:paraId="45AFB262" w14:textId="013186F7" w:rsidR="005F13CF" w:rsidRDefault="005F13CF" w:rsidP="005F13CF">
            <w:r w:rsidRPr="00E93CB9">
              <w:rPr>
                <w:rFonts w:eastAsia="Times New Roman"/>
                <w:color w:val="000000"/>
              </w:rPr>
              <w:t xml:space="preserve">00 </w:t>
            </w:r>
          </w:p>
        </w:tc>
        <w:tc>
          <w:tcPr>
            <w:tcW w:w="900" w:type="dxa"/>
            <w:shd w:val="clear" w:color="auto" w:fill="auto"/>
          </w:tcPr>
          <w:p w14:paraId="005B3CF6" w14:textId="641366B4" w:rsidR="005F13CF" w:rsidRDefault="005F13CF" w:rsidP="005F13CF">
            <w:r w:rsidRPr="00E93CB9">
              <w:rPr>
                <w:rFonts w:eastAsia="Times New Roman"/>
                <w:color w:val="000000"/>
              </w:rPr>
              <w:t>EPDM</w:t>
            </w:r>
          </w:p>
        </w:tc>
        <w:tc>
          <w:tcPr>
            <w:tcW w:w="810" w:type="dxa"/>
            <w:shd w:val="clear" w:color="auto" w:fill="auto"/>
          </w:tcPr>
          <w:p w14:paraId="473E574C" w14:textId="5757F157" w:rsidR="005F13CF" w:rsidRDefault="005F13CF" w:rsidP="005F13CF">
            <w:r w:rsidRPr="00E93CB9">
              <w:rPr>
                <w:rFonts w:eastAsia="Times New Roman"/>
                <w:color w:val="000000"/>
              </w:rPr>
              <w:t>600 V</w:t>
            </w:r>
          </w:p>
        </w:tc>
        <w:tc>
          <w:tcPr>
            <w:tcW w:w="810" w:type="dxa"/>
            <w:shd w:val="clear" w:color="auto" w:fill="auto"/>
          </w:tcPr>
          <w:p w14:paraId="3DA7E5B6" w14:textId="63D275C3" w:rsidR="005F13CF" w:rsidRDefault="005F13CF" w:rsidP="005F13CF">
            <w:r w:rsidRPr="00E93CB9">
              <w:rPr>
                <w:rFonts w:eastAsia="Times New Roman"/>
                <w:color w:val="000000"/>
              </w:rPr>
              <w:t xml:space="preserve">-50 to 105 </w:t>
            </w:r>
          </w:p>
        </w:tc>
        <w:tc>
          <w:tcPr>
            <w:tcW w:w="990" w:type="dxa"/>
          </w:tcPr>
          <w:p w14:paraId="6D245CF1" w14:textId="1BFCADE8" w:rsidR="005F13CF" w:rsidRDefault="005F13CF" w:rsidP="005F13CF">
            <w:r w:rsidRPr="00E93CB9">
              <w:rPr>
                <w:rFonts w:eastAsia="Times New Roman"/>
                <w:color w:val="000000"/>
              </w:rPr>
              <w:t>400 A</w:t>
            </w:r>
          </w:p>
        </w:tc>
        <w:tc>
          <w:tcPr>
            <w:tcW w:w="810" w:type="dxa"/>
          </w:tcPr>
          <w:p w14:paraId="270E83FC" w14:textId="47A85E9E" w:rsidR="005F13CF" w:rsidRDefault="005F13CF" w:rsidP="005F13CF">
            <w:r w:rsidRPr="00E93CB9">
              <w:rPr>
                <w:rFonts w:eastAsia="Times New Roman"/>
                <w:color w:val="000000"/>
              </w:rPr>
              <w:t>-</w:t>
            </w:r>
          </w:p>
        </w:tc>
        <w:tc>
          <w:tcPr>
            <w:tcW w:w="900" w:type="dxa"/>
          </w:tcPr>
          <w:p w14:paraId="72EA2CE4" w14:textId="2142BC3A" w:rsidR="005F13CF" w:rsidRDefault="005F13CF" w:rsidP="005F13CF">
            <w:r w:rsidRPr="00E93CB9">
              <w:rPr>
                <w:rFonts w:eastAsia="Times New Roman"/>
                <w:color w:val="000000"/>
              </w:rPr>
              <w:t>-</w:t>
            </w:r>
          </w:p>
        </w:tc>
        <w:tc>
          <w:tcPr>
            <w:tcW w:w="1170" w:type="dxa"/>
          </w:tcPr>
          <w:p w14:paraId="1CC91892" w14:textId="183BB4F8" w:rsidR="005F13CF" w:rsidRDefault="005F13CF" w:rsidP="005F13CF">
            <w:r w:rsidRPr="00E93CB9">
              <w:rPr>
                <w:rFonts w:eastAsia="Times New Roman"/>
                <w:color w:val="000000"/>
              </w:rPr>
              <w:t>-</w:t>
            </w:r>
          </w:p>
        </w:tc>
        <w:tc>
          <w:tcPr>
            <w:tcW w:w="900" w:type="dxa"/>
          </w:tcPr>
          <w:p w14:paraId="69C068B0" w14:textId="459A54E7" w:rsidR="005F13CF" w:rsidRDefault="005F13CF" w:rsidP="005F13CF">
            <w:r w:rsidRPr="00E93CB9">
              <w:rPr>
                <w:rFonts w:eastAsia="Times New Roman"/>
                <w:color w:val="000000"/>
              </w:rPr>
              <w:t>-</w:t>
            </w:r>
          </w:p>
        </w:tc>
        <w:tc>
          <w:tcPr>
            <w:tcW w:w="3420" w:type="dxa"/>
          </w:tcPr>
          <w:p w14:paraId="157D0500" w14:textId="4CB7EE58" w:rsidR="005F13CF" w:rsidRDefault="005F13CF" w:rsidP="005F13CF">
            <w:r w:rsidRPr="00E93CB9">
              <w:rPr>
                <w:rFonts w:eastAsia="Times New Roman"/>
                <w:color w:val="000000"/>
              </w:rPr>
              <w:t> Between containers 2 and 3</w:t>
            </w:r>
          </w:p>
        </w:tc>
      </w:tr>
      <w:tr w:rsidR="005F13CF" w14:paraId="7CC60EB0" w14:textId="77777777" w:rsidTr="006903C2">
        <w:tc>
          <w:tcPr>
            <w:tcW w:w="918" w:type="dxa"/>
            <w:shd w:val="clear" w:color="auto" w:fill="auto"/>
          </w:tcPr>
          <w:p w14:paraId="3B97A66B" w14:textId="473F8A4C" w:rsidR="005F13CF" w:rsidRDefault="005F13CF" w:rsidP="005F13CF">
            <w:r w:rsidRPr="00E93CB9">
              <w:rPr>
                <w:rFonts w:eastAsia="Times New Roman"/>
                <w:color w:val="000000"/>
              </w:rPr>
              <w:t xml:space="preserve">CCI </w:t>
            </w:r>
          </w:p>
        </w:tc>
        <w:tc>
          <w:tcPr>
            <w:tcW w:w="900" w:type="dxa"/>
            <w:shd w:val="clear" w:color="auto" w:fill="auto"/>
          </w:tcPr>
          <w:p w14:paraId="43D83535" w14:textId="6BA967C3" w:rsidR="005F13CF" w:rsidRDefault="005F13CF" w:rsidP="005F13CF">
            <w:r w:rsidRPr="00E93CB9">
              <w:rPr>
                <w:rFonts w:eastAsia="Times New Roman"/>
                <w:color w:val="000000"/>
              </w:rPr>
              <w:t>10416</w:t>
            </w:r>
          </w:p>
        </w:tc>
        <w:tc>
          <w:tcPr>
            <w:tcW w:w="810" w:type="dxa"/>
            <w:shd w:val="clear" w:color="auto" w:fill="auto"/>
          </w:tcPr>
          <w:p w14:paraId="587E0007" w14:textId="5CFEA218" w:rsidR="005F13CF" w:rsidRDefault="005F13CF" w:rsidP="005F13CF">
            <w:r w:rsidRPr="00E93CB9">
              <w:rPr>
                <w:rFonts w:eastAsia="Times New Roman"/>
                <w:color w:val="000000"/>
              </w:rPr>
              <w:t xml:space="preserve">00 </w:t>
            </w:r>
          </w:p>
        </w:tc>
        <w:tc>
          <w:tcPr>
            <w:tcW w:w="900" w:type="dxa"/>
            <w:shd w:val="clear" w:color="auto" w:fill="auto"/>
          </w:tcPr>
          <w:p w14:paraId="74D3FB36" w14:textId="2F9D4F1B" w:rsidR="005F13CF" w:rsidRDefault="005F13CF" w:rsidP="005F13CF">
            <w:r w:rsidRPr="00E93CB9">
              <w:rPr>
                <w:rFonts w:eastAsia="Times New Roman"/>
                <w:color w:val="000000"/>
              </w:rPr>
              <w:t>EPDM</w:t>
            </w:r>
          </w:p>
        </w:tc>
        <w:tc>
          <w:tcPr>
            <w:tcW w:w="810" w:type="dxa"/>
            <w:shd w:val="clear" w:color="auto" w:fill="auto"/>
          </w:tcPr>
          <w:p w14:paraId="03592B53" w14:textId="40F09739" w:rsidR="005F13CF" w:rsidRDefault="005F13CF" w:rsidP="005F13CF">
            <w:r w:rsidRPr="00E93CB9">
              <w:rPr>
                <w:rFonts w:eastAsia="Times New Roman"/>
                <w:color w:val="000000"/>
              </w:rPr>
              <w:t>600 V</w:t>
            </w:r>
          </w:p>
        </w:tc>
        <w:tc>
          <w:tcPr>
            <w:tcW w:w="810" w:type="dxa"/>
            <w:shd w:val="clear" w:color="auto" w:fill="auto"/>
          </w:tcPr>
          <w:p w14:paraId="0EDFC76D" w14:textId="68E64C6E" w:rsidR="005F13CF" w:rsidRDefault="005F13CF" w:rsidP="005F13CF">
            <w:r w:rsidRPr="00E93CB9">
              <w:rPr>
                <w:rFonts w:eastAsia="Times New Roman"/>
                <w:color w:val="000000"/>
              </w:rPr>
              <w:t xml:space="preserve">-50 to 105 </w:t>
            </w:r>
          </w:p>
        </w:tc>
        <w:tc>
          <w:tcPr>
            <w:tcW w:w="990" w:type="dxa"/>
          </w:tcPr>
          <w:p w14:paraId="39F263E2" w14:textId="660F1949" w:rsidR="005F13CF" w:rsidRDefault="005F13CF" w:rsidP="005F13CF">
            <w:r w:rsidRPr="00E93CB9">
              <w:rPr>
                <w:rFonts w:eastAsia="Times New Roman"/>
                <w:color w:val="000000"/>
              </w:rPr>
              <w:t>400 A</w:t>
            </w:r>
          </w:p>
        </w:tc>
        <w:tc>
          <w:tcPr>
            <w:tcW w:w="810" w:type="dxa"/>
          </w:tcPr>
          <w:p w14:paraId="22EEB34A" w14:textId="6C49F2FD" w:rsidR="005F13CF" w:rsidRDefault="005F13CF" w:rsidP="005F13CF">
            <w:r w:rsidRPr="00E93CB9">
              <w:rPr>
                <w:rFonts w:eastAsia="Times New Roman"/>
                <w:color w:val="000000"/>
              </w:rPr>
              <w:t>-</w:t>
            </w:r>
          </w:p>
        </w:tc>
        <w:tc>
          <w:tcPr>
            <w:tcW w:w="900" w:type="dxa"/>
          </w:tcPr>
          <w:p w14:paraId="3A60DDB9" w14:textId="6BFBBC35" w:rsidR="005F13CF" w:rsidRDefault="005F13CF" w:rsidP="005F13CF">
            <w:r w:rsidRPr="00E93CB9">
              <w:rPr>
                <w:rFonts w:eastAsia="Times New Roman"/>
                <w:color w:val="000000"/>
              </w:rPr>
              <w:t>-</w:t>
            </w:r>
          </w:p>
        </w:tc>
        <w:tc>
          <w:tcPr>
            <w:tcW w:w="1170" w:type="dxa"/>
          </w:tcPr>
          <w:p w14:paraId="3126D2C2" w14:textId="33703777" w:rsidR="005F13CF" w:rsidRDefault="005F13CF" w:rsidP="005F13CF">
            <w:r w:rsidRPr="00E93CB9">
              <w:rPr>
                <w:rFonts w:eastAsia="Times New Roman"/>
                <w:color w:val="000000"/>
              </w:rPr>
              <w:t>-</w:t>
            </w:r>
          </w:p>
        </w:tc>
        <w:tc>
          <w:tcPr>
            <w:tcW w:w="900" w:type="dxa"/>
          </w:tcPr>
          <w:p w14:paraId="39701A11" w14:textId="730C8D98" w:rsidR="005F13CF" w:rsidRDefault="005F13CF" w:rsidP="005F13CF">
            <w:r w:rsidRPr="00E93CB9">
              <w:rPr>
                <w:rFonts w:eastAsia="Times New Roman"/>
                <w:color w:val="000000"/>
              </w:rPr>
              <w:t>-</w:t>
            </w:r>
          </w:p>
        </w:tc>
        <w:tc>
          <w:tcPr>
            <w:tcW w:w="3420" w:type="dxa"/>
          </w:tcPr>
          <w:p w14:paraId="1CA4E3DB" w14:textId="43A0F75B" w:rsidR="005F13CF" w:rsidRDefault="005F13CF" w:rsidP="005F13CF">
            <w:r w:rsidRPr="00E93CB9">
              <w:rPr>
                <w:rFonts w:eastAsia="Times New Roman"/>
                <w:color w:val="000000"/>
              </w:rPr>
              <w:t> Between containers 3 and 4</w:t>
            </w:r>
          </w:p>
        </w:tc>
      </w:tr>
      <w:tr w:rsidR="005F13CF" w14:paraId="4ECCAB83" w14:textId="77777777" w:rsidTr="006903C2">
        <w:tc>
          <w:tcPr>
            <w:tcW w:w="918" w:type="dxa"/>
            <w:shd w:val="clear" w:color="auto" w:fill="auto"/>
          </w:tcPr>
          <w:p w14:paraId="552E76BD" w14:textId="113E30B5" w:rsidR="005F13CF" w:rsidRDefault="005F13CF" w:rsidP="005F13CF">
            <w:r w:rsidRPr="00E93CB9">
              <w:rPr>
                <w:rFonts w:eastAsia="Times New Roman"/>
                <w:color w:val="000000"/>
              </w:rPr>
              <w:t xml:space="preserve">CCI </w:t>
            </w:r>
          </w:p>
        </w:tc>
        <w:tc>
          <w:tcPr>
            <w:tcW w:w="900" w:type="dxa"/>
            <w:shd w:val="clear" w:color="auto" w:fill="auto"/>
          </w:tcPr>
          <w:p w14:paraId="728E13CA" w14:textId="19DF50A5" w:rsidR="005F13CF" w:rsidRDefault="005F13CF" w:rsidP="005F13CF">
            <w:r w:rsidRPr="00E93CB9">
              <w:rPr>
                <w:rFonts w:eastAsia="Times New Roman"/>
                <w:color w:val="000000"/>
              </w:rPr>
              <w:t>10416</w:t>
            </w:r>
          </w:p>
        </w:tc>
        <w:tc>
          <w:tcPr>
            <w:tcW w:w="810" w:type="dxa"/>
            <w:shd w:val="clear" w:color="auto" w:fill="auto"/>
          </w:tcPr>
          <w:p w14:paraId="4F9A1223" w14:textId="272588F5" w:rsidR="005F13CF" w:rsidRDefault="005F13CF" w:rsidP="005F13CF">
            <w:r w:rsidRPr="00E93CB9">
              <w:rPr>
                <w:rFonts w:eastAsia="Times New Roman"/>
                <w:color w:val="000000"/>
              </w:rPr>
              <w:t xml:space="preserve">00 </w:t>
            </w:r>
          </w:p>
        </w:tc>
        <w:tc>
          <w:tcPr>
            <w:tcW w:w="900" w:type="dxa"/>
            <w:shd w:val="clear" w:color="auto" w:fill="auto"/>
          </w:tcPr>
          <w:p w14:paraId="64B695F7" w14:textId="6603EFA0" w:rsidR="005F13CF" w:rsidRDefault="005F13CF" w:rsidP="005F13CF">
            <w:r w:rsidRPr="00E93CB9">
              <w:rPr>
                <w:rFonts w:eastAsia="Times New Roman"/>
                <w:color w:val="000000"/>
              </w:rPr>
              <w:t>EPDM</w:t>
            </w:r>
          </w:p>
        </w:tc>
        <w:tc>
          <w:tcPr>
            <w:tcW w:w="810" w:type="dxa"/>
            <w:shd w:val="clear" w:color="auto" w:fill="auto"/>
          </w:tcPr>
          <w:p w14:paraId="4BA408FC" w14:textId="400CB80C" w:rsidR="005F13CF" w:rsidRDefault="005F13CF" w:rsidP="005F13CF">
            <w:r w:rsidRPr="00E93CB9">
              <w:rPr>
                <w:rFonts w:eastAsia="Times New Roman"/>
                <w:color w:val="000000"/>
              </w:rPr>
              <w:t>600 V</w:t>
            </w:r>
          </w:p>
        </w:tc>
        <w:tc>
          <w:tcPr>
            <w:tcW w:w="810" w:type="dxa"/>
            <w:shd w:val="clear" w:color="auto" w:fill="auto"/>
          </w:tcPr>
          <w:p w14:paraId="6EF986BB" w14:textId="42FD85EB" w:rsidR="005F13CF" w:rsidRDefault="005F13CF" w:rsidP="005F13CF">
            <w:r w:rsidRPr="00E93CB9">
              <w:rPr>
                <w:rFonts w:eastAsia="Times New Roman"/>
                <w:color w:val="000000"/>
              </w:rPr>
              <w:t xml:space="preserve">-50 to 105 </w:t>
            </w:r>
          </w:p>
        </w:tc>
        <w:tc>
          <w:tcPr>
            <w:tcW w:w="990" w:type="dxa"/>
          </w:tcPr>
          <w:p w14:paraId="75B2B64E" w14:textId="13074EE2" w:rsidR="005F13CF" w:rsidRDefault="005F13CF" w:rsidP="005F13CF">
            <w:r w:rsidRPr="00E93CB9">
              <w:rPr>
                <w:rFonts w:eastAsia="Times New Roman"/>
                <w:color w:val="000000"/>
              </w:rPr>
              <w:t>400 A</w:t>
            </w:r>
          </w:p>
        </w:tc>
        <w:tc>
          <w:tcPr>
            <w:tcW w:w="810" w:type="dxa"/>
          </w:tcPr>
          <w:p w14:paraId="6408D0A2" w14:textId="1A69E4A8" w:rsidR="005F13CF" w:rsidRDefault="005F13CF" w:rsidP="005F13CF">
            <w:r w:rsidRPr="00E93CB9">
              <w:rPr>
                <w:rFonts w:eastAsia="Times New Roman"/>
                <w:color w:val="000000"/>
              </w:rPr>
              <w:t xml:space="preserve">- </w:t>
            </w:r>
          </w:p>
        </w:tc>
        <w:tc>
          <w:tcPr>
            <w:tcW w:w="900" w:type="dxa"/>
          </w:tcPr>
          <w:p w14:paraId="4138D242" w14:textId="6B75CF7B" w:rsidR="005F13CF" w:rsidRDefault="005F13CF" w:rsidP="005F13CF">
            <w:r w:rsidRPr="00E93CB9">
              <w:rPr>
                <w:rFonts w:eastAsia="Times New Roman"/>
                <w:color w:val="000000"/>
              </w:rPr>
              <w:t>-</w:t>
            </w:r>
          </w:p>
        </w:tc>
        <w:tc>
          <w:tcPr>
            <w:tcW w:w="1170" w:type="dxa"/>
          </w:tcPr>
          <w:p w14:paraId="3BE70E09" w14:textId="21A58258" w:rsidR="005F13CF" w:rsidRDefault="005F13CF" w:rsidP="005F13CF">
            <w:r w:rsidRPr="00E93CB9">
              <w:rPr>
                <w:rFonts w:eastAsia="Times New Roman"/>
                <w:color w:val="000000"/>
              </w:rPr>
              <w:t>-</w:t>
            </w:r>
          </w:p>
        </w:tc>
        <w:tc>
          <w:tcPr>
            <w:tcW w:w="900" w:type="dxa"/>
          </w:tcPr>
          <w:p w14:paraId="2A1243DE" w14:textId="658629BB" w:rsidR="005F13CF" w:rsidRDefault="005F13CF" w:rsidP="005F13CF">
            <w:r w:rsidRPr="00E93CB9">
              <w:rPr>
                <w:rFonts w:eastAsia="Times New Roman"/>
                <w:color w:val="000000"/>
              </w:rPr>
              <w:t>-</w:t>
            </w:r>
          </w:p>
        </w:tc>
        <w:tc>
          <w:tcPr>
            <w:tcW w:w="3420" w:type="dxa"/>
          </w:tcPr>
          <w:p w14:paraId="19C251E6" w14:textId="66FBDAE0" w:rsidR="005F13CF" w:rsidRDefault="005F13CF" w:rsidP="005F13CF">
            <w:r w:rsidRPr="00E93CB9">
              <w:rPr>
                <w:rFonts w:eastAsia="Times New Roman"/>
                <w:color w:val="000000"/>
              </w:rPr>
              <w:t> Between containers 4 and output</w:t>
            </w:r>
          </w:p>
        </w:tc>
      </w:tr>
    </w:tbl>
    <w:p w14:paraId="5D70DDB6" w14:textId="77777777" w:rsidR="00777197" w:rsidRDefault="00777197" w:rsidP="00777197">
      <w:pPr>
        <w:pStyle w:val="Caption"/>
      </w:pPr>
      <w:bookmarkStart w:id="38" w:name="_Ref412570283"/>
      <w:bookmarkStart w:id="39"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38"/>
      <w:r>
        <w:t xml:space="preserve"> </w:t>
      </w:r>
      <w:r w:rsidR="007F357F">
        <w:t xml:space="preserve">- </w:t>
      </w:r>
      <w:r>
        <w:t>System Wire Table</w:t>
      </w:r>
      <w:bookmarkEnd w:id="39"/>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40" w:name="_Toc442209101"/>
      <w:r>
        <w:t xml:space="preserve">Grounding </w:t>
      </w:r>
      <w:r w:rsidR="00F0197D">
        <w:t>System</w:t>
      </w:r>
      <w:bookmarkEnd w:id="40"/>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41" w:name="_Toc442209102"/>
      <w:r>
        <w:t>Conductive Panel Grounding</w:t>
      </w:r>
      <w:bookmarkEnd w:id="41"/>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42" w:name="_Toc442209103"/>
      <w:r>
        <w:rPr>
          <w:rFonts w:eastAsia="Arial"/>
        </w:rPr>
        <w:lastRenderedPageBreak/>
        <w:t>Isolation</w:t>
      </w:r>
      <w:r w:rsidR="00450834">
        <w:rPr>
          <w:rFonts w:eastAsia="Arial"/>
        </w:rPr>
        <w:t xml:space="preserve"> &amp; Insulation</w:t>
      </w:r>
      <w:bookmarkEnd w:id="42"/>
    </w:p>
    <w:p w14:paraId="7500B2AA" w14:textId="77777777" w:rsidR="00D0591D" w:rsidRPr="00C1229B" w:rsidRDefault="00D0591D" w:rsidP="00D0591D">
      <w:r>
        <w:t xml:space="preserve">Person primarily responsible for this </w:t>
      </w:r>
      <w:commentRangeStart w:id="43"/>
      <w:r>
        <w:t>section</w:t>
      </w:r>
      <w:commentRangeEnd w:id="43"/>
      <w:r w:rsidR="00857DEF">
        <w:rPr>
          <w:rStyle w:val="CommentReference"/>
        </w:rPr>
        <w:commentReference w:id="43"/>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44" w:name="_Toc442209104"/>
      <w:r w:rsidRPr="00450834">
        <w:t>Separation of Tractive System and Grounded Low Voltage System</w:t>
      </w:r>
      <w:bookmarkEnd w:id="44"/>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45"/>
      <w:commentRangeStart w:id="46"/>
      <w:r>
        <w:rPr>
          <w:rFonts w:eastAsia="Arial"/>
          <w:noProof/>
          <w:lang w:eastAsia="en-US"/>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45"/>
      <w:r w:rsidR="00752C88">
        <w:rPr>
          <w:rStyle w:val="CommentReference"/>
        </w:rPr>
        <w:commentReference w:id="45"/>
      </w:r>
      <w:commentRangeEnd w:id="46"/>
      <w:r w:rsidR="00FF692B">
        <w:rPr>
          <w:rStyle w:val="CommentReference"/>
        </w:rPr>
        <w:commentReference w:id="46"/>
      </w:r>
    </w:p>
    <w:p w14:paraId="65B26C17" w14:textId="77777777" w:rsidR="00FB6611" w:rsidRDefault="00753253" w:rsidP="00753253">
      <w:pPr>
        <w:pStyle w:val="Caption"/>
      </w:pPr>
      <w:bookmarkStart w:id="47"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47"/>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F963A7B" w:rsidR="0028137B" w:rsidRDefault="0028137B" w:rsidP="00D76797">
            <w:pPr>
              <w:keepNext/>
              <w:keepLines/>
            </w:pPr>
            <w:commentRangeStart w:id="48"/>
            <w:r>
              <w:t>Student Design</w:t>
            </w:r>
            <w:commentRangeEnd w:id="48"/>
            <w:r w:rsidR="00836811">
              <w:rPr>
                <w:rStyle w:val="CommentReference"/>
              </w:rPr>
              <w:commentReference w:id="48"/>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49"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49"/>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w:t>
      </w:r>
      <w:proofErr w:type="spellStart"/>
      <w:r w:rsidRPr="000929F7">
        <w:rPr>
          <w:i/>
        </w:rPr>
        <w:t>spacings</w:t>
      </w:r>
      <w:proofErr w:type="spellEnd"/>
      <w:r w:rsidRPr="000929F7">
        <w:rPr>
          <w:i/>
        </w:rPr>
        <w:t xml:space="preserve">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lang w:eastAsia="en-US"/>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50"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50"/>
    </w:p>
    <w:p w14:paraId="64B55788" w14:textId="77777777" w:rsidR="008D3DED" w:rsidRDefault="008D3DED" w:rsidP="00753253">
      <w:pPr>
        <w:pStyle w:val="Caption"/>
      </w:pPr>
    </w:p>
    <w:p w14:paraId="1BEBDE7D" w14:textId="77777777" w:rsidR="008D3DED" w:rsidRDefault="008D3DED" w:rsidP="008D3DED">
      <w:pPr>
        <w:rPr>
          <w:i/>
        </w:rPr>
      </w:pPr>
      <w:r w:rsidRPr="000929F7">
        <w:rPr>
          <w:i/>
        </w:rPr>
        <w:t xml:space="preserve">List all purchased components with both TS and GLV connections (at min </w:t>
      </w:r>
      <w:commentRangeStart w:id="51"/>
      <w:r w:rsidRPr="000929F7">
        <w:rPr>
          <w:i/>
        </w:rPr>
        <w:t xml:space="preserve">motor controller </w:t>
      </w:r>
      <w:commentRangeEnd w:id="51"/>
      <w:r w:rsidR="009E0F80">
        <w:rPr>
          <w:rStyle w:val="CommentReference"/>
        </w:rPr>
        <w:commentReference w:id="51"/>
      </w:r>
      <w:r w:rsidRPr="000929F7">
        <w:rPr>
          <w:i/>
        </w:rPr>
        <w:t>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FD38DD" w:rsidP="00117AD4">
            <w:pPr>
              <w:pStyle w:val="Normal1"/>
              <w:keepNext/>
              <w:keepLines/>
              <w:spacing w:after="0"/>
            </w:pPr>
            <w:hyperlink r:id="rId43">
              <w:r w:rsidR="00A46A3F">
                <w:rPr>
                  <w:color w:val="0000FF"/>
                  <w:sz w:val="20"/>
                  <w:szCs w:val="20"/>
                  <w:u w:val="single"/>
                </w:rPr>
                <w:t>http://www.bender-es.com/fileadmin/products/doc/IR155-32xx-V004_D00115_D_XXEN.pdf</w:t>
              </w:r>
            </w:hyperlink>
            <w:hyperlink r:id="rId44">
              <w:r w:rsidR="00A46A3F" w:rsidRPr="00A46A3F">
                <w:rPr>
                  <w:rStyle w:val="Hyperlink"/>
                  <w:rFonts w:eastAsia="Calibri"/>
                  <w:lang w:eastAsia="zh-CN"/>
                </w:rPr>
                <w:t>http://www.bender-es.com/fileadmin/products/doc/IR155-32xx-V004_D00115_D_XXEN.pdf</w:t>
              </w:r>
            </w:hyperlink>
          </w:p>
          <w:p w14:paraId="0EF367CF" w14:textId="7462A2C8" w:rsidR="00A46A3F" w:rsidRDefault="00FD38DD" w:rsidP="00EC6ABB">
            <w:pPr>
              <w:keepNext/>
              <w:keepLines/>
            </w:pPr>
            <w:hyperlink r:id="rId45">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77777777" w:rsidR="00A46A3F" w:rsidRDefault="00A46A3F" w:rsidP="00EC6ABB">
            <w:pPr>
              <w:keepNext/>
              <w:keepLines/>
            </w:pPr>
          </w:p>
        </w:tc>
        <w:tc>
          <w:tcPr>
            <w:tcW w:w="1134" w:type="dxa"/>
            <w:shd w:val="clear" w:color="auto" w:fill="auto"/>
            <w:vAlign w:val="center"/>
          </w:tcPr>
          <w:p w14:paraId="76E596D8" w14:textId="77777777" w:rsidR="00A46A3F" w:rsidRDefault="00A46A3F" w:rsidP="00EC6ABB">
            <w:pPr>
              <w:keepNext/>
              <w:keepLines/>
            </w:pPr>
          </w:p>
        </w:tc>
        <w:tc>
          <w:tcPr>
            <w:tcW w:w="5387" w:type="dxa"/>
          </w:tcPr>
          <w:p w14:paraId="60D8C9DD" w14:textId="77777777" w:rsidR="00A46A3F" w:rsidRDefault="00A46A3F" w:rsidP="00EC6ABB">
            <w:pPr>
              <w:keepNext/>
              <w:keepLines/>
            </w:pPr>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52" w:name="_Toc442209105"/>
      <w:r>
        <w:t>Isolation &amp; Insulation</w:t>
      </w:r>
      <w:bookmarkEnd w:id="52"/>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53"/>
            <w:r>
              <w:t>?</w:t>
            </w:r>
            <w:commentRangeEnd w:id="53"/>
            <w:r>
              <w:rPr>
                <w:rStyle w:val="CommentReference"/>
              </w:rPr>
              <w:commentReference w:id="53"/>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commentRangeStart w:id="54"/>
            <w:r w:rsidRPr="00E93CB9">
              <w:rPr>
                <w:rFonts w:eastAsia="Times New Roman"/>
                <w:color w:val="000000"/>
              </w:rPr>
              <w:t xml:space="preserve">Can bus isolation description. </w:t>
            </w:r>
            <w:commentRangeEnd w:id="54"/>
            <w:r w:rsidR="009F43B9">
              <w:rPr>
                <w:rStyle w:val="CommentReference"/>
              </w:rPr>
              <w:commentReference w:id="54"/>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 xml:space="preserve">Safety Loop Isolation, </w:t>
            </w:r>
            <w:proofErr w:type="spellStart"/>
            <w:r w:rsidRPr="00E93CB9">
              <w:rPr>
                <w:rFonts w:eastAsia="Times New Roman"/>
                <w:color w:val="000000"/>
              </w:rPr>
              <w:t>Galvanically</w:t>
            </w:r>
            <w:proofErr w:type="spellEnd"/>
            <w:r w:rsidRPr="00E93CB9">
              <w:rPr>
                <w:rFonts w:eastAsia="Times New Roman"/>
                <w:color w:val="000000"/>
              </w:rPr>
              <w:t xml:space="preserve">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55"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55"/>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56"/>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56"/>
      <w:r w:rsidR="00137380">
        <w:rPr>
          <w:rStyle w:val="CommentReference"/>
        </w:rPr>
        <w:commentReference w:id="56"/>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 xml:space="preserve">UL </w:t>
            </w:r>
            <w:proofErr w:type="spellStart"/>
            <w:r>
              <w:t>Recog-nized</w:t>
            </w:r>
            <w:proofErr w:type="spellEnd"/>
            <w:r>
              <w:t xml:space="preserve"> ?</w:t>
            </w:r>
          </w:p>
        </w:tc>
        <w:tc>
          <w:tcPr>
            <w:tcW w:w="1260" w:type="dxa"/>
            <w:shd w:val="clear" w:color="auto" w:fill="auto"/>
            <w:vAlign w:val="bottom"/>
          </w:tcPr>
          <w:p w14:paraId="3F50C822" w14:textId="77777777" w:rsidR="00033272" w:rsidRPr="00C124D2" w:rsidRDefault="00033272" w:rsidP="00FE5554">
            <w:pPr>
              <w:pStyle w:val="TableHeading"/>
            </w:pPr>
            <w:r>
              <w:t>Rated Temper-</w:t>
            </w:r>
            <w:proofErr w:type="spellStart"/>
            <w:r>
              <w:t>ature</w:t>
            </w:r>
            <w:proofErr w:type="spellEnd"/>
            <w:r>
              <w:t xml:space="preserv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57" w:name="_Ref433034964"/>
      <w:bookmarkStart w:id="58" w:name="_Ref433034959"/>
      <w:bookmarkStart w:id="59"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57"/>
      <w:r>
        <w:t>- Insulating Materials</w:t>
      </w:r>
      <w:bookmarkEnd w:id="58"/>
      <w:bookmarkEnd w:id="59"/>
    </w:p>
    <w:p w14:paraId="57C1EE50" w14:textId="77777777" w:rsidR="00FE1402" w:rsidRPr="00FE1402" w:rsidRDefault="00450834" w:rsidP="00F36550">
      <w:pPr>
        <w:pStyle w:val="Heading2"/>
        <w:spacing w:after="0"/>
      </w:pPr>
      <w:bookmarkStart w:id="60" w:name="_Toc442209106"/>
      <w:commentRangeStart w:id="61"/>
      <w:r>
        <w:lastRenderedPageBreak/>
        <w:t>Conduit</w:t>
      </w:r>
      <w:bookmarkEnd w:id="60"/>
      <w:commentRangeEnd w:id="61"/>
      <w:r w:rsidR="00D130F9">
        <w:rPr>
          <w:rStyle w:val="CommentReference"/>
          <w:rFonts w:eastAsia="Calibri" w:cs="Arial"/>
          <w:b w:val="0"/>
          <w:bCs w:val="0"/>
          <w:color w:val="auto"/>
        </w:rPr>
        <w:commentReference w:id="61"/>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62"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62"/>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63" w:name="_Toc442209107"/>
      <w:r w:rsidRPr="000134F4">
        <w:t>Shielded dual-insulated cable</w:t>
      </w:r>
      <w:bookmarkEnd w:id="63"/>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64"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64"/>
    </w:p>
    <w:p w14:paraId="67C03114" w14:textId="77777777" w:rsidR="00F36550" w:rsidRDefault="00450834" w:rsidP="00F36550">
      <w:pPr>
        <w:pStyle w:val="Heading2"/>
        <w:spacing w:after="0"/>
      </w:pPr>
      <w:bookmarkStart w:id="65" w:name="_Toc442209108"/>
      <w:commentRangeStart w:id="66"/>
      <w:r>
        <w:t>Firewall(s)</w:t>
      </w:r>
      <w:bookmarkEnd w:id="65"/>
      <w:commentRangeEnd w:id="66"/>
      <w:r w:rsidR="009B2AB7">
        <w:rPr>
          <w:rStyle w:val="CommentReference"/>
          <w:rFonts w:eastAsia="Calibri" w:cs="Arial"/>
          <w:b w:val="0"/>
          <w:bCs w:val="0"/>
          <w:color w:val="auto"/>
        </w:rPr>
        <w:commentReference w:id="66"/>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67" w:name="_Toc442209109"/>
      <w:r>
        <w:lastRenderedPageBreak/>
        <w:t xml:space="preserve">Electric </w:t>
      </w:r>
      <w:r w:rsidR="006A04F7">
        <w:t>Tractive System</w:t>
      </w:r>
      <w:bookmarkEnd w:id="67"/>
      <w:r w:rsidR="00C95CE5">
        <w:rPr>
          <w:rFonts w:eastAsia="Arial" w:cs="Arial"/>
        </w:rPr>
        <w:t xml:space="preserve"> </w:t>
      </w:r>
    </w:p>
    <w:p w14:paraId="53766355" w14:textId="77777777" w:rsidR="00C1229B" w:rsidRPr="00C1229B" w:rsidRDefault="00C1229B" w:rsidP="00C1229B">
      <w:commentRangeStart w:id="68"/>
      <w:r>
        <w:t>Person primarily responsible for this section:</w:t>
      </w:r>
      <w:commentRangeEnd w:id="68"/>
      <w:r w:rsidR="00283EB4">
        <w:rPr>
          <w:rStyle w:val="CommentReference"/>
        </w:rPr>
        <w:commentReference w:id="68"/>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69" w:name="_Toc442209110"/>
      <w:commentRangeStart w:id="70"/>
      <w:r>
        <w:t>Motor</w:t>
      </w:r>
      <w:r w:rsidR="007E3A4E">
        <w:rPr>
          <w:rFonts w:eastAsia="Arial" w:cs="Arial"/>
        </w:rPr>
        <w:t>(s)</w:t>
      </w:r>
      <w:bookmarkEnd w:id="69"/>
      <w:commentRangeEnd w:id="70"/>
      <w:r w:rsidR="00283EB4">
        <w:rPr>
          <w:rStyle w:val="CommentReference"/>
          <w:rFonts w:eastAsia="Calibri" w:cs="Arial"/>
          <w:b w:val="0"/>
          <w:bCs w:val="0"/>
          <w:color w:val="auto"/>
        </w:rPr>
        <w:commentReference w:id="70"/>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940833" w14:paraId="5533A4ED" w14:textId="77777777" w:rsidTr="00656123">
        <w:tc>
          <w:tcPr>
            <w:tcW w:w="4536" w:type="dxa"/>
            <w:shd w:val="clear" w:color="auto" w:fill="auto"/>
            <w:vAlign w:val="center"/>
          </w:tcPr>
          <w:p w14:paraId="02FE824F" w14:textId="73C3BAEA" w:rsidR="00940833" w:rsidRPr="00656123" w:rsidRDefault="00940833" w:rsidP="00656123">
            <w:pPr>
              <w:pStyle w:val="TableContents"/>
            </w:pPr>
            <w:r w:rsidRPr="00656123">
              <w:t>Manufacturer and Model:</w:t>
            </w:r>
          </w:p>
        </w:tc>
        <w:tc>
          <w:tcPr>
            <w:tcW w:w="4536" w:type="dxa"/>
            <w:shd w:val="clear" w:color="auto" w:fill="auto"/>
            <w:vAlign w:val="center"/>
          </w:tcPr>
          <w:p w14:paraId="78D9C3A6" w14:textId="36E68876" w:rsidR="00940833" w:rsidRDefault="00940833" w:rsidP="00034976">
            <w:pPr>
              <w:pStyle w:val="TableContents"/>
            </w:pPr>
            <w:r>
              <w:t>HPEVS AC 50</w:t>
            </w:r>
          </w:p>
        </w:tc>
      </w:tr>
      <w:tr w:rsidR="00940833" w14:paraId="4C36AB49" w14:textId="77777777" w:rsidTr="00656123">
        <w:tc>
          <w:tcPr>
            <w:tcW w:w="4536" w:type="dxa"/>
            <w:shd w:val="clear" w:color="auto" w:fill="auto"/>
            <w:vAlign w:val="center"/>
          </w:tcPr>
          <w:p w14:paraId="394AFEFA" w14:textId="4287A50C" w:rsidR="00940833" w:rsidRPr="00656123" w:rsidRDefault="00940833" w:rsidP="00656123">
            <w:pPr>
              <w:pStyle w:val="TableContents"/>
            </w:pPr>
            <w:r w:rsidRPr="00656123">
              <w:t>Motor type (PM, Induction, DC Brush)</w:t>
            </w:r>
          </w:p>
        </w:tc>
        <w:tc>
          <w:tcPr>
            <w:tcW w:w="4536" w:type="dxa"/>
            <w:shd w:val="clear" w:color="auto" w:fill="auto"/>
            <w:vAlign w:val="center"/>
          </w:tcPr>
          <w:p w14:paraId="0D247F5C" w14:textId="68D3970C" w:rsidR="00940833" w:rsidRDefault="00940833" w:rsidP="001C147E">
            <w:pPr>
              <w:pStyle w:val="TableContents"/>
            </w:pPr>
            <w:r>
              <w:t>Induction</w:t>
            </w:r>
          </w:p>
        </w:tc>
      </w:tr>
      <w:tr w:rsidR="00940833" w14:paraId="080BA9EB" w14:textId="77777777" w:rsidTr="00656123">
        <w:tc>
          <w:tcPr>
            <w:tcW w:w="4536" w:type="dxa"/>
            <w:shd w:val="clear" w:color="auto" w:fill="auto"/>
            <w:vAlign w:val="center"/>
          </w:tcPr>
          <w:p w14:paraId="6855F891" w14:textId="4C171723" w:rsidR="00940833" w:rsidRPr="00656123" w:rsidRDefault="00940833" w:rsidP="00656123">
            <w:pPr>
              <w:pStyle w:val="TableContents"/>
            </w:pPr>
            <w:r w:rsidRPr="00656123">
              <w:t>Number of motors of this type used</w:t>
            </w:r>
          </w:p>
        </w:tc>
        <w:tc>
          <w:tcPr>
            <w:tcW w:w="4536" w:type="dxa"/>
            <w:shd w:val="clear" w:color="auto" w:fill="auto"/>
            <w:vAlign w:val="center"/>
          </w:tcPr>
          <w:p w14:paraId="452DC5D7" w14:textId="2CDF6731" w:rsidR="00940833" w:rsidRDefault="00940833" w:rsidP="00034976">
            <w:pPr>
              <w:pStyle w:val="TableContents"/>
            </w:pPr>
            <w:r>
              <w:t>1</w:t>
            </w:r>
          </w:p>
        </w:tc>
      </w:tr>
      <w:tr w:rsidR="00940833" w14:paraId="6DE39D2E" w14:textId="77777777" w:rsidTr="00656123">
        <w:tc>
          <w:tcPr>
            <w:tcW w:w="4536" w:type="dxa"/>
            <w:shd w:val="clear" w:color="auto" w:fill="auto"/>
            <w:vAlign w:val="center"/>
          </w:tcPr>
          <w:p w14:paraId="4282438F" w14:textId="7325DD67" w:rsidR="00940833" w:rsidRPr="00656123" w:rsidRDefault="00940833" w:rsidP="00656123">
            <w:pPr>
              <w:pStyle w:val="TableContents"/>
            </w:pPr>
            <w:r w:rsidRPr="00656123">
              <w:t>Nominal motor voltage (</w:t>
            </w:r>
            <w:proofErr w:type="spellStart"/>
            <w:r w:rsidRPr="00656123">
              <w:t>Vrms</w:t>
            </w:r>
            <w:proofErr w:type="spellEnd"/>
            <w:r w:rsidRPr="00656123">
              <w:t xml:space="preserve"> l-l or </w:t>
            </w:r>
            <w:proofErr w:type="spellStart"/>
            <w:r w:rsidRPr="00656123">
              <w:t>Vdc</w:t>
            </w:r>
            <w:proofErr w:type="spellEnd"/>
            <w:r w:rsidRPr="00656123">
              <w:t>)</w:t>
            </w:r>
          </w:p>
        </w:tc>
        <w:tc>
          <w:tcPr>
            <w:tcW w:w="4536" w:type="dxa"/>
            <w:shd w:val="clear" w:color="auto" w:fill="auto"/>
            <w:vAlign w:val="center"/>
          </w:tcPr>
          <w:p w14:paraId="1A669EB7" w14:textId="0EABBBEC" w:rsidR="00940833" w:rsidRDefault="00940833" w:rsidP="00034976">
            <w:pPr>
              <w:pStyle w:val="TableContents"/>
            </w:pPr>
            <w:r>
              <w:t>96V</w:t>
            </w:r>
          </w:p>
        </w:tc>
      </w:tr>
      <w:tr w:rsidR="00940833" w14:paraId="1F9E603F" w14:textId="77777777" w:rsidTr="00656123">
        <w:tc>
          <w:tcPr>
            <w:tcW w:w="4536" w:type="dxa"/>
            <w:shd w:val="clear" w:color="auto" w:fill="auto"/>
            <w:vAlign w:val="center"/>
          </w:tcPr>
          <w:p w14:paraId="5011F196" w14:textId="6FB3F7C5" w:rsidR="00940833" w:rsidRPr="00656123" w:rsidRDefault="00940833" w:rsidP="00656123">
            <w:pPr>
              <w:pStyle w:val="TableContents"/>
            </w:pPr>
            <w:r w:rsidRPr="00656123">
              <w:t>Nominal / Peak motor current (A or A/phase)</w:t>
            </w:r>
          </w:p>
        </w:tc>
        <w:tc>
          <w:tcPr>
            <w:tcW w:w="4536" w:type="dxa"/>
            <w:shd w:val="clear" w:color="auto" w:fill="auto"/>
            <w:vAlign w:val="center"/>
          </w:tcPr>
          <w:p w14:paraId="5B6DD557" w14:textId="242515C3" w:rsidR="00940833" w:rsidRPr="00656123" w:rsidRDefault="00940833" w:rsidP="00656123">
            <w:pPr>
              <w:pStyle w:val="TableContents"/>
            </w:pPr>
            <w:r w:rsidRPr="00656123">
              <w:t xml:space="preserve"> Nom:</w:t>
            </w:r>
            <w:r>
              <w:t xml:space="preserve"> 200A</w:t>
            </w:r>
            <w:r w:rsidRPr="00656123">
              <w:t xml:space="preserve">                    / Peak:</w:t>
            </w:r>
            <w:r>
              <w:t xml:space="preserve"> 600A</w:t>
            </w:r>
          </w:p>
        </w:tc>
      </w:tr>
      <w:tr w:rsidR="00940833" w14:paraId="234BDD0E" w14:textId="77777777" w:rsidTr="00656123">
        <w:tc>
          <w:tcPr>
            <w:tcW w:w="4536" w:type="dxa"/>
            <w:shd w:val="clear" w:color="auto" w:fill="auto"/>
            <w:vAlign w:val="center"/>
          </w:tcPr>
          <w:p w14:paraId="19DF0B1C" w14:textId="240A93C6" w:rsidR="00940833" w:rsidRPr="00656123" w:rsidRDefault="00940833" w:rsidP="00656123">
            <w:pPr>
              <w:pStyle w:val="TableContents"/>
            </w:pPr>
            <w:r w:rsidRPr="00656123">
              <w:t>Nominal / Peak motor power</w:t>
            </w:r>
          </w:p>
        </w:tc>
        <w:tc>
          <w:tcPr>
            <w:tcW w:w="4536" w:type="dxa"/>
            <w:shd w:val="clear" w:color="auto" w:fill="auto"/>
            <w:vAlign w:val="center"/>
          </w:tcPr>
          <w:p w14:paraId="1CB9E9D2" w14:textId="0E8B91A2" w:rsidR="00940833" w:rsidRPr="00656123" w:rsidRDefault="00940833" w:rsidP="00656123">
            <w:pPr>
              <w:pStyle w:val="TableContents"/>
            </w:pPr>
            <w:r w:rsidRPr="00656123">
              <w:t xml:space="preserve"> Nom:</w:t>
            </w:r>
            <w:r>
              <w:t xml:space="preserve"> 18HP</w:t>
            </w:r>
            <w:r w:rsidRPr="00656123">
              <w:t xml:space="preserve">                   / Peak:</w:t>
            </w:r>
            <w:r>
              <w:t xml:space="preserve"> 71 HP</w:t>
            </w:r>
          </w:p>
        </w:tc>
      </w:tr>
      <w:tr w:rsidR="00940833" w14:paraId="2030D0AF" w14:textId="77777777" w:rsidTr="00656123">
        <w:tc>
          <w:tcPr>
            <w:tcW w:w="4536" w:type="dxa"/>
            <w:shd w:val="clear" w:color="auto" w:fill="auto"/>
            <w:vAlign w:val="center"/>
          </w:tcPr>
          <w:p w14:paraId="306C2BAB" w14:textId="1A9C23CD" w:rsidR="00940833" w:rsidRPr="00656123" w:rsidRDefault="00940833" w:rsidP="00656123">
            <w:pPr>
              <w:pStyle w:val="TableContents"/>
            </w:pPr>
            <w:r w:rsidRPr="00656123">
              <w:t>Motor wiring – conductor size and type</w:t>
            </w:r>
          </w:p>
        </w:tc>
        <w:tc>
          <w:tcPr>
            <w:tcW w:w="4536" w:type="dxa"/>
            <w:shd w:val="clear" w:color="auto" w:fill="auto"/>
            <w:vAlign w:val="center"/>
          </w:tcPr>
          <w:p w14:paraId="40D400D5" w14:textId="0424A211" w:rsidR="00940833" w:rsidRDefault="009453EB" w:rsidP="00034976">
            <w:pPr>
              <w:pStyle w:val="TableContents"/>
            </w:pPr>
            <w:r>
              <w:t xml:space="preserve"> 3/8” Ring Connectors w/ 00</w:t>
            </w:r>
            <w:r w:rsidR="00940833">
              <w:t xml:space="preserve"> Gauge Copper Wire</w:t>
            </w:r>
          </w:p>
        </w:tc>
      </w:tr>
    </w:tbl>
    <w:p w14:paraId="0BC2933B" w14:textId="77777777" w:rsidR="00C95CE5" w:rsidRDefault="00C95CE5" w:rsidP="00753253">
      <w:pPr>
        <w:pStyle w:val="Table"/>
      </w:pPr>
      <w:bookmarkStart w:id="71"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71"/>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72" w:name="_Toc442209111"/>
      <w:bookmarkStart w:id="73" w:name="_Toc371591206"/>
      <w:bookmarkEnd w:id="13"/>
      <w:commentRangeStart w:id="74"/>
      <w:r w:rsidRPr="00C56F40">
        <w:t>Motor</w:t>
      </w:r>
      <w:r w:rsidRPr="00C56F40">
        <w:rPr>
          <w:rFonts w:eastAsia="Arial" w:cs="Arial"/>
        </w:rPr>
        <w:t xml:space="preserve"> </w:t>
      </w:r>
      <w:r>
        <w:t>C</w:t>
      </w:r>
      <w:r w:rsidRPr="00C56F40">
        <w:t>ontroller</w:t>
      </w:r>
      <w:bookmarkEnd w:id="72"/>
      <w:commentRangeEnd w:id="74"/>
      <w:r w:rsidR="00283EB4">
        <w:rPr>
          <w:rStyle w:val="CommentReference"/>
          <w:rFonts w:eastAsia="Calibri" w:cs="Arial"/>
          <w:b w:val="0"/>
          <w:bCs w:val="0"/>
          <w:color w:val="auto"/>
        </w:rPr>
        <w:commentReference w:id="74"/>
      </w:r>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17CD2AF5" w:rsidR="006A04F7" w:rsidRDefault="00FD38DD" w:rsidP="00656123">
            <w:pPr>
              <w:pStyle w:val="TableContents"/>
            </w:pPr>
            <w:r>
              <w:t>HPEVS Curtis 1238R-7601</w:t>
            </w: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5B2967D1" w:rsidR="00753253" w:rsidRDefault="00FD38DD" w:rsidP="00656123">
            <w:pPr>
              <w:pStyle w:val="TableContents"/>
            </w:pPr>
            <w:r>
              <w:t>1</w:t>
            </w:r>
            <w:bookmarkStart w:id="75" w:name="_GoBack"/>
            <w:bookmarkEnd w:id="75"/>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04EA9D5A" w:rsidR="00753253" w:rsidRDefault="00FD38DD" w:rsidP="00656123">
            <w:pPr>
              <w:pStyle w:val="TableContents"/>
            </w:pPr>
            <w:r>
              <w:t>130 Volts</w:t>
            </w: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lastRenderedPageBreak/>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t>Output voltage (</w:t>
            </w:r>
            <w:proofErr w:type="spellStart"/>
            <w:r>
              <w:t>Vac</w:t>
            </w:r>
            <w:proofErr w:type="spellEnd"/>
            <w:r>
              <w:t xml:space="preserve"> l-l or </w:t>
            </w:r>
            <w:proofErr w:type="spellStart"/>
            <w:r>
              <w:t>Vdc</w:t>
            </w:r>
            <w:proofErr w:type="spellEnd"/>
            <w:r>
              <w:t>)</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w:t>
            </w:r>
            <w:proofErr w:type="spellStart"/>
            <w:r w:rsidRPr="00457658">
              <w:t>galvanically</w:t>
            </w:r>
            <w:proofErr w:type="spellEnd"/>
            <w:r w:rsidRPr="00457658">
              <w:t xml:space="preserve">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76"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76"/>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6"/>
          <w:footerReference w:type="even" r:id="rId47"/>
          <w:headerReference w:type="first" r:id="rId48"/>
          <w:footerReference w:type="first" r:id="rId49"/>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77" w:name="_Toc442209112"/>
      <w:r>
        <w:lastRenderedPageBreak/>
        <w:t>Tractive System Measurement</w:t>
      </w:r>
      <w:r>
        <w:rPr>
          <w:rFonts w:eastAsia="Arial" w:cs="Arial"/>
        </w:rPr>
        <w:t xml:space="preserve"> </w:t>
      </w:r>
      <w:r>
        <w:t>Points (TSMP)</w:t>
      </w:r>
      <w:bookmarkEnd w:id="77"/>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78"/>
      <w:r w:rsidR="00A4078E" w:rsidRPr="000929F7">
        <w:rPr>
          <w:rFonts w:eastAsia="Arial"/>
          <w:i/>
        </w:rPr>
        <w:t xml:space="preserve">TSMP </w:t>
      </w:r>
      <w:r w:rsidR="00A4078E" w:rsidRPr="000929F7">
        <w:rPr>
          <w:i/>
        </w:rPr>
        <w:t xml:space="preserve">housing </w:t>
      </w:r>
      <w:r w:rsidRPr="000929F7">
        <w:rPr>
          <w:i/>
        </w:rPr>
        <w:t>and location</w:t>
      </w:r>
      <w:commentRangeEnd w:id="78"/>
      <w:r w:rsidR="00857225">
        <w:rPr>
          <w:rStyle w:val="CommentReference"/>
        </w:rPr>
        <w:commentReference w:id="78"/>
      </w:r>
      <w:r w:rsidRPr="000929F7">
        <w:rPr>
          <w:i/>
        </w:rPr>
        <w:t>.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79"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79"/>
    </w:p>
    <w:p w14:paraId="6FCA2919" w14:textId="77777777" w:rsidR="00FE1402" w:rsidRPr="00FE1402" w:rsidRDefault="00A4078E" w:rsidP="00F36550">
      <w:pPr>
        <w:pStyle w:val="Heading2"/>
        <w:spacing w:after="0"/>
      </w:pPr>
      <w:bookmarkStart w:id="80" w:name="_Toc442209113"/>
      <w:commentRangeStart w:id="81"/>
      <w:commentRangeStart w:id="82"/>
      <w:r>
        <w:t>Pre-</w:t>
      </w:r>
      <w:r w:rsidRPr="00FE1402">
        <w:t>Charge</w:t>
      </w:r>
      <w:r>
        <w:rPr>
          <w:rFonts w:eastAsia="Arial" w:cs="Arial"/>
        </w:rPr>
        <w:t xml:space="preserve"> </w:t>
      </w:r>
      <w:r>
        <w:t>circuitry</w:t>
      </w:r>
      <w:bookmarkEnd w:id="80"/>
      <w:commentRangeEnd w:id="81"/>
      <w:r w:rsidR="00DB21DC">
        <w:rPr>
          <w:rStyle w:val="CommentReference"/>
          <w:rFonts w:eastAsia="Calibri" w:cs="Arial"/>
          <w:b w:val="0"/>
          <w:bCs w:val="0"/>
          <w:color w:val="auto"/>
        </w:rPr>
        <w:commentReference w:id="81"/>
      </w:r>
      <w:commentRangeEnd w:id="82"/>
      <w:r w:rsidR="000A2DC5">
        <w:rPr>
          <w:rStyle w:val="CommentReference"/>
          <w:rFonts w:eastAsia="Calibri" w:cs="Arial"/>
          <w:b w:val="0"/>
          <w:bCs w:val="0"/>
          <w:color w:val="auto"/>
        </w:rPr>
        <w:commentReference w:id="82"/>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Include a plot of resistor power vs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lastRenderedPageBreak/>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83"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83"/>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w:t>
            </w:r>
            <w:proofErr w:type="spellStart"/>
            <w:r w:rsidR="007A7347">
              <w:t>Vdc</w:t>
            </w:r>
            <w:proofErr w:type="spellEnd"/>
            <w:r w:rsidR="007A7347">
              <w:t>).</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84"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84"/>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85" w:name="_Toc442209114"/>
      <w:commentRangeStart w:id="86"/>
      <w:commentRangeStart w:id="87"/>
      <w:r>
        <w:t>Discharge</w:t>
      </w:r>
      <w:r>
        <w:rPr>
          <w:rFonts w:eastAsia="Arial" w:cs="Arial"/>
        </w:rPr>
        <w:t xml:space="preserve"> </w:t>
      </w:r>
      <w:r>
        <w:t>circuitry</w:t>
      </w:r>
      <w:bookmarkEnd w:id="85"/>
      <w:commentRangeEnd w:id="86"/>
      <w:r w:rsidR="00473C11">
        <w:rPr>
          <w:rStyle w:val="CommentReference"/>
          <w:rFonts w:eastAsia="Calibri" w:cs="Arial"/>
          <w:b w:val="0"/>
          <w:bCs w:val="0"/>
          <w:color w:val="auto"/>
        </w:rPr>
        <w:commentReference w:id="86"/>
      </w:r>
      <w:commentRangeEnd w:id="87"/>
      <w:r w:rsidR="000A2DC5">
        <w:rPr>
          <w:rStyle w:val="CommentReference"/>
          <w:rFonts w:eastAsia="Calibri" w:cs="Arial"/>
          <w:b w:val="0"/>
          <w:bCs w:val="0"/>
          <w:color w:val="auto"/>
        </w:rPr>
        <w:commentReference w:id="87"/>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Include a plot of resistor power vs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88"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88"/>
    </w:p>
    <w:p w14:paraId="3E671A10" w14:textId="77777777" w:rsidR="00A4078E" w:rsidRDefault="00A4078E" w:rsidP="00F36550">
      <w:pPr>
        <w:pStyle w:val="Heading2"/>
        <w:spacing w:after="0"/>
      </w:pPr>
      <w:bookmarkStart w:id="89" w:name="_Toc442209115"/>
      <w:commentRangeStart w:id="90"/>
      <w:r>
        <w:lastRenderedPageBreak/>
        <w:t>HV</w:t>
      </w:r>
      <w:r>
        <w:rPr>
          <w:rFonts w:eastAsia="Arial" w:cs="Arial"/>
        </w:rPr>
        <w:t xml:space="preserve"> </w:t>
      </w:r>
      <w:r>
        <w:t>Disconnect</w:t>
      </w:r>
      <w:r>
        <w:rPr>
          <w:rFonts w:eastAsia="Arial" w:cs="Arial"/>
        </w:rPr>
        <w:t xml:space="preserve"> </w:t>
      </w:r>
      <w:r>
        <w:t>(HVD)</w:t>
      </w:r>
      <w:bookmarkEnd w:id="89"/>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8E39F0" w:rsidP="00F36550">
      <w:pPr>
        <w:pStyle w:val="Heading2"/>
        <w:spacing w:after="0"/>
      </w:pPr>
      <w:bookmarkStart w:id="91" w:name="_Toc442209116"/>
      <w:commentRangeEnd w:id="90"/>
      <w:r>
        <w:rPr>
          <w:rStyle w:val="CommentReference"/>
          <w:rFonts w:eastAsia="Calibri" w:cs="Arial"/>
          <w:b w:val="0"/>
          <w:bCs w:val="0"/>
          <w:color w:val="auto"/>
        </w:rPr>
        <w:commentReference w:id="90"/>
      </w:r>
      <w:r w:rsidR="002B20FE">
        <w:t xml:space="preserve">Accelerator Actuator / </w:t>
      </w:r>
      <w:r w:rsidR="00D0591D">
        <w:t>Throttle Position</w:t>
      </w:r>
      <w:r w:rsidR="00D0591D" w:rsidRPr="00AF5648">
        <w:rPr>
          <w:rFonts w:eastAsia="Arial"/>
        </w:rPr>
        <w:t xml:space="preserve"> </w:t>
      </w:r>
      <w:r w:rsidR="002B20FE">
        <w:t>Sensor</w:t>
      </w:r>
      <w:bookmarkEnd w:id="91"/>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2DBA0528" w:rsidR="00FD75E0" w:rsidRPr="00402EDB" w:rsidRDefault="00C457D4" w:rsidP="00D0591D">
            <w:pPr>
              <w:pStyle w:val="TableContents"/>
            </w:pPr>
            <w:commentRangeStart w:id="92"/>
            <w:commentRangeStart w:id="93"/>
            <w:r>
              <w:t>?</w:t>
            </w:r>
            <w:commentRangeEnd w:id="92"/>
            <w:r>
              <w:rPr>
                <w:rStyle w:val="CommentReference"/>
              </w:rPr>
              <w:commentReference w:id="92"/>
            </w:r>
            <w:commentRangeEnd w:id="93"/>
            <w:r w:rsidR="00A55B56">
              <w:rPr>
                <w:rStyle w:val="CommentReference"/>
              </w:rPr>
              <w:commentReference w:id="93"/>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 xml:space="preserve">Encoder </w:t>
            </w:r>
            <w:proofErr w:type="spellStart"/>
            <w:r w:rsidRPr="00CE2EF5">
              <w:rPr>
                <w:rFonts w:eastAsia="Arial"/>
                <w:color w:val="000000"/>
                <w:lang w:val="fr-FR"/>
              </w:rPr>
              <w:t>principle</w:t>
            </w:r>
            <w:proofErr w:type="spellEnd"/>
            <w:r w:rsidRPr="00CE2EF5">
              <w:rPr>
                <w:rFonts w:eastAsia="Arial"/>
                <w:color w:val="000000"/>
                <w:lang w:val="fr-FR"/>
              </w:rPr>
              <w:t xml:space="preserve"> (</w:t>
            </w:r>
            <w:proofErr w:type="spellStart"/>
            <w:r w:rsidRPr="00CE2EF5">
              <w:rPr>
                <w:rFonts w:eastAsia="Arial"/>
                <w:color w:val="000000"/>
                <w:lang w:val="fr-FR"/>
              </w:rPr>
              <w:t>e.g.Potentiometer</w:t>
            </w:r>
            <w:proofErr w:type="spellEnd"/>
            <w:r w:rsidRPr="00CE2EF5">
              <w:rPr>
                <w:rFonts w:eastAsia="Arial"/>
                <w:color w:val="000000"/>
                <w:lang w:val="fr-FR"/>
              </w:rPr>
              <w:t>):</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62538276" w:rsidR="00FD75E0" w:rsidRPr="00AF5648" w:rsidRDefault="00FD75E0" w:rsidP="003879B7">
            <w:pPr>
              <w:pStyle w:val="TableContents"/>
              <w:rPr>
                <w:lang w:val="de-DE"/>
              </w:rPr>
            </w:pPr>
            <w:r>
              <w:rPr>
                <w:rFonts w:eastAsia="Arial"/>
                <w:color w:val="000000"/>
                <w:sz w:val="24"/>
                <w:szCs w:val="24"/>
              </w:rPr>
              <w:t xml:space="preserve">            </w:t>
            </w:r>
            <w:r>
              <w:rPr>
                <w:rFonts w:ascii="MS Gothic" w:eastAsia="MS Gothic" w:hAnsi="MS Gothic" w:cs="MS Gothic"/>
                <w:color w:val="000000"/>
                <w:sz w:val="24"/>
                <w:szCs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94" w:name="_Toc345362493"/>
      <w:bookmarkStart w:id="95"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94"/>
      <w:bookmarkEnd w:id="95"/>
    </w:p>
    <w:p w14:paraId="6A225E43" w14:textId="77777777" w:rsidR="00D0591D" w:rsidRPr="00AF5648" w:rsidRDefault="002B20FE" w:rsidP="00F36550">
      <w:pPr>
        <w:pStyle w:val="Heading2"/>
        <w:spacing w:after="0"/>
      </w:pPr>
      <w:bookmarkStart w:id="96" w:name="_Toc371591208"/>
      <w:bookmarkStart w:id="97"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96"/>
      <w:bookmarkEnd w:id="97"/>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98" w:name="_Toc442209118"/>
      <w:r>
        <w:lastRenderedPageBreak/>
        <w:t>Accumulator System</w:t>
      </w:r>
      <w:bookmarkEnd w:id="98"/>
    </w:p>
    <w:p w14:paraId="0762A363" w14:textId="77777777" w:rsidR="006A04F7" w:rsidRPr="00C1229B" w:rsidRDefault="006A04F7" w:rsidP="00C1229B">
      <w:commentRangeStart w:id="99"/>
      <w:r>
        <w:t>Person primarily responsible for this section:</w:t>
      </w:r>
      <w:commentRangeEnd w:id="99"/>
      <w:r w:rsidR="00BB7E05">
        <w:rPr>
          <w:rStyle w:val="CommentReference"/>
        </w:rPr>
        <w:commentReference w:id="99"/>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100" w:name="_Toc442209119"/>
      <w:r>
        <w:t>Accumulator</w:t>
      </w:r>
      <w:r>
        <w:rPr>
          <w:rFonts w:eastAsia="Arial" w:cs="Arial"/>
        </w:rPr>
        <w:t xml:space="preserve"> </w:t>
      </w:r>
      <w:r w:rsidR="005E5A66">
        <w:t>Pack</w:t>
      </w:r>
      <w:bookmarkEnd w:id="100"/>
    </w:p>
    <w:p w14:paraId="3EA8933F" w14:textId="77777777" w:rsidR="006A04F7" w:rsidRDefault="005E5A66" w:rsidP="00F36550">
      <w:pPr>
        <w:spacing w:after="0"/>
        <w:rPr>
          <w:i/>
        </w:rPr>
      </w:pPr>
      <w:r w:rsidRPr="00D52AC5">
        <w:rPr>
          <w:i/>
        </w:rPr>
        <w:t>Provide a narrative design of the accumulator</w:t>
      </w:r>
      <w:r w:rsidR="003879B7" w:rsidRPr="00D52AC5">
        <w:rPr>
          <w:i/>
        </w:rPr>
        <w:t xml:space="preserve"> system and complete the following table.</w:t>
      </w:r>
    </w:p>
    <w:p w14:paraId="6175E4EF" w14:textId="77777777" w:rsidR="00373F4C" w:rsidRDefault="00373F4C" w:rsidP="00F36550">
      <w:pPr>
        <w:spacing w:after="0"/>
      </w:pPr>
    </w:p>
    <w:p w14:paraId="616400E0"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 xml:space="preserve">The Tractive System Voltage </w:t>
      </w:r>
      <w:r>
        <w:rPr>
          <w:rFonts w:eastAsia="Times New Roman" w:cs="Times New Roman"/>
          <w:lang w:eastAsia="en-US"/>
        </w:rPr>
        <w:t>is provided by four accumulator containers placed</w:t>
      </w:r>
      <w:r w:rsidRPr="000D795E">
        <w:rPr>
          <w:rFonts w:eastAsia="Times New Roman" w:cs="Times New Roman"/>
          <w:lang w:eastAsia="en-US"/>
        </w:rPr>
        <w:t xml:space="preserve"> in series to provide the power necessary to operate the motor. An accumulator </w:t>
      </w:r>
      <w:r>
        <w:rPr>
          <w:rFonts w:eastAsia="Times New Roman" w:cs="Times New Roman"/>
          <w:lang w:eastAsia="en-US"/>
        </w:rPr>
        <w:t xml:space="preserve">segment, housed within each container, </w:t>
      </w:r>
      <w:r w:rsidRPr="000D795E">
        <w:rPr>
          <w:rFonts w:eastAsia="Times New Roman" w:cs="Times New Roman"/>
          <w:lang w:eastAsia="en-US"/>
        </w:rPr>
        <w:t xml:space="preserve">is comprised of a battery of 7 LiFeP04 cells (3.2 V nominal) connected in series. </w:t>
      </w:r>
      <w:r>
        <w:rPr>
          <w:rFonts w:eastAsia="Times New Roman" w:cs="Times New Roman"/>
          <w:lang w:eastAsia="en-US"/>
        </w:rPr>
        <w:t>Each cell is monitored for temperature and voltage by an AMS (accumulator ), which communicates this information to the Pack Management Computer (</w:t>
      </w:r>
      <w:proofErr w:type="spellStart"/>
      <w:r>
        <w:rPr>
          <w:rFonts w:eastAsia="Times New Roman" w:cs="Times New Roman"/>
          <w:lang w:eastAsia="en-US"/>
        </w:rPr>
        <w:t>PacMAN</w:t>
      </w:r>
      <w:proofErr w:type="spellEnd"/>
      <w:r>
        <w:rPr>
          <w:rFonts w:eastAsia="Times New Roman" w:cs="Times New Roman"/>
          <w:lang w:eastAsia="en-US"/>
        </w:rPr>
        <w:t xml:space="preserve">). The </w:t>
      </w:r>
      <w:proofErr w:type="spellStart"/>
      <w:r>
        <w:rPr>
          <w:rFonts w:eastAsia="Times New Roman" w:cs="Times New Roman"/>
          <w:lang w:eastAsia="en-US"/>
        </w:rPr>
        <w:t>PackMAN</w:t>
      </w:r>
      <w:proofErr w:type="spellEnd"/>
      <w:r>
        <w:rPr>
          <w:rFonts w:eastAsia="Times New Roman" w:cs="Times New Roman"/>
          <w:lang w:eastAsia="en-US"/>
        </w:rPr>
        <w:t xml:space="preserve"> utilizes an AT90CAN128 Atmel microcontroller. The AMS, comprised of these AMS boards and the </w:t>
      </w:r>
      <w:proofErr w:type="spellStart"/>
      <w:r>
        <w:rPr>
          <w:rFonts w:eastAsia="Times New Roman" w:cs="Times New Roman"/>
          <w:lang w:eastAsia="en-US"/>
        </w:rPr>
        <w:t>PackMAN</w:t>
      </w:r>
      <w:proofErr w:type="spellEnd"/>
      <w:r>
        <w:rPr>
          <w:rFonts w:eastAsia="Times New Roman" w:cs="Times New Roman"/>
          <w:lang w:eastAsia="en-US"/>
        </w:rPr>
        <w:t>, is further described in section 5.8.</w:t>
      </w:r>
    </w:p>
    <w:p w14:paraId="5482745B"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BB6B5E1"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The accumulator high current output is available through ITT Cannon connectors. Accumulator voltage is present only while the safety loop is closed.</w:t>
      </w:r>
      <w:r>
        <w:rPr>
          <w:rFonts w:eastAsia="Times New Roman" w:cs="Times New Roman"/>
          <w:lang w:eastAsia="en-US"/>
        </w:rPr>
        <w:t xml:space="preserve"> </w:t>
      </w:r>
      <w:r w:rsidRPr="000D795E">
        <w:rPr>
          <w:rFonts w:eastAsia="Times New Roman" w:cs="Times New Roman"/>
          <w:lang w:eastAsia="en-US"/>
        </w:rPr>
        <w:t>A low current output is also available through an Anderson Power connector. This output is limited to 20 A. Charging is also accomplished through this connector, and is sim</w:t>
      </w:r>
      <w:r>
        <w:rPr>
          <w:rFonts w:eastAsia="Times New Roman" w:cs="Times New Roman"/>
          <w:lang w:eastAsia="en-US"/>
        </w:rPr>
        <w:t xml:space="preserve">ilarly limited to 20 A and 30 V, and implements “plug and forget” charging. </w:t>
      </w:r>
      <w:r w:rsidRPr="000D795E">
        <w:rPr>
          <w:rFonts w:eastAsia="Times New Roman" w:cs="Times New Roman"/>
          <w:lang w:eastAsia="en-US"/>
        </w:rPr>
        <w:t xml:space="preserve">The functioning </w:t>
      </w:r>
      <w:r>
        <w:rPr>
          <w:rFonts w:eastAsia="Times New Roman" w:cs="Times New Roman"/>
          <w:lang w:eastAsia="en-US"/>
        </w:rPr>
        <w:t xml:space="preserve">of both ports is controlled by the </w:t>
      </w:r>
      <w:proofErr w:type="spellStart"/>
      <w:r>
        <w:rPr>
          <w:rFonts w:eastAsia="Times New Roman" w:cs="Times New Roman"/>
          <w:lang w:eastAsia="en-US"/>
        </w:rPr>
        <w:t>PackMAN</w:t>
      </w:r>
      <w:proofErr w:type="spellEnd"/>
      <w:r>
        <w:rPr>
          <w:rFonts w:eastAsia="Times New Roman" w:cs="Times New Roman"/>
          <w:lang w:eastAsia="en-US"/>
        </w:rPr>
        <w:t xml:space="preserve"> board. </w:t>
      </w:r>
    </w:p>
    <w:p w14:paraId="1B6C4505"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3A080D9" w14:textId="4CFD914D" w:rsidR="00373F4C" w:rsidRDefault="00932DB7" w:rsidP="00373F4C">
      <w:pPr>
        <w:shd w:val="clear" w:color="auto" w:fill="FFFFFF"/>
        <w:spacing w:beforeLines="1" w:before="2" w:afterLines="1" w:after="2" w:line="240" w:lineRule="auto"/>
        <w:contextualSpacing w:val="0"/>
        <w:rPr>
          <w:rFonts w:eastAsia="Times New Roman" w:cs="Times New Roman"/>
          <w:lang w:eastAsia="en-US"/>
        </w:rPr>
      </w:pPr>
      <w:ins w:id="101" w:author="Emilie Grybos" w:date="2017-02-15T15:27:00Z">
        <w:r>
          <w:rPr>
            <w:noProof/>
            <w:lang w:eastAsia="en-US"/>
          </w:rPr>
          <w:lastRenderedPageBreak/>
          <w:drawing>
            <wp:inline distT="0" distB="0" distL="0" distR="0" wp14:anchorId="36BC092B" wp14:editId="0A719D1D">
              <wp:extent cx="6126480" cy="3944620"/>
              <wp:effectExtent l="0" t="0" r="0" b="0"/>
              <wp:docPr id="6" name="Picture 5" descr="diagra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tiff"/>
                      <pic:cNvPicPr/>
                    </pic:nvPicPr>
                    <pic:blipFill>
                      <a:blip r:embed="rId50"/>
                      <a:stretch>
                        <a:fillRect/>
                      </a:stretch>
                    </pic:blipFill>
                    <pic:spPr>
                      <a:xfrm>
                        <a:off x="0" y="0"/>
                        <a:ext cx="6126480" cy="3944620"/>
                      </a:xfrm>
                      <a:prstGeom prst="rect">
                        <a:avLst/>
                      </a:prstGeom>
                    </pic:spPr>
                  </pic:pic>
                </a:graphicData>
              </a:graphic>
            </wp:inline>
          </w:drawing>
        </w:r>
      </w:ins>
    </w:p>
    <w:p w14:paraId="02DC8842" w14:textId="77777777" w:rsidR="00373F4C" w:rsidRDefault="00373F4C" w:rsidP="00F36550">
      <w:pPr>
        <w:spacing w:after="0"/>
      </w:pPr>
    </w:p>
    <w:p w14:paraId="2D511F5F" w14:textId="77777777" w:rsidR="00932DB7" w:rsidRPr="00373F4C" w:rsidRDefault="00932DB7" w:rsidP="00F36550">
      <w:pPr>
        <w:spacing w:after="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691FDC">
            <w:pPr>
              <w:pStyle w:val="TableContents"/>
              <w:jc w:val="center"/>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691FDC">
            <w:pPr>
              <w:pStyle w:val="TableContents"/>
              <w:jc w:val="center"/>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691FDC">
            <w:pPr>
              <w:pStyle w:val="TableContents"/>
              <w:jc w:val="center"/>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691FDC">
            <w:pPr>
              <w:pStyle w:val="TableContents"/>
              <w:jc w:val="center"/>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7CA274EB" w:rsidR="006A04F7" w:rsidRDefault="00FD38DD" w:rsidP="00691FDC">
            <w:pPr>
              <w:pStyle w:val="TableContents"/>
              <w:jc w:val="center"/>
            </w:pPr>
            <w:sdt>
              <w:sdtPr>
                <w:rPr>
                  <w:sz w:val="24"/>
                </w:rPr>
                <w:id w:val="-2024777595"/>
                <w14:checkbox>
                  <w14:checked w14:val="0"/>
                  <w14:checkedState w14:val="2612" w14:font="ＭＳ ゴシック"/>
                  <w14:uncheckedState w14:val="2610" w14:font="ＭＳ ゴシック"/>
                </w14:checkbox>
              </w:sdtPr>
              <w:sdtEndPr/>
              <w:sdtContent>
                <w:r w:rsidR="006F4F6E">
                  <w:rPr>
                    <w:rFonts w:ascii="MS Gothic" w:eastAsia="MS Gothic" w:hAnsi="MS Gothic" w:hint="eastAsia"/>
                    <w:sz w:val="24"/>
                  </w:rPr>
                  <w:t>☐</w:t>
                </w:r>
              </w:sdtContent>
            </w:sdt>
            <w:r w:rsidR="006F4F6E">
              <w:rPr>
                <w:sz w:val="24"/>
              </w:rPr>
              <w:t xml:space="preserve">Commercial / </w:t>
            </w:r>
            <w:sdt>
              <w:sdtPr>
                <w:rPr>
                  <w:sz w:val="24"/>
                </w:rPr>
                <w:id w:val="925300075"/>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sidR="006F4F6E">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7F6C5B1F" w:rsidR="006A04F7" w:rsidRDefault="005F13CF" w:rsidP="00691FDC">
            <w:pPr>
              <w:pStyle w:val="TableContents"/>
              <w:jc w:val="center"/>
            </w:pPr>
            <w:r>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AF0A8EC" w:rsidR="00D46BCC" w:rsidRDefault="005F13CF" w:rsidP="00691FDC">
            <w:pPr>
              <w:pStyle w:val="TableContents"/>
              <w:jc w:val="center"/>
            </w:pPr>
            <w:r>
              <w:t>1.5</w:t>
            </w:r>
            <w:r w:rsidR="00D46BCC">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7D8D5EE4" w:rsidR="006A04F7" w:rsidRDefault="005F13CF" w:rsidP="00691FDC">
            <w:pPr>
              <w:pStyle w:val="TableContents"/>
              <w:jc w:val="center"/>
            </w:pPr>
            <w:r>
              <w:t>4</w:t>
            </w:r>
          </w:p>
        </w:tc>
      </w:tr>
    </w:tbl>
    <w:p w14:paraId="725F1C59" w14:textId="77777777" w:rsidR="00803369" w:rsidRDefault="006A04F7" w:rsidP="00753253">
      <w:pPr>
        <w:pStyle w:val="Table"/>
      </w:pPr>
      <w:bookmarkStart w:id="102"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102"/>
    </w:p>
    <w:p w14:paraId="3DE481FA"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lastRenderedPageBreak/>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w:t>
      </w:r>
      <w:proofErr w:type="spellStart"/>
      <w:r w:rsidRPr="00D52AC5">
        <w:rPr>
          <w:i/>
        </w:rPr>
        <w:t>Peukert</w:t>
      </w:r>
      <w:proofErr w:type="spellEnd"/>
      <w:r w:rsidRPr="00D52AC5">
        <w:rPr>
          <w:i/>
        </w:rPr>
        <w:t xml:space="preserve">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103" w:name="_Toc442209120"/>
      <w:r>
        <w:t>Cell</w:t>
      </w:r>
      <w:r>
        <w:rPr>
          <w:rFonts w:eastAsia="Arial" w:cs="Arial"/>
        </w:rPr>
        <w:t xml:space="preserve"> </w:t>
      </w:r>
      <w:r>
        <w:t>description</w:t>
      </w:r>
      <w:bookmarkEnd w:id="103"/>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proofErr w:type="spellStart"/>
            <w:r w:rsidRPr="00402EDB">
              <w:rPr>
                <w:lang w:val="fr-FR"/>
              </w:rPr>
              <w:t>Cell</w:t>
            </w:r>
            <w:proofErr w:type="spellEnd"/>
            <w:r w:rsidRPr="00402EDB">
              <w:rPr>
                <w:lang w:val="fr-FR"/>
              </w:rPr>
              <w:t xml:space="preserve"> type (</w:t>
            </w:r>
            <w:proofErr w:type="spellStart"/>
            <w:r w:rsidRPr="00402EDB">
              <w:rPr>
                <w:lang w:val="fr-FR"/>
              </w:rPr>
              <w:t>prismatic</w:t>
            </w:r>
            <w:proofErr w:type="spellEnd"/>
            <w:r w:rsidRPr="00402EDB">
              <w:rPr>
                <w:lang w:val="fr-FR"/>
              </w:rPr>
              <w:t xml:space="preserve">, </w:t>
            </w:r>
            <w:proofErr w:type="spellStart"/>
            <w:r w:rsidRPr="00402EDB">
              <w:rPr>
                <w:lang w:val="fr-FR"/>
              </w:rPr>
              <w:t>cylindrical</w:t>
            </w:r>
            <w:proofErr w:type="spellEnd"/>
            <w:r w:rsidRPr="00402EDB">
              <w:rPr>
                <w:lang w:val="fr-FR"/>
              </w:rPr>
              <w:t xml:space="preserve">, </w:t>
            </w:r>
            <w:proofErr w:type="spellStart"/>
            <w:r w:rsidRPr="00402EDB">
              <w:rPr>
                <w:lang w:val="fr-FR"/>
              </w:rPr>
              <w:t>pouch</w:t>
            </w:r>
            <w:proofErr w:type="spellEnd"/>
            <w:r w:rsidRPr="00402EDB">
              <w:rPr>
                <w:lang w:val="fr-FR"/>
              </w:rPr>
              <w:t>,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4E48C9EE" w:rsidR="005F13CF" w:rsidRDefault="004B1D9F" w:rsidP="005F13CF">
            <w:pPr>
              <w:pStyle w:val="TableContents"/>
              <w:spacing w:before="0"/>
            </w:pPr>
            <w:r>
              <w:rPr>
                <w:rFonts w:eastAsia="Times New Roman"/>
                <w:color w:val="000000"/>
              </w:rPr>
              <w:t>LiFe</w:t>
            </w:r>
            <w:r w:rsidR="005F13CF" w:rsidRPr="00E93CB9">
              <w:rPr>
                <w:rFonts w:eastAsia="Times New Roman"/>
                <w:color w:val="000000"/>
              </w:rPr>
              <w:t>PO4 in prismatic case</w:t>
            </w:r>
          </w:p>
        </w:tc>
      </w:tr>
    </w:tbl>
    <w:p w14:paraId="2C3847E4" w14:textId="77777777" w:rsidR="006A04F7" w:rsidRDefault="006A04F7" w:rsidP="00753253">
      <w:pPr>
        <w:pStyle w:val="Table"/>
      </w:pPr>
      <w:bookmarkStart w:id="104"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104"/>
    </w:p>
    <w:p w14:paraId="680D0626"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lastRenderedPageBreak/>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105" w:name="_Toc442209121"/>
      <w:r>
        <w:t>Cell</w:t>
      </w:r>
      <w:r>
        <w:rPr>
          <w:rFonts w:eastAsia="Arial" w:cs="Arial"/>
        </w:rPr>
        <w:t xml:space="preserve"> </w:t>
      </w:r>
      <w:r>
        <w:t>configuration</w:t>
      </w:r>
      <w:bookmarkEnd w:id="105"/>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lang w:eastAsia="en-US"/>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ＭＳ ゴシック"/>
            <w14:uncheckedState w14:val="2610" w14:font="ＭＳ ゴシック"/>
          </w14:checkbox>
        </w:sdtPr>
        <w:sdtEnd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106" w:name="_Toc442209122"/>
      <w:r>
        <w:t>Segment Maintenance Disconnect</w:t>
      </w:r>
      <w:bookmarkEnd w:id="106"/>
    </w:p>
    <w:p w14:paraId="6E258BEB" w14:textId="77777777" w:rsidR="00803369" w:rsidRPr="00402EDB" w:rsidRDefault="00803369" w:rsidP="00F36550">
      <w:pPr>
        <w:spacing w:after="0"/>
        <w:rPr>
          <w:i/>
          <w:lang w:val="fr-FR"/>
        </w:rPr>
      </w:pPr>
      <w:proofErr w:type="spellStart"/>
      <w:r w:rsidRPr="00402EDB">
        <w:rPr>
          <w:i/>
          <w:lang w:val="fr-FR"/>
        </w:rPr>
        <w:t>Describe</w:t>
      </w:r>
      <w:proofErr w:type="spellEnd"/>
      <w:r w:rsidRPr="00402EDB">
        <w:rPr>
          <w:rFonts w:eastAsia="Arial"/>
          <w:i/>
          <w:lang w:val="fr-FR"/>
        </w:rPr>
        <w:t xml:space="preserve"> </w:t>
      </w:r>
      <w:r w:rsidRPr="00402EDB">
        <w:rPr>
          <w:i/>
          <w:lang w:val="fr-FR"/>
        </w:rPr>
        <w:t xml:space="preserve">segment maintenance </w:t>
      </w:r>
      <w:proofErr w:type="spellStart"/>
      <w:r w:rsidRPr="00402EDB">
        <w:rPr>
          <w:i/>
          <w:lang w:val="fr-FR"/>
        </w:rPr>
        <w:t>disconnect</w:t>
      </w:r>
      <w:proofErr w:type="spellEnd"/>
      <w:r w:rsidR="00623E4B" w:rsidRPr="00402EDB">
        <w:rPr>
          <w:i/>
          <w:lang w:val="fr-FR"/>
        </w:rPr>
        <w:t xml:space="preserve"> (SMD)</w:t>
      </w:r>
      <w:r w:rsidR="00A6226C" w:rsidRPr="00402EDB">
        <w:rPr>
          <w:i/>
          <w:lang w:val="fr-FR"/>
        </w:rPr>
        <w:t xml:space="preserve"> </w:t>
      </w:r>
      <w:proofErr w:type="spellStart"/>
      <w:r w:rsidR="00A6226C" w:rsidRPr="00402EDB">
        <w:rPr>
          <w:i/>
          <w:lang w:val="fr-FR"/>
        </w:rPr>
        <w:t>device</w:t>
      </w:r>
      <w:proofErr w:type="spellEnd"/>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proofErr w:type="spellStart"/>
            <w:r w:rsidRPr="00E93CB9">
              <w:rPr>
                <w:rFonts w:eastAsia="Times New Roman"/>
                <w:color w:val="000000"/>
              </w:rPr>
              <w:t>Gigavac</w:t>
            </w:r>
            <w:proofErr w:type="spellEnd"/>
            <w:r w:rsidRPr="00E93CB9">
              <w:rPr>
                <w:rFonts w:eastAsia="Times New Roman"/>
                <w:color w:val="000000"/>
              </w:rPr>
              <w:t>,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107" w:name="_Toc442209168"/>
      <w:r>
        <w:lastRenderedPageBreak/>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107"/>
    </w:p>
    <w:p w14:paraId="1FF04220" w14:textId="77777777" w:rsidR="006A04F7" w:rsidRDefault="006A04F7" w:rsidP="00F36550">
      <w:pPr>
        <w:pStyle w:val="Heading2"/>
        <w:spacing w:after="0"/>
      </w:pPr>
      <w:bookmarkStart w:id="108" w:name="_Toc442209123"/>
      <w:r>
        <w:t>Lithium-Ion Pouch Cells</w:t>
      </w:r>
      <w:bookmarkEnd w:id="108"/>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109" w:name="_Toc442209124"/>
      <w:r>
        <w:t>Cell</w:t>
      </w:r>
      <w:r>
        <w:rPr>
          <w:rFonts w:eastAsia="Arial" w:cs="Arial"/>
        </w:rPr>
        <w:t xml:space="preserve"> </w:t>
      </w:r>
      <w:r>
        <w:t>temperature</w:t>
      </w:r>
      <w:r>
        <w:rPr>
          <w:rFonts w:eastAsia="Arial" w:cs="Arial"/>
        </w:rPr>
        <w:t xml:space="preserve"> </w:t>
      </w:r>
      <w:r>
        <w:t>monitoring</w:t>
      </w:r>
      <w:bookmarkEnd w:id="109"/>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 xml:space="preserve">Each cell within each accumulator segment is monitored by an AMS board. Each AMS board contains a linear active thermistor (MCP9700, Microchip) that measures the temperature of each cell. The AMS boards communicate this information via I2C to the </w:t>
      </w:r>
      <w:proofErr w:type="spellStart"/>
      <w:r w:rsidRPr="00E93CB9">
        <w:rPr>
          <w:rFonts w:eastAsia="Times New Roman"/>
          <w:color w:val="000000"/>
        </w:rPr>
        <w:t>PacMAN</w:t>
      </w:r>
      <w:proofErr w:type="spellEnd"/>
      <w:r w:rsidRPr="00E93CB9">
        <w:rPr>
          <w:rFonts w:eastAsia="Times New Roman"/>
          <w:color w:val="000000"/>
        </w:rPr>
        <w:t xml:space="preserve">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110"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110"/>
    </w:p>
    <w:p w14:paraId="166F5992" w14:textId="77777777" w:rsidR="006A04F7" w:rsidRDefault="006A04F7" w:rsidP="00933B4C">
      <w:pPr>
        <w:pStyle w:val="Heading2"/>
      </w:pPr>
      <w:bookmarkStart w:id="111" w:name="_Toc442209125"/>
      <w:r>
        <w:t>Accumulator</w:t>
      </w:r>
      <w:r>
        <w:rPr>
          <w:rFonts w:eastAsia="Arial" w:cs="Arial"/>
        </w:rPr>
        <w:t xml:space="preserve"> </w:t>
      </w:r>
      <w:r>
        <w:t>Isolation</w:t>
      </w:r>
      <w:r>
        <w:rPr>
          <w:rFonts w:eastAsia="Arial" w:cs="Arial"/>
        </w:rPr>
        <w:t xml:space="preserve"> </w:t>
      </w:r>
      <w:r>
        <w:t>Relays (AIR)</w:t>
      </w:r>
      <w:bookmarkEnd w:id="111"/>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proofErr w:type="spellStart"/>
            <w:r>
              <w:t>Gigavac</w:t>
            </w:r>
            <w:proofErr w:type="spellEnd"/>
            <w:r>
              <w:t xml:space="preserve">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lastRenderedPageBreak/>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112"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112"/>
    </w:p>
    <w:p w14:paraId="56F97B77" w14:textId="77777777" w:rsidR="006A04F7" w:rsidRDefault="006A04F7" w:rsidP="00F36550">
      <w:pPr>
        <w:pStyle w:val="Heading2"/>
        <w:spacing w:after="0"/>
      </w:pPr>
      <w:bookmarkStart w:id="113" w:name="_Toc442209126"/>
      <w:r>
        <w:t>Accumulator</w:t>
      </w:r>
      <w:r>
        <w:rPr>
          <w:rFonts w:eastAsia="Arial" w:cs="Arial"/>
        </w:rPr>
        <w:t xml:space="preserve"> </w:t>
      </w:r>
      <w:r>
        <w:t>Management</w:t>
      </w:r>
      <w:r>
        <w:rPr>
          <w:rFonts w:eastAsia="Arial" w:cs="Arial"/>
        </w:rPr>
        <w:t xml:space="preserve"> </w:t>
      </w:r>
      <w:r>
        <w:t>System (AMS)</w:t>
      </w:r>
      <w:bookmarkEnd w:id="113"/>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The AMS within each accumulator consists of one </w:t>
      </w:r>
      <w:proofErr w:type="spellStart"/>
      <w:r w:rsidRPr="00E93CB9">
        <w:rPr>
          <w:rFonts w:eastAsia="Times New Roman"/>
          <w:color w:val="000000"/>
        </w:rPr>
        <w:t>PacMAN</w:t>
      </w:r>
      <w:proofErr w:type="spellEnd"/>
      <w:r w:rsidRPr="00E93CB9">
        <w:rPr>
          <w:rFonts w:eastAsia="Times New Roman"/>
          <w:color w:val="000000"/>
        </w:rPr>
        <w:t xml:space="preserve"> board and seven AMS boards. The </w:t>
      </w:r>
      <w:proofErr w:type="spellStart"/>
      <w:r w:rsidRPr="00E93CB9">
        <w:rPr>
          <w:rFonts w:eastAsia="Times New Roman"/>
          <w:color w:val="000000"/>
        </w:rPr>
        <w:t>PacMAN</w:t>
      </w:r>
      <w:proofErr w:type="spellEnd"/>
      <w:r w:rsidRPr="00E93CB9">
        <w:rPr>
          <w:rFonts w:eastAsia="Times New Roman"/>
          <w:color w:val="000000"/>
        </w:rPr>
        <w:t xml:space="preserve">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w:t>
      </w:r>
      <w:proofErr w:type="spellStart"/>
      <w:r w:rsidRPr="00E93CB9">
        <w:rPr>
          <w:rFonts w:eastAsia="Times New Roman"/>
          <w:color w:val="000000"/>
        </w:rPr>
        <w:t>PacMAN</w:t>
      </w:r>
      <w:proofErr w:type="spellEnd"/>
      <w:r w:rsidRPr="00E93CB9">
        <w:rPr>
          <w:rFonts w:eastAsia="Times New Roman"/>
          <w:color w:val="000000"/>
        </w:rPr>
        <w:t xml:space="preserve"> via I2C. 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proofErr w:type="spellStart"/>
      <w:r w:rsidRPr="00E93CB9">
        <w:rPr>
          <w:rFonts w:eastAsia="Times New Roman"/>
          <w:color w:val="000000"/>
        </w:rPr>
        <w:t>PacMAN</w:t>
      </w:r>
      <w:proofErr w:type="spellEnd"/>
      <w:r w:rsidRPr="00E93CB9">
        <w:rPr>
          <w:rFonts w:eastAsia="Times New Roman"/>
          <w:color w:val="000000"/>
        </w:rPr>
        <w:t xml:space="preserve"> also keeps track of accumulator state, state of charge, and the state of the safety loop relay on </w:t>
      </w:r>
      <w:proofErr w:type="spellStart"/>
      <w:r w:rsidRPr="00E93CB9">
        <w:rPr>
          <w:rFonts w:eastAsia="Times New Roman"/>
          <w:color w:val="000000"/>
        </w:rPr>
        <w:t>PacMAN</w:t>
      </w:r>
      <w:proofErr w:type="spellEnd"/>
      <w:r w:rsidRPr="00E93CB9">
        <w:rPr>
          <w:rFonts w:eastAsia="Times New Roman"/>
          <w:color w:val="000000"/>
        </w:rPr>
        <w:t xml:space="preserve">.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w:t>
      </w:r>
      <w:proofErr w:type="spellStart"/>
      <w:r w:rsidRPr="00E93CB9">
        <w:rPr>
          <w:rFonts w:eastAsia="Times New Roman"/>
          <w:color w:val="000000"/>
        </w:rPr>
        <w:t>PacMAN</w:t>
      </w:r>
      <w:proofErr w:type="spellEnd"/>
      <w:r w:rsidRPr="00E93CB9">
        <w:rPr>
          <w:rFonts w:eastAsia="Times New Roman"/>
          <w:color w:val="000000"/>
        </w:rPr>
        <w:t>,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w:t>
      </w:r>
      <w:proofErr w:type="spellStart"/>
      <w:r w:rsidRPr="00E93CB9">
        <w:rPr>
          <w:rFonts w:eastAsia="Times New Roman"/>
          <w:color w:val="000000"/>
        </w:rPr>
        <w:t>PacMan</w:t>
      </w:r>
      <w:proofErr w:type="spellEnd"/>
      <w:r w:rsidRPr="00E93CB9">
        <w:rPr>
          <w:rFonts w:eastAsia="Times New Roman"/>
          <w:color w:val="000000"/>
        </w:rPr>
        <w:t xml:space="preserve"> computer closes allowing access to the positive and negative terminal of the accumulator. These connections are fused at the terminals with 25A blade fuses. Current flowing through the charge relay also flows through a 1 </w:t>
      </w:r>
      <w:proofErr w:type="spellStart"/>
      <w:r w:rsidRPr="00E93CB9">
        <w:rPr>
          <w:rFonts w:eastAsia="Times New Roman"/>
          <w:color w:val="000000"/>
        </w:rPr>
        <w:t>mOhm</w:t>
      </w:r>
      <w:proofErr w:type="spellEnd"/>
      <w:r w:rsidRPr="00E93CB9">
        <w:rPr>
          <w:rFonts w:eastAsia="Times New Roman"/>
          <w:color w:val="000000"/>
        </w:rPr>
        <w:t xml:space="preserve">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0C0C9FCD" w:rsidR="006A04F7" w:rsidRDefault="006B1EBF" w:rsidP="00F36550">
      <w:pPr>
        <w:spacing w:after="0"/>
        <w:rPr>
          <w:i/>
        </w:rPr>
      </w:pPr>
      <w:r w:rsidRPr="00CB399A">
        <w:rPr>
          <w:rFonts w:eastAsia="Times New Roman"/>
          <w:noProof/>
          <w:color w:val="000000"/>
          <w:lang w:eastAsia="en-US"/>
        </w:rPr>
        <w:lastRenderedPageBreak/>
        <w:drawing>
          <wp:inline distT="0" distB="0" distL="0" distR="0" wp14:anchorId="5B5B2FFF" wp14:editId="62552F40">
            <wp:extent cx="6126480" cy="3598545"/>
            <wp:effectExtent l="0" t="0" r="0" b="8255"/>
            <wp:docPr id="8" name="Picture 7" descr="s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iff"/>
                    <pic:cNvPicPr/>
                  </pic:nvPicPr>
                  <pic:blipFill>
                    <a:blip r:embed="rId52"/>
                    <a:stretch>
                      <a:fillRect/>
                    </a:stretch>
                  </pic:blipFill>
                  <pic:spPr>
                    <a:xfrm>
                      <a:off x="0" y="0"/>
                      <a:ext cx="6126480" cy="3598545"/>
                    </a:xfrm>
                    <a:prstGeom prst="rect">
                      <a:avLst/>
                    </a:prstGeom>
                  </pic:spPr>
                </pic:pic>
              </a:graphicData>
            </a:graphic>
          </wp:inline>
        </w:drawing>
      </w:r>
    </w:p>
    <w:p w14:paraId="790288A8" w14:textId="77777777" w:rsidR="006B1EBF" w:rsidRDefault="006B1EBF" w:rsidP="00F36550">
      <w:pPr>
        <w:spacing w:after="0"/>
        <w:rPr>
          <w:i/>
        </w:rPr>
      </w:pPr>
    </w:p>
    <w:p w14:paraId="71419023" w14:textId="77777777" w:rsidR="006B1EBF" w:rsidRPr="00D52AC5" w:rsidRDefault="006B1EBF"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114"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114"/>
    </w:p>
    <w:p w14:paraId="4DAFA230" w14:textId="4328B74B" w:rsidR="00CB399A" w:rsidRPr="00CB399A" w:rsidRDefault="00CB399A" w:rsidP="00753253">
      <w:pPr>
        <w:pStyle w:val="Caption"/>
        <w:rPr>
          <w:i w:val="0"/>
        </w:rPr>
      </w:pPr>
    </w:p>
    <w:p w14:paraId="7D7D4F7B" w14:textId="77777777" w:rsidR="006A04F7" w:rsidRDefault="006A04F7" w:rsidP="00F36550">
      <w:pPr>
        <w:pStyle w:val="Heading2"/>
        <w:spacing w:after="0"/>
      </w:pPr>
      <w:bookmarkStart w:id="115" w:name="_Toc442209127"/>
      <w:r>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115"/>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w:t>
      </w:r>
      <w:proofErr w:type="spellStart"/>
      <w:r w:rsidRPr="00E93CB9">
        <w:rPr>
          <w:rFonts w:eastAsia="Times New Roman"/>
          <w:color w:val="000000"/>
        </w:rPr>
        <w:t>thevenin</w:t>
      </w:r>
      <w:proofErr w:type="spellEnd"/>
      <w:r w:rsidRPr="00E93CB9">
        <w:rPr>
          <w:rFonts w:eastAsia="Times New Roman"/>
          <w:color w:val="000000"/>
        </w:rPr>
        <w:t xml:space="preserve"> voltage of 23.6 V with 14 </w:t>
      </w:r>
      <w:proofErr w:type="spellStart"/>
      <w:r w:rsidRPr="00E93CB9">
        <w:rPr>
          <w:rFonts w:eastAsia="Times New Roman"/>
          <w:color w:val="000000"/>
        </w:rPr>
        <w:t>mOhm</w:t>
      </w:r>
      <w:proofErr w:type="spellEnd"/>
      <w:r w:rsidRPr="00E93CB9">
        <w:rPr>
          <w:rFonts w:eastAsia="Times New Roman"/>
          <w:color w:val="000000"/>
        </w:rPr>
        <w:t xml:space="preserve"> </w:t>
      </w:r>
      <w:proofErr w:type="spellStart"/>
      <w:r w:rsidRPr="00E93CB9">
        <w:rPr>
          <w:rFonts w:eastAsia="Times New Roman"/>
          <w:color w:val="000000"/>
        </w:rPr>
        <w:t>thevenin</w:t>
      </w:r>
      <w:proofErr w:type="spellEnd"/>
      <w:r w:rsidRPr="00E93CB9">
        <w:rPr>
          <w:rFonts w:eastAsia="Times New Roman"/>
          <w:color w:val="000000"/>
        </w:rPr>
        <w:t xml:space="preserve">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Through a motor and controller characterization, the maximum RPM is 4500 RPM with a maximum possible torque of 92 </w:t>
      </w:r>
      <w:proofErr w:type="spellStart"/>
      <w:r w:rsidRPr="00E93CB9">
        <w:rPr>
          <w:rFonts w:eastAsia="Times New Roman"/>
          <w:color w:val="000000"/>
        </w:rPr>
        <w:t>ft</w:t>
      </w:r>
      <w:proofErr w:type="spellEnd"/>
      <w:r w:rsidRPr="00E93CB9">
        <w:rPr>
          <w:rFonts w:eastAsia="Times New Roman"/>
          <w:color w:val="000000"/>
        </w:rPr>
        <w:t xml:space="preserve">-lbs. The maximum efficiency motor speed in the fully integrated car is 2500 </w:t>
      </w:r>
      <w:r w:rsidRPr="00E93CB9">
        <w:rPr>
          <w:rFonts w:eastAsia="Times New Roman"/>
          <w:color w:val="000000"/>
        </w:rPr>
        <w:lastRenderedPageBreak/>
        <w:t xml:space="preserve">RPM with steady state torque estimate of 15 </w:t>
      </w:r>
      <w:proofErr w:type="spellStart"/>
      <w:r w:rsidRPr="00E93CB9">
        <w:rPr>
          <w:rFonts w:eastAsia="Times New Roman"/>
          <w:color w:val="000000"/>
        </w:rPr>
        <w:t>ft-lbs</w:t>
      </w:r>
      <w:proofErr w:type="spellEnd"/>
      <w:r w:rsidRPr="00E93CB9">
        <w:rPr>
          <w:rFonts w:eastAsia="Times New Roman"/>
          <w:color w:val="000000"/>
        </w:rPr>
        <w:t xml:space="preserve">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lang w:eastAsia="en-US"/>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116" w:name="_Toc442209128"/>
      <w:r>
        <w:t>Accumulator</w:t>
      </w:r>
      <w:r>
        <w:rPr>
          <w:rFonts w:eastAsia="Arial" w:cs="Arial"/>
        </w:rPr>
        <w:t xml:space="preserve"> </w:t>
      </w:r>
      <w:r>
        <w:t>indicator</w:t>
      </w:r>
      <w:bookmarkEnd w:id="116"/>
    </w:p>
    <w:p w14:paraId="4C09C6C3" w14:textId="77777777" w:rsidR="0022455C" w:rsidRPr="00E93CB9" w:rsidRDefault="0022455C" w:rsidP="0022455C">
      <w:pPr>
        <w:spacing w:after="0" w:line="240" w:lineRule="auto"/>
        <w:rPr>
          <w:rFonts w:eastAsia="Times New Roman"/>
        </w:rPr>
      </w:pPr>
      <w:bookmarkStart w:id="117"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w:t>
      </w:r>
      <w:proofErr w:type="spellStart"/>
      <w:r w:rsidRPr="00E93CB9">
        <w:rPr>
          <w:rFonts w:eastAsia="Times New Roman"/>
          <w:color w:val="000000"/>
        </w:rPr>
        <w:t>PacMAN</w:t>
      </w:r>
      <w:proofErr w:type="spellEnd"/>
      <w:r w:rsidRPr="00E93CB9">
        <w:rPr>
          <w:rFonts w:eastAsia="Times New Roman"/>
          <w:color w:val="000000"/>
        </w:rPr>
        <w:t xml:space="preserve">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lang w:eastAsia="en-US"/>
        </w:rPr>
        <w:lastRenderedPageBreak/>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117"/>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This design utilizes coulomb counting, integrating the current flowing through the current sensing resistor to determine the increase in state of charge due to charging as well as the decrease in state of charge due to low current output and the operation of the </w:t>
      </w:r>
      <w:proofErr w:type="spellStart"/>
      <w:r w:rsidRPr="00E93CB9">
        <w:rPr>
          <w:rFonts w:eastAsia="Times New Roman"/>
          <w:color w:val="000000"/>
        </w:rPr>
        <w:t>PacMan</w:t>
      </w:r>
      <w:proofErr w:type="spellEnd"/>
      <w:r w:rsidRPr="00E93CB9">
        <w:rPr>
          <w:rFonts w:eastAsia="Times New Roman"/>
          <w:color w:val="000000"/>
        </w:rPr>
        <w:t xml:space="preserve">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To monitor current flowing through the high current output, a </w:t>
      </w:r>
      <w:proofErr w:type="spellStart"/>
      <w:r w:rsidRPr="00E93CB9">
        <w:rPr>
          <w:rFonts w:eastAsia="Times New Roman"/>
          <w:color w:val="000000"/>
        </w:rPr>
        <w:t>Ametes</w:t>
      </w:r>
      <w:proofErr w:type="spellEnd"/>
      <w:r w:rsidRPr="00E93CB9">
        <w:rPr>
          <w:rFonts w:eastAsia="Times New Roman"/>
          <w:color w:val="000000"/>
        </w:rPr>
        <w:t xml:space="preserve">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31A3C11" w:rsidR="006A04F7" w:rsidRDefault="003D1F40" w:rsidP="00034976">
            <w:pPr>
              <w:pStyle w:val="TableContents"/>
            </w:pPr>
            <w:r>
              <w:t>TDK-Lambda, GenH30-25</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lastRenderedPageBreak/>
              <w:t>Maximum charging power:</w:t>
            </w:r>
          </w:p>
        </w:tc>
        <w:tc>
          <w:tcPr>
            <w:tcW w:w="4002" w:type="dxa"/>
            <w:shd w:val="clear" w:color="auto" w:fill="auto"/>
            <w:vAlign w:val="center"/>
          </w:tcPr>
          <w:p w14:paraId="6F5082F3" w14:textId="6AEE65F5" w:rsidR="006A04F7" w:rsidRDefault="002C4184" w:rsidP="00034976">
            <w:pPr>
              <w:pStyle w:val="TableContents"/>
            </w:pPr>
            <w:r>
              <w:t>750 W</w:t>
            </w:r>
          </w:p>
        </w:tc>
      </w:tr>
      <w:tr w:rsidR="00404887" w14:paraId="20F2C6CA" w14:textId="77777777" w:rsidTr="00D959BD">
        <w:tc>
          <w:tcPr>
            <w:tcW w:w="5070" w:type="dxa"/>
            <w:shd w:val="clear" w:color="auto" w:fill="auto"/>
            <w:vAlign w:val="center"/>
          </w:tcPr>
          <w:p w14:paraId="2546DCB6" w14:textId="77777777" w:rsidR="00404887" w:rsidRDefault="00404887" w:rsidP="00CC1991">
            <w:pPr>
              <w:pStyle w:val="TableContents"/>
            </w:pPr>
            <w:r>
              <w:t>Isolation</w:t>
            </w:r>
          </w:p>
        </w:tc>
        <w:tc>
          <w:tcPr>
            <w:tcW w:w="4002" w:type="dxa"/>
            <w:shd w:val="clear" w:color="auto" w:fill="auto"/>
            <w:vAlign w:val="center"/>
          </w:tcPr>
          <w:p w14:paraId="2A8DE765" w14:textId="1CF9D784" w:rsidR="00404887" w:rsidRDefault="00404887" w:rsidP="00FB6611">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53A118A6" w14:textId="77777777" w:rsidTr="00D959BD">
        <w:tc>
          <w:tcPr>
            <w:tcW w:w="5070" w:type="dxa"/>
            <w:shd w:val="clear" w:color="auto" w:fill="auto"/>
            <w:vAlign w:val="center"/>
          </w:tcPr>
          <w:p w14:paraId="1CC0F699" w14:textId="77777777" w:rsidR="00404887" w:rsidRDefault="00404887" w:rsidP="00D959BD">
            <w:pPr>
              <w:pStyle w:val="TableContents"/>
            </w:pPr>
            <w:r>
              <w:t>UL Certification (If “no”, fill in the line below)</w:t>
            </w:r>
          </w:p>
        </w:tc>
        <w:tc>
          <w:tcPr>
            <w:tcW w:w="4002" w:type="dxa"/>
            <w:shd w:val="clear" w:color="auto" w:fill="auto"/>
            <w:vAlign w:val="center"/>
          </w:tcPr>
          <w:p w14:paraId="31C0FC70" w14:textId="656CC77E" w:rsidR="00404887" w:rsidRDefault="00404887" w:rsidP="00034976">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4EE62107" w14:textId="77777777" w:rsidTr="00D959BD">
        <w:tc>
          <w:tcPr>
            <w:tcW w:w="5070" w:type="dxa"/>
            <w:shd w:val="clear" w:color="auto" w:fill="auto"/>
            <w:vAlign w:val="center"/>
          </w:tcPr>
          <w:p w14:paraId="663B687A" w14:textId="77777777" w:rsidR="00404887" w:rsidRDefault="00404887" w:rsidP="00034976">
            <w:pPr>
              <w:pStyle w:val="TableContents"/>
            </w:pPr>
            <w:r>
              <w:t>Do you have a waiver from the FH rules committee?</w:t>
            </w:r>
          </w:p>
        </w:tc>
        <w:tc>
          <w:tcPr>
            <w:tcW w:w="4002" w:type="dxa"/>
            <w:shd w:val="clear" w:color="auto" w:fill="auto"/>
            <w:vAlign w:val="center"/>
          </w:tcPr>
          <w:p w14:paraId="1023F7CD" w14:textId="18EB223D" w:rsidR="00404887" w:rsidRDefault="00404887" w:rsidP="00D959BD">
            <w:pPr>
              <w:pStyle w:val="TableContents"/>
            </w:pPr>
            <w:r>
              <w:rPr>
                <w:sz w:val="24"/>
              </w:rPr>
              <w:t xml:space="preserve">            </w:t>
            </w:r>
            <w:sdt>
              <w:sdtPr>
                <w:rPr>
                  <w:sz w:val="24"/>
                </w:rPr>
                <w:id w:val="-1387331459"/>
              </w:sdtPr>
              <w:sdtContent>
                <w:r>
                  <w:rPr>
                    <w:rFonts w:ascii="MS Gothic" w:eastAsia="MS Gothic" w:hAnsi="MS Gothic" w:hint="eastAsia"/>
                    <w:sz w:val="24"/>
                  </w:rPr>
                  <w:t>☐</w:t>
                </w:r>
              </w:sdtContent>
            </w:sdt>
            <w:r>
              <w:rPr>
                <w:sz w:val="24"/>
              </w:rPr>
              <w:t xml:space="preserve">Yes / </w:t>
            </w:r>
            <w:sdt>
              <w:sdtPr>
                <w:rPr>
                  <w:sz w:val="24"/>
                </w:rPr>
                <w:id w:val="33189905"/>
              </w:sdtPr>
              <w:sdtContent>
                <w:r>
                  <w:rPr>
                    <w:rFonts w:ascii="MS Gothic" w:eastAsia="MS Gothic" w:hAnsi="MS Gothic" w:hint="eastAsia"/>
                    <w:sz w:val="24"/>
                  </w:rPr>
                  <w:t>☐</w:t>
                </w:r>
              </w:sdtContent>
            </w:sdt>
            <w:r>
              <w:rPr>
                <w:sz w:val="24"/>
              </w:rPr>
              <w:t>No</w:t>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4BEA5E12" w:rsidR="006A04F7" w:rsidRDefault="008B29BD" w:rsidP="00034976">
            <w:pPr>
              <w:pStyle w:val="TableContents"/>
            </w:pPr>
            <w:r>
              <w:t>25</w:t>
            </w:r>
            <w:r w:rsidR="00552B78">
              <w:t xml:space="preserve">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w:t>
            </w:r>
            <w:proofErr w:type="spellStart"/>
            <w:r w:rsidR="00CC1991">
              <w:t>etc</w:t>
            </w:r>
            <w:proofErr w:type="spellEnd"/>
            <w:r w:rsidR="00CC1991">
              <w:t>)</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5392C183" w:rsidR="006A04F7" w:rsidRDefault="00992090" w:rsidP="00552B78">
            <w:pPr>
              <w:pStyle w:val="TableContents"/>
            </w:pPr>
            <w:r>
              <w:t>85-265 VAC continuous</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317957C2" w:rsidR="006A04F7" w:rsidRDefault="008B29BD" w:rsidP="00034976">
            <w:pPr>
              <w:pStyle w:val="TableContents"/>
            </w:pPr>
            <w:r>
              <w:t>9.5 A</w:t>
            </w:r>
          </w:p>
        </w:tc>
      </w:tr>
    </w:tbl>
    <w:p w14:paraId="36EA8B34" w14:textId="77777777" w:rsidR="006A04F7" w:rsidRDefault="006A04F7" w:rsidP="00753253">
      <w:pPr>
        <w:pStyle w:val="Table"/>
      </w:pPr>
      <w:bookmarkStart w:id="118"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18"/>
    </w:p>
    <w:p w14:paraId="5EEB2274" w14:textId="77777777" w:rsidR="006A04F7" w:rsidRDefault="006A04F7" w:rsidP="00F36550">
      <w:pPr>
        <w:pStyle w:val="Heading2"/>
        <w:spacing w:after="0"/>
      </w:pPr>
      <w:bookmarkStart w:id="119" w:name="_Toc442209130"/>
      <w:r>
        <w:t>Accumulator Container/Housing</w:t>
      </w:r>
      <w:bookmarkEnd w:id="119"/>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lang w:eastAsia="en-US"/>
        </w:rPr>
        <w:lastRenderedPageBreak/>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73"/>
    <w:p w14:paraId="7F8A99D5" w14:textId="7F88B0B5" w:rsidR="00CC1991" w:rsidRDefault="00552B78" w:rsidP="00CC1991">
      <w:r w:rsidRPr="00E93CB9">
        <w:rPr>
          <w:rFonts w:eastAsia="Times New Roman"/>
          <w:noProof/>
          <w:color w:val="000000"/>
          <w:lang w:eastAsia="en-US"/>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7"/>
          <w:footerReference w:type="even" r:id="rId58"/>
          <w:headerReference w:type="first" r:id="rId59"/>
          <w:footerReference w:type="first" r:id="rId60"/>
          <w:type w:val="continuous"/>
          <w:pgSz w:w="12240" w:h="15840" w:code="1"/>
          <w:pgMar w:top="1296" w:right="1296" w:bottom="1008" w:left="1296" w:header="708" w:footer="708" w:gutter="0"/>
          <w:cols w:space="720"/>
          <w:docGrid w:linePitch="360"/>
        </w:sectPr>
      </w:pPr>
      <w:r w:rsidRPr="00E93CB9">
        <w:rPr>
          <w:rFonts w:eastAsia="Times New Roman"/>
          <w:noProof/>
          <w:color w:val="000000"/>
          <w:lang w:eastAsia="en-US"/>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120" w:name="_Toc442209131"/>
      <w:r>
        <w:lastRenderedPageBreak/>
        <w:t>Safety Controls and Indicators</w:t>
      </w:r>
      <w:bookmarkEnd w:id="120"/>
    </w:p>
    <w:p w14:paraId="7346F4A6" w14:textId="77777777" w:rsidR="00D0591D" w:rsidRDefault="00D0591D" w:rsidP="00F36550">
      <w:pPr>
        <w:pStyle w:val="Heading2"/>
        <w:spacing w:after="0"/>
      </w:pPr>
      <w:bookmarkStart w:id="121" w:name="_Toc442209132"/>
      <w:r>
        <w:t>Shutdown</w:t>
      </w:r>
      <w:r>
        <w:rPr>
          <w:rFonts w:eastAsia="Arial" w:cs="Arial"/>
        </w:rPr>
        <w:t xml:space="preserve"> </w:t>
      </w:r>
      <w:r>
        <w:t>Circuit</w:t>
      </w:r>
      <w:bookmarkEnd w:id="121"/>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en-US"/>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22"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122"/>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w:t>
      </w:r>
      <w:proofErr w:type="spellStart"/>
      <w:r>
        <w:rPr>
          <w:iCs/>
        </w:rPr>
        <w:t>overtravel</w:t>
      </w:r>
      <w:proofErr w:type="spellEnd"/>
      <w:r>
        <w:rPr>
          <w:iCs/>
        </w:rPr>
        <w:t xml:space="preserve">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123"/>
            <w:r w:rsidRPr="00652C55">
              <w:rPr>
                <w:b/>
              </w:rPr>
              <w:t>Function</w:t>
            </w:r>
            <w:r w:rsidR="00CC1991" w:rsidRPr="00652C55">
              <w:rPr>
                <w:b/>
              </w:rPr>
              <w:t xml:space="preserve"> </w:t>
            </w:r>
            <w:commentRangeEnd w:id="123"/>
            <w:r w:rsidR="00906CC7">
              <w:rPr>
                <w:rStyle w:val="CommentReference"/>
                <w:bCs w:val="0"/>
                <w:color w:val="auto"/>
              </w:rPr>
              <w:commentReference w:id="123"/>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124"/>
            <w:commentRangeStart w:id="125"/>
            <w:r w:rsidRPr="002F736A">
              <w:t>CSMS</w:t>
            </w:r>
            <w:commentRangeEnd w:id="124"/>
            <w:r w:rsidR="00906CC7">
              <w:rPr>
                <w:rStyle w:val="CommentReference"/>
              </w:rPr>
              <w:commentReference w:id="124"/>
            </w:r>
            <w:commentRangeEnd w:id="125"/>
            <w:r w:rsidR="00216252">
              <w:rPr>
                <w:rStyle w:val="CommentReference"/>
              </w:rPr>
              <w:commentReference w:id="125"/>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commentRangeStart w:id="126"/>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commentRangeEnd w:id="126"/>
            <w:r w:rsidR="0006521C">
              <w:rPr>
                <w:rStyle w:val="CommentReference"/>
              </w:rPr>
              <w:commentReference w:id="126"/>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proofErr w:type="spellStart"/>
            <w:r>
              <w:t>Scada</w:t>
            </w:r>
            <w:proofErr w:type="spellEnd"/>
            <w:r>
              <w:t xml:space="preserve">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127"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27"/>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Each accumulator container houses one AIR between the HV positive input terminal of each container and the </w:t>
      </w: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 A3T200 fuse, which then connects to the positive terminal of the first cell in the accumulator segment. Thus, simply, the AIR is in series with the HV input, fuse, and first cell. This AIR in each accumulator container is then connected to the </w:t>
      </w:r>
      <w:proofErr w:type="spellStart"/>
      <w:r w:rsidRPr="00E93CB9">
        <w:rPr>
          <w:rFonts w:eastAsia="Times New Roman"/>
          <w:color w:val="000000"/>
        </w:rPr>
        <w:t>PacMAN</w:t>
      </w:r>
      <w:proofErr w:type="spellEnd"/>
      <w:r w:rsidRPr="00E93CB9">
        <w:rPr>
          <w:rFonts w:eastAsia="Times New Roman"/>
          <w:color w:val="000000"/>
        </w:rPr>
        <w:t xml:space="preserve">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28"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28"/>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29"/>
      <w:r>
        <w:rPr>
          <w:rFonts w:eastAsia="Arial"/>
          <w:noProof/>
          <w:lang w:eastAsia="en-US"/>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29"/>
      <w:r w:rsidR="00FD6195">
        <w:rPr>
          <w:rStyle w:val="CommentReference"/>
        </w:rPr>
        <w:commentReference w:id="129"/>
      </w:r>
    </w:p>
    <w:p w14:paraId="029E9200" w14:textId="77777777" w:rsidR="005E68E7" w:rsidRDefault="005E68E7" w:rsidP="005E68E7">
      <w:pPr>
        <w:pStyle w:val="Caption"/>
      </w:pPr>
      <w:bookmarkStart w:id="130"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30"/>
    </w:p>
    <w:p w14:paraId="1853CA4B" w14:textId="77777777" w:rsidR="00D0591D" w:rsidRDefault="00D0591D" w:rsidP="00F36550">
      <w:pPr>
        <w:pStyle w:val="Heading2"/>
        <w:spacing w:after="0"/>
      </w:pPr>
      <w:bookmarkStart w:id="131" w:name="_Toc442209133"/>
      <w:r>
        <w:t>IMD</w:t>
      </w:r>
      <w:bookmarkEnd w:id="131"/>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p w14:paraId="67F0ACDE" w14:textId="77777777" w:rsidR="00D0591D" w:rsidRPr="00B075B4" w:rsidRDefault="00D0591D" w:rsidP="00753253">
      <w:pPr>
        <w:pStyle w:val="Table"/>
      </w:pPr>
      <w:bookmarkStart w:id="132"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32"/>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r w:rsidR="00B831B2">
        <w:rPr>
          <w:rStyle w:val="CommentReference"/>
        </w:rPr>
        <w:commentReference w:id="133"/>
      </w:r>
    </w:p>
    <w:p w14:paraId="744CE7CD" w14:textId="77777777" w:rsidR="00D0591D" w:rsidRDefault="00D0591D" w:rsidP="00F36550">
      <w:pPr>
        <w:pStyle w:val="Heading2"/>
        <w:spacing w:after="0"/>
      </w:pPr>
      <w:bookmarkStart w:id="134"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34"/>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135"/>
      <w:r>
        <w:rPr>
          <w:noProof/>
          <w:lang w:eastAsia="en-US"/>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2225" cy="2238375"/>
                    </a:xfrm>
                    <a:prstGeom prst="rect">
                      <a:avLst/>
                    </a:prstGeom>
                  </pic:spPr>
                </pic:pic>
              </a:graphicData>
            </a:graphic>
          </wp:inline>
        </w:drawing>
      </w:r>
      <w:commentRangeEnd w:id="135"/>
      <w:r w:rsidR="00FF64B6">
        <w:rPr>
          <w:rStyle w:val="CommentReference"/>
        </w:rPr>
        <w:commentReference w:id="135"/>
      </w:r>
    </w:p>
    <w:p w14:paraId="65454C9D" w14:textId="77777777" w:rsidR="00D0591D" w:rsidRDefault="00D0591D" w:rsidP="00F36550">
      <w:pPr>
        <w:pStyle w:val="Heading2"/>
        <w:spacing w:after="0"/>
      </w:pPr>
      <w:bookmarkStart w:id="136" w:name="_Toc442209135"/>
      <w:r>
        <w:lastRenderedPageBreak/>
        <w:t>Shutdown System Interlocks</w:t>
      </w:r>
      <w:bookmarkEnd w:id="136"/>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37" w:name="_Toc442209136"/>
      <w:commentRangeStart w:id="138"/>
      <w:commentRangeStart w:id="139"/>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37"/>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138"/>
      <w:r w:rsidR="002E5880">
        <w:rPr>
          <w:rStyle w:val="CommentReference"/>
        </w:rPr>
        <w:commentReference w:id="138"/>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40" w:name="_Toc442209137"/>
      <w:r>
        <w:t>Tractive</w:t>
      </w:r>
      <w:r>
        <w:rPr>
          <w:rFonts w:eastAsia="Arial" w:cs="Arial"/>
        </w:rPr>
        <w:t xml:space="preserve"> </w:t>
      </w:r>
      <w:r>
        <w:t>System Voltage Present</w:t>
      </w:r>
      <w:r>
        <w:rPr>
          <w:rFonts w:eastAsia="Arial" w:cs="Arial"/>
        </w:rPr>
        <w:t xml:space="preserve"> </w:t>
      </w:r>
      <w:r>
        <w:t>light (TSVP)</w:t>
      </w:r>
      <w:bookmarkEnd w:id="140"/>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141"/>
      <w:r w:rsidRPr="00D52AC5">
        <w:rPr>
          <w:i/>
        </w:rPr>
        <w:t>provide</w:t>
      </w:r>
      <w:r w:rsidRPr="00D52AC5">
        <w:rPr>
          <w:rFonts w:eastAsia="Arial"/>
          <w:i/>
        </w:rPr>
        <w:t xml:space="preserve"> </w:t>
      </w:r>
      <w:r w:rsidRPr="00D52AC5">
        <w:rPr>
          <w:i/>
        </w:rPr>
        <w:t>schematics</w:t>
      </w:r>
      <w:commentRangeEnd w:id="141"/>
      <w:r w:rsidR="002E5880">
        <w:rPr>
          <w:rStyle w:val="CommentReference"/>
        </w:rPr>
        <w:commentReference w:id="141"/>
      </w:r>
      <w:r w:rsidRPr="00D52AC5">
        <w:rPr>
          <w:i/>
        </w:rPr>
        <w:t xml:space="preserve">. See </w:t>
      </w:r>
      <w:r w:rsidRPr="00D52AC5">
        <w:rPr>
          <w:b/>
          <w:i/>
        </w:rPr>
        <w:t>EV</w:t>
      </w:r>
      <w:r w:rsidR="00FA50F7">
        <w:rPr>
          <w:b/>
          <w:i/>
        </w:rPr>
        <w:t>9.3</w:t>
      </w:r>
    </w:p>
    <w:p w14:paraId="14592788" w14:textId="77777777" w:rsidR="00C95843" w:rsidRDefault="00C95843" w:rsidP="00C95843">
      <w:pPr>
        <w:pStyle w:val="Normal1"/>
        <w:spacing w:after="0"/>
      </w:pPr>
      <w:commentRangeStart w:id="142"/>
      <w:r>
        <w:t>The TSEL will be controlled from a voltage monitoring device that can handle the TS voltage that we are applying to it. The LTC2965</w:t>
      </w:r>
      <w:r>
        <w:rPr>
          <w:highlight w:val="white"/>
        </w:rPr>
        <w:t xml:space="preserve"> allows for a user defined threshold voltage, in our case 32 volts, and output a logic HIGH. This will then be passed through an </w:t>
      </w:r>
      <w:proofErr w:type="spellStart"/>
      <w:r>
        <w:rPr>
          <w:highlight w:val="white"/>
        </w:rPr>
        <w:t>opto</w:t>
      </w:r>
      <w:proofErr w:type="spellEnd"/>
      <w:r>
        <w:rPr>
          <w:highlight w:val="white"/>
        </w:rPr>
        <w:t xml:space="preserve">-isolator to the low voltage side and will power two </w:t>
      </w:r>
      <w:r>
        <w:t>12 volt trailer clearance lamps found from www.superbrightleds.com - part number M9-x4.</w:t>
      </w:r>
      <w:commentRangeEnd w:id="142"/>
      <w:r w:rsidR="00275DE8">
        <w:rPr>
          <w:rStyle w:val="CommentReference"/>
          <w:rFonts w:eastAsia="Calibri"/>
          <w:color w:val="auto"/>
          <w:lang w:eastAsia="zh-CN"/>
        </w:rPr>
        <w:commentReference w:id="142"/>
      </w:r>
    </w:p>
    <w:commentRangeEnd w:id="139"/>
    <w:p w14:paraId="5A6CA094" w14:textId="77777777" w:rsidR="00C95843" w:rsidRPr="00C95843" w:rsidRDefault="00E955E1" w:rsidP="00F36550">
      <w:pPr>
        <w:spacing w:after="0"/>
      </w:pPr>
      <w:r>
        <w:rPr>
          <w:rStyle w:val="CommentReference"/>
        </w:rPr>
        <w:commentReference w:id="139"/>
      </w:r>
    </w:p>
    <w:p w14:paraId="3E778171" w14:textId="77777777" w:rsidR="00D0591D" w:rsidRDefault="00D0591D" w:rsidP="00F36550">
      <w:pPr>
        <w:pStyle w:val="Heading2"/>
        <w:spacing w:after="0"/>
      </w:pPr>
      <w:bookmarkStart w:id="143" w:name="_Toc442209138"/>
      <w:r>
        <w:t>Ready-To-Drive-Sound</w:t>
      </w:r>
      <w:r>
        <w:rPr>
          <w:rFonts w:eastAsia="Arial" w:cs="Arial"/>
        </w:rPr>
        <w:t xml:space="preserve"> </w:t>
      </w:r>
      <w:r>
        <w:t>(RTDS)</w:t>
      </w:r>
      <w:bookmarkEnd w:id="143"/>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44" w:name="_Toc442209139"/>
      <w:r>
        <w:lastRenderedPageBreak/>
        <w:t>GLV System</w:t>
      </w:r>
      <w:bookmarkEnd w:id="144"/>
    </w:p>
    <w:p w14:paraId="09908D2E" w14:textId="77777777" w:rsidR="00D0591D" w:rsidRPr="00C1229B" w:rsidRDefault="00D0591D" w:rsidP="00C1229B">
      <w:commentRangeStart w:id="145"/>
      <w:r>
        <w:t>Person primarily responsible for this section:</w:t>
      </w:r>
      <w:commentRangeEnd w:id="145"/>
      <w:r w:rsidR="001C640E">
        <w:rPr>
          <w:rStyle w:val="CommentReference"/>
        </w:rPr>
        <w:commentReference w:id="145"/>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46" w:name="_Toc442209140"/>
      <w:r>
        <w:t>GLV System Data</w:t>
      </w:r>
      <w:bookmarkEnd w:id="146"/>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47"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47"/>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4"/>
          <w:footerReference w:type="even" r:id="rId65"/>
          <w:headerReference w:type="first" r:id="rId66"/>
          <w:footerReference w:type="first" r:id="rId67"/>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48" w:name="_Toc442209141"/>
      <w:r>
        <w:lastRenderedPageBreak/>
        <w:t>Appendi</w:t>
      </w:r>
      <w:r w:rsidR="00D0591D">
        <w:t>ces</w:t>
      </w:r>
      <w:bookmarkEnd w:id="148"/>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149"/>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149"/>
      <w:r w:rsidR="003E23A3">
        <w:rPr>
          <w:rStyle w:val="CommentReference"/>
        </w:rPr>
        <w:commentReference w:id="149"/>
      </w:r>
    </w:p>
    <w:sectPr w:rsidR="005E68E7" w:rsidRPr="00D52AC5" w:rsidSect="00E75D92">
      <w:headerReference w:type="even" r:id="rId68"/>
      <w:footerReference w:type="even" r:id="rId69"/>
      <w:headerReference w:type="first" r:id="rId70"/>
      <w:footerReference w:type="first" r:id="rId71"/>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eg Flynn" w:date="2017-02-13T23:12:00Z" w:initials="GF">
    <w:p w14:paraId="7D04CA4C" w14:textId="70DB7F58" w:rsidR="009E0F80" w:rsidRDefault="009E0F80">
      <w:pPr>
        <w:pStyle w:val="CommentText"/>
      </w:pPr>
      <w:r>
        <w:rPr>
          <w:rStyle w:val="CommentReference"/>
        </w:rPr>
        <w:annotationRef/>
      </w:r>
      <w:r>
        <w:t>At the end update page numbers</w:t>
      </w:r>
    </w:p>
  </w:comment>
  <w:comment w:id="6" w:author="Greg Flynn" w:date="2017-02-13T23:42:00Z" w:initials="GF">
    <w:p w14:paraId="2F87156B" w14:textId="7158D61A" w:rsidR="006E2E8A" w:rsidRDefault="006E2E8A">
      <w:pPr>
        <w:pStyle w:val="CommentText"/>
      </w:pPr>
      <w:r>
        <w:rPr>
          <w:rStyle w:val="CommentReference"/>
        </w:rPr>
        <w:annotationRef/>
      </w:r>
      <w:r>
        <w:t>Update at the end</w:t>
      </w:r>
    </w:p>
  </w:comment>
  <w:comment w:id="8" w:author="Greg Flynn" w:date="2017-02-13T23:42:00Z" w:initials="GF">
    <w:p w14:paraId="0626FEE6" w14:textId="1D11E1EF" w:rsidR="00EA44FE" w:rsidRDefault="00EA44FE">
      <w:pPr>
        <w:pStyle w:val="CommentText"/>
      </w:pPr>
      <w:r>
        <w:rPr>
          <w:rStyle w:val="CommentReference"/>
        </w:rPr>
        <w:annotationRef/>
      </w:r>
      <w:r>
        <w:t>Update at the end</w:t>
      </w:r>
    </w:p>
  </w:comment>
  <w:comment w:id="10" w:author="Greg Flynn" w:date="2017-02-13T23:12:00Z" w:initials="GF">
    <w:p w14:paraId="59B3F819" w14:textId="345D9154" w:rsidR="009E0F80" w:rsidRDefault="009E0F80" w:rsidP="00216252">
      <w:pPr>
        <w:pStyle w:val="CommentText"/>
      </w:pPr>
      <w:r>
        <w:rPr>
          <w:rStyle w:val="CommentReference"/>
        </w:rPr>
        <w:annotationRef/>
      </w:r>
      <w:r>
        <w:t xml:space="preserve">Add </w:t>
      </w:r>
      <w:r w:rsidR="00216252" w:rsidRPr="002F736A">
        <w:t>CSMS</w:t>
      </w:r>
      <w:r w:rsidR="00216252">
        <w:rPr>
          <w:rStyle w:val="CommentReference"/>
        </w:rPr>
        <w:annotationRef/>
      </w:r>
      <w:r w:rsidR="00216252">
        <w:t xml:space="preserve"> </w:t>
      </w:r>
      <w:r>
        <w:t>to this list</w:t>
      </w:r>
      <w:r w:rsidR="002516CB">
        <w:t xml:space="preserve"> </w:t>
      </w:r>
    </w:p>
  </w:comment>
  <w:comment w:id="11" w:author="Greg Flynn" w:date="2017-02-14T23:09:00Z" w:initials="GF">
    <w:p w14:paraId="7AA91016" w14:textId="7EA88F53" w:rsidR="002516CB" w:rsidRDefault="002516CB" w:rsidP="00216252">
      <w:pPr>
        <w:pStyle w:val="CommentText"/>
      </w:pPr>
      <w:r>
        <w:rPr>
          <w:rStyle w:val="CommentReference"/>
        </w:rPr>
        <w:annotationRef/>
      </w:r>
      <w:r w:rsidR="00216252">
        <w:t>G</w:t>
      </w:r>
      <w:r>
        <w:t>LV uses this, I don’t know what it means</w:t>
      </w:r>
    </w:p>
  </w:comment>
  <w:comment w:id="14" w:author="Greg Flynn" w:date="2017-02-13T23:13:00Z" w:initials="GF">
    <w:p w14:paraId="281D4514" w14:textId="0BD2B482" w:rsidR="009E0F80" w:rsidRDefault="009E0F80">
      <w:pPr>
        <w:pStyle w:val="CommentText"/>
      </w:pPr>
      <w:r>
        <w:rPr>
          <w:rStyle w:val="CommentReference"/>
        </w:rPr>
        <w:annotationRef/>
      </w:r>
      <w:r>
        <w:t>Need to add a narrative</w:t>
      </w:r>
    </w:p>
    <w:p w14:paraId="427CB1C3" w14:textId="742EAC12" w:rsidR="003545DE" w:rsidRDefault="003545DE" w:rsidP="003545DE">
      <w:pPr>
        <w:pStyle w:val="CommentText"/>
      </w:pPr>
      <w:r>
        <w:t>TSV write two sentences saying how the accumulator works</w:t>
      </w:r>
    </w:p>
    <w:p w14:paraId="6D4E8DA6" w14:textId="3D7E6A05" w:rsidR="003545DE" w:rsidRDefault="003545DE" w:rsidP="003545DE">
      <w:pPr>
        <w:pStyle w:val="CommentText"/>
      </w:pPr>
      <w:r>
        <w:t>TSI write two sentences saying how you interface with the accumulator and the motor</w:t>
      </w:r>
    </w:p>
    <w:p w14:paraId="62C41412" w14:textId="3AF90584" w:rsidR="003545DE" w:rsidRDefault="003545DE" w:rsidP="003545DE">
      <w:pPr>
        <w:pStyle w:val="CommentText"/>
      </w:pPr>
      <w:r>
        <w:t>MEs will write the method of mechanical coupling</w:t>
      </w:r>
    </w:p>
  </w:comment>
  <w:comment w:id="16" w:author="Greg Flynn" w:date="2017-02-13T23:42:00Z" w:initials="GF">
    <w:p w14:paraId="17F064B8" w14:textId="568E37FE" w:rsidR="00CD6994" w:rsidRDefault="00CD6994">
      <w:pPr>
        <w:pStyle w:val="CommentText"/>
      </w:pPr>
      <w:r>
        <w:rPr>
          <w:rStyle w:val="CommentReference"/>
        </w:rPr>
        <w:annotationRef/>
      </w:r>
      <w:r>
        <w:t>MEs should provide this</w:t>
      </w:r>
    </w:p>
  </w:comment>
  <w:comment w:id="19" w:author="Greg Flynn" w:date="2017-02-13T23:13:00Z" w:initials="GF">
    <w:p w14:paraId="2D639720" w14:textId="6B1F1DE6" w:rsidR="009E0F80" w:rsidRDefault="009E0F80">
      <w:pPr>
        <w:pStyle w:val="CommentText"/>
      </w:pPr>
      <w:r>
        <w:rPr>
          <w:rStyle w:val="CommentReference"/>
        </w:rPr>
        <w:annotationRef/>
      </w:r>
      <w:r>
        <w:t>This is the mechanical location</w:t>
      </w:r>
      <w:r w:rsidR="00CE2EF5">
        <w:t xml:space="preserve"> so the MEs should provide this</w:t>
      </w:r>
    </w:p>
  </w:comment>
  <w:comment w:id="21" w:author="Greg Flynn" w:date="2017-02-14T02:44:00Z" w:initials="GF">
    <w:p w14:paraId="47FD9CA2" w14:textId="6E47FBB8" w:rsidR="009E0F80" w:rsidRDefault="009E0F80">
      <w:pPr>
        <w:pStyle w:val="CommentText"/>
      </w:pPr>
      <w:r>
        <w:rPr>
          <w:rStyle w:val="CommentReference"/>
        </w:rPr>
        <w:annotationRef/>
      </w:r>
      <w:r>
        <w:t xml:space="preserve">We need wiring from the Packs all the way to the </w:t>
      </w:r>
      <w:r w:rsidR="006A3F95">
        <w:t>motor</w:t>
      </w:r>
    </w:p>
  </w:comment>
  <w:comment w:id="22" w:author="Greg Flynn" w:date="2017-02-14T10:39:00Z" w:initials="GF">
    <w:p w14:paraId="6A01111F" w14:textId="3F2D1626" w:rsidR="001D15BC" w:rsidRDefault="001D15BC">
      <w:pPr>
        <w:pStyle w:val="CommentText"/>
      </w:pPr>
      <w:r>
        <w:rPr>
          <w:rStyle w:val="CommentReference"/>
        </w:rPr>
        <w:annotationRef/>
      </w:r>
      <w:r>
        <w:t>Who should do this?</w:t>
      </w:r>
    </w:p>
  </w:comment>
  <w:comment w:id="23" w:author="Greg Flynn" w:date="2017-02-14T22:51:00Z" w:initials="GF">
    <w:p w14:paraId="303F973B" w14:textId="0A678831" w:rsidR="00843409" w:rsidRDefault="00843409">
      <w:pPr>
        <w:pStyle w:val="CommentText"/>
      </w:pPr>
      <w:r>
        <w:rPr>
          <w:rStyle w:val="CommentReference"/>
        </w:rPr>
        <w:annotationRef/>
      </w:r>
      <w:r>
        <w:t>TSI should document the rest of the Path</w:t>
      </w:r>
    </w:p>
  </w:comment>
  <w:comment w:id="26" w:author="Greg Flynn" w:date="2017-02-13T23:14:00Z" w:initials="GF">
    <w:p w14:paraId="4797EC78" w14:textId="7E02AF04" w:rsidR="009E0F80" w:rsidRDefault="009E0F80">
      <w:pPr>
        <w:pStyle w:val="CommentText"/>
      </w:pPr>
      <w:r>
        <w:rPr>
          <w:rStyle w:val="CommentReference"/>
        </w:rPr>
        <w:annotationRef/>
      </w:r>
      <w:r>
        <w:t>Assign person to this</w:t>
      </w:r>
    </w:p>
  </w:comment>
  <w:comment w:id="29" w:author="Greg Flynn" w:date="2017-02-13T23:43:00Z" w:initials="GF">
    <w:p w14:paraId="618753E4" w14:textId="4CD79CC9" w:rsidR="0008410D" w:rsidRDefault="0008410D">
      <w:pPr>
        <w:pStyle w:val="CommentText"/>
      </w:pPr>
      <w:r>
        <w:rPr>
          <w:rStyle w:val="CommentReference"/>
        </w:rPr>
        <w:annotationRef/>
      </w:r>
      <w:r>
        <w:t>Is this correct?</w:t>
      </w:r>
      <w:r w:rsidR="005232A3">
        <w:t xml:space="preserve"> GLV</w:t>
      </w:r>
    </w:p>
  </w:comment>
  <w:comment w:id="32" w:author="Greg Flynn" w:date="2017-02-14T10:42:00Z" w:initials="GF">
    <w:p w14:paraId="30AC7E11" w14:textId="3079D470" w:rsidR="005577B5" w:rsidRDefault="005577B5">
      <w:pPr>
        <w:pStyle w:val="CommentText"/>
      </w:pPr>
      <w:r>
        <w:rPr>
          <w:rStyle w:val="CommentReference"/>
        </w:rPr>
        <w:annotationRef/>
      </w:r>
      <w:r>
        <w:t>Motor controller?</w:t>
      </w:r>
      <w:r w:rsidR="005232A3">
        <w:t xml:space="preserve"> TSI</w:t>
      </w:r>
    </w:p>
  </w:comment>
  <w:comment w:id="35" w:author="Greg Flynn" w:date="2017-02-13T23:17:00Z" w:initials="GF">
    <w:p w14:paraId="4B7F814C" w14:textId="3373498A" w:rsidR="009E0F80" w:rsidRDefault="009E0F80">
      <w:pPr>
        <w:pStyle w:val="CommentText"/>
      </w:pPr>
      <w:r>
        <w:rPr>
          <w:rStyle w:val="CommentReference"/>
        </w:rPr>
        <w:annotationRef/>
      </w:r>
      <w:r>
        <w:t>Get wires done</w:t>
      </w:r>
    </w:p>
    <w:p w14:paraId="04E5C88B" w14:textId="5C80A01A" w:rsidR="009E0F80" w:rsidRDefault="009E0F80">
      <w:pPr>
        <w:pStyle w:val="CommentText"/>
      </w:pPr>
      <w:r>
        <w:t>Interconnect needs to specify all cables in this table</w:t>
      </w:r>
    </w:p>
  </w:comment>
  <w:comment w:id="36" w:author="Greg Flynn" w:date="2017-02-13T23:15:00Z" w:initials="GF">
    <w:p w14:paraId="1DCF816E" w14:textId="3602AE74" w:rsidR="009E0F80" w:rsidRDefault="009E0F80" w:rsidP="00521741">
      <w:pPr>
        <w:pStyle w:val="CommentText"/>
      </w:pPr>
      <w:r>
        <w:rPr>
          <w:rStyle w:val="CommentReference"/>
        </w:rPr>
        <w:annotationRef/>
      </w:r>
      <w:r w:rsidR="00521741">
        <w:t>Interconnect solve</w:t>
      </w:r>
      <w:r>
        <w:t xml:space="preserve"> the fault current for everyone</w:t>
      </w:r>
    </w:p>
  </w:comment>
  <w:comment w:id="37" w:author="Greg Flynn" w:date="2017-02-13T23:44:00Z" w:initials="GF">
    <w:p w14:paraId="571B01E5" w14:textId="0E584E85" w:rsidR="002059D4" w:rsidRDefault="002059D4">
      <w:pPr>
        <w:pStyle w:val="CommentText"/>
      </w:pPr>
      <w:r>
        <w:rPr>
          <w:rStyle w:val="CommentReference"/>
        </w:rPr>
        <w:annotationRef/>
      </w:r>
      <w:r>
        <w:t>We need protection information</w:t>
      </w:r>
    </w:p>
  </w:comment>
  <w:comment w:id="43" w:author="Greg Flynn" w:date="2017-02-13T23:18:00Z" w:initials="GF">
    <w:p w14:paraId="192A1F95" w14:textId="26332A1A" w:rsidR="009E0F80" w:rsidRDefault="009E0F80">
      <w:pPr>
        <w:pStyle w:val="CommentText"/>
      </w:pPr>
      <w:r>
        <w:rPr>
          <w:rStyle w:val="CommentReference"/>
        </w:rPr>
        <w:annotationRef/>
      </w:r>
      <w:r>
        <w:t>Assign someone to this</w:t>
      </w:r>
    </w:p>
  </w:comment>
  <w:comment w:id="45" w:author="Greg Flynn" w:date="2017-02-13T23:46:00Z" w:initials="GF">
    <w:p w14:paraId="6491664F" w14:textId="47950AFB" w:rsidR="00752C88" w:rsidRDefault="00752C88">
      <w:pPr>
        <w:pStyle w:val="CommentText"/>
      </w:pPr>
      <w:r>
        <w:rPr>
          <w:rStyle w:val="CommentReference"/>
        </w:rPr>
        <w:annotationRef/>
      </w:r>
      <w:r>
        <w:t>What should go here?</w:t>
      </w:r>
    </w:p>
  </w:comment>
  <w:comment w:id="46" w:author="Greg Flynn" w:date="2017-02-14T10:43:00Z" w:initials="GF">
    <w:p w14:paraId="67642465" w14:textId="1574B13C" w:rsidR="00FF692B" w:rsidRDefault="00FF692B">
      <w:pPr>
        <w:pStyle w:val="CommentText"/>
      </w:pPr>
      <w:r>
        <w:rPr>
          <w:rStyle w:val="CommentReference"/>
        </w:rPr>
        <w:annotationRef/>
      </w:r>
      <w:r>
        <w:t>I think a mechanical image showing the spacing</w:t>
      </w:r>
    </w:p>
  </w:comment>
  <w:comment w:id="48" w:author="Greg Flynn" w:date="2017-02-13T23:18:00Z" w:initials="GF">
    <w:p w14:paraId="14A8CAEC" w14:textId="7F1635F1" w:rsidR="009E0F80" w:rsidRDefault="009E0F80">
      <w:pPr>
        <w:pStyle w:val="CommentText"/>
      </w:pPr>
      <w:r>
        <w:rPr>
          <w:rStyle w:val="CommentReference"/>
        </w:rPr>
        <w:annotationRef/>
      </w:r>
      <w:r>
        <w:t>Get a better name for this</w:t>
      </w:r>
      <w:r w:rsidR="005232A3">
        <w:t xml:space="preserve"> TSI</w:t>
      </w:r>
    </w:p>
  </w:comment>
  <w:comment w:id="51" w:author="Greg Flynn" w:date="2017-02-13T23:28:00Z" w:initials="GF">
    <w:p w14:paraId="59B50705" w14:textId="3073EFEA" w:rsidR="009E0F80" w:rsidRDefault="009E0F80">
      <w:pPr>
        <w:pStyle w:val="CommentText"/>
      </w:pPr>
      <w:r>
        <w:rPr>
          <w:rStyle w:val="CommentReference"/>
        </w:rPr>
        <w:annotationRef/>
      </w:r>
      <w:r>
        <w:t xml:space="preserve">Where is the motor </w:t>
      </w:r>
      <w:r w:rsidR="000911A8">
        <w:t>information</w:t>
      </w:r>
      <w:r w:rsidR="00347E04">
        <w:t xml:space="preserve"> TSI</w:t>
      </w:r>
    </w:p>
  </w:comment>
  <w:comment w:id="53" w:author="Greg Flynn" w:date="2017-02-13T23:29:00Z" w:initials="GF">
    <w:p w14:paraId="2DDAB0BB" w14:textId="6483C47A" w:rsidR="00305175" w:rsidRDefault="00305175">
      <w:pPr>
        <w:pStyle w:val="CommentText"/>
      </w:pPr>
      <w:r>
        <w:rPr>
          <w:rStyle w:val="CommentReference"/>
        </w:rPr>
        <w:annotationRef/>
      </w:r>
      <w:r>
        <w:t>Measurement</w:t>
      </w:r>
      <w:r w:rsidR="00193207">
        <w:t xml:space="preserve"> TSV</w:t>
      </w:r>
    </w:p>
  </w:comment>
  <w:comment w:id="54" w:author="Greg Flynn" w:date="2017-02-13T23:29:00Z" w:initials="GF">
    <w:p w14:paraId="4E596F67" w14:textId="0F5BD8B3" w:rsidR="009F43B9" w:rsidRDefault="009F43B9">
      <w:pPr>
        <w:pStyle w:val="CommentText"/>
      </w:pPr>
      <w:r>
        <w:rPr>
          <w:rStyle w:val="CommentReference"/>
        </w:rPr>
        <w:annotationRef/>
      </w:r>
      <w:r>
        <w:t>What does this mean?</w:t>
      </w:r>
      <w:r w:rsidR="00C84486">
        <w:t xml:space="preserve"> TSV</w:t>
      </w:r>
    </w:p>
  </w:comment>
  <w:comment w:id="56" w:author="Greg Flynn" w:date="2017-02-13T23:49:00Z" w:initials="GF">
    <w:p w14:paraId="49E7F040" w14:textId="1C3CEA87" w:rsidR="00137380" w:rsidRDefault="00137380">
      <w:pPr>
        <w:pStyle w:val="CommentText"/>
      </w:pPr>
      <w:r>
        <w:rPr>
          <w:rStyle w:val="CommentReference"/>
        </w:rPr>
        <w:annotationRef/>
      </w:r>
      <w:r>
        <w:t>Are we really using none?</w:t>
      </w:r>
    </w:p>
    <w:p w14:paraId="3EB41B1D" w14:textId="1E810400" w:rsidR="00B45A87" w:rsidRDefault="00B45A87">
      <w:pPr>
        <w:pStyle w:val="CommentText"/>
      </w:pPr>
      <w:r>
        <w:t>MEs what protects the chassis from getting High voltage?</w:t>
      </w:r>
    </w:p>
  </w:comment>
  <w:comment w:id="61" w:author="Greg Flynn" w:date="2017-02-13T23:31:00Z" w:initials="GF">
    <w:p w14:paraId="6D0B0E5D" w14:textId="2C76ACDD" w:rsidR="00D130F9" w:rsidRDefault="00D130F9">
      <w:pPr>
        <w:pStyle w:val="CommentText"/>
      </w:pPr>
      <w:r>
        <w:rPr>
          <w:rStyle w:val="CommentReference"/>
        </w:rPr>
        <w:annotationRef/>
      </w:r>
      <w:r>
        <w:t>MEs should specify this</w:t>
      </w:r>
    </w:p>
  </w:comment>
  <w:comment w:id="66" w:author="Greg Flynn" w:date="2017-02-13T23:32:00Z" w:initials="GF">
    <w:p w14:paraId="5D882D2D" w14:textId="66ACE72F" w:rsidR="009B2AB7" w:rsidRDefault="009B2AB7">
      <w:pPr>
        <w:pStyle w:val="CommentText"/>
      </w:pPr>
      <w:r>
        <w:rPr>
          <w:rStyle w:val="CommentReference"/>
        </w:rPr>
        <w:annotationRef/>
      </w:r>
      <w:r>
        <w:t>MEs will do this</w:t>
      </w:r>
    </w:p>
  </w:comment>
  <w:comment w:id="68" w:author="Greg Flynn" w:date="2017-02-13T23:33:00Z" w:initials="GF">
    <w:p w14:paraId="34B59542" w14:textId="6E6ED0D6" w:rsidR="00283EB4" w:rsidRDefault="00283EB4">
      <w:pPr>
        <w:pStyle w:val="CommentText"/>
      </w:pPr>
      <w:r>
        <w:rPr>
          <w:rStyle w:val="CommentReference"/>
        </w:rPr>
        <w:annotationRef/>
      </w:r>
      <w:r>
        <w:t>Who is in charge here?</w:t>
      </w:r>
    </w:p>
  </w:comment>
  <w:comment w:id="70" w:author="Greg Flynn" w:date="2017-02-13T23:34:00Z" w:initials="GF">
    <w:p w14:paraId="2C4EA219" w14:textId="684A46C0" w:rsidR="00283EB4" w:rsidRDefault="00283EB4" w:rsidP="006004F5">
      <w:pPr>
        <w:pStyle w:val="CommentText"/>
      </w:pPr>
      <w:r>
        <w:rPr>
          <w:rStyle w:val="CommentReference"/>
        </w:rPr>
        <w:annotationRef/>
      </w:r>
      <w:proofErr w:type="spellStart"/>
      <w:r w:rsidR="00B0344C">
        <w:rPr>
          <w:rStyle w:val="CommentReference"/>
        </w:rPr>
        <w:t>Dyno</w:t>
      </w:r>
      <w:proofErr w:type="spellEnd"/>
      <w:r w:rsidR="00B0344C">
        <w:rPr>
          <w:rStyle w:val="CommentReference"/>
        </w:rPr>
        <w:t xml:space="preserve"> you do this</w:t>
      </w:r>
    </w:p>
  </w:comment>
  <w:comment w:id="74" w:author="Greg Flynn" w:date="2017-02-13T23:34:00Z" w:initials="GF">
    <w:p w14:paraId="69907F9F" w14:textId="0DB0CEA5" w:rsidR="00283EB4" w:rsidRDefault="00283EB4" w:rsidP="00716AE0">
      <w:pPr>
        <w:pStyle w:val="CommentText"/>
      </w:pPr>
      <w:r>
        <w:rPr>
          <w:rStyle w:val="CommentReference"/>
        </w:rPr>
        <w:annotationRef/>
      </w:r>
      <w:r w:rsidR="00716AE0">
        <w:t>TSI should do this</w:t>
      </w:r>
    </w:p>
  </w:comment>
  <w:comment w:id="78" w:author="Greg Flynn" w:date="2017-02-13T23:33:00Z" w:initials="GF">
    <w:p w14:paraId="52177378" w14:textId="3B092873" w:rsidR="00857225" w:rsidRDefault="00857225">
      <w:pPr>
        <w:pStyle w:val="CommentText"/>
      </w:pPr>
      <w:r>
        <w:rPr>
          <w:rStyle w:val="CommentReference"/>
        </w:rPr>
        <w:annotationRef/>
      </w:r>
      <w:r>
        <w:t>Where is the TSMP and what is the housing?</w:t>
      </w:r>
      <w:r w:rsidR="00E67031">
        <w:t xml:space="preserve"> TSI</w:t>
      </w:r>
    </w:p>
  </w:comment>
  <w:comment w:id="81" w:author="Greg Flynn" w:date="2017-02-13T23:33:00Z" w:initials="GF">
    <w:p w14:paraId="25ACAB92" w14:textId="73762941" w:rsidR="00DB21DC" w:rsidRDefault="00DB21DC">
      <w:pPr>
        <w:pStyle w:val="CommentText"/>
      </w:pPr>
      <w:r>
        <w:rPr>
          <w:rStyle w:val="CommentReference"/>
        </w:rPr>
        <w:annotationRef/>
      </w:r>
      <w:r>
        <w:t>What are we doing here?</w:t>
      </w:r>
    </w:p>
  </w:comment>
  <w:comment w:id="82" w:author="Greg Flynn" w:date="2017-02-14T22:55:00Z" w:initials="GF">
    <w:p w14:paraId="1719A7D7" w14:textId="76A3002A" w:rsidR="000A2DC5" w:rsidRDefault="000A2DC5" w:rsidP="000A2DC5">
      <w:pPr>
        <w:pStyle w:val="CommentText"/>
      </w:pPr>
      <w:r>
        <w:rPr>
          <w:rStyle w:val="CommentReference"/>
        </w:rPr>
        <w:annotationRef/>
      </w:r>
      <w:r>
        <w:t xml:space="preserve">TSI should design a </w:t>
      </w:r>
      <w:proofErr w:type="spellStart"/>
      <w:r>
        <w:t>precharge</w:t>
      </w:r>
      <w:proofErr w:type="spellEnd"/>
      <w:r>
        <w:t xml:space="preserve"> circuit.  At least try to simulate one:</w:t>
      </w:r>
    </w:p>
    <w:p w14:paraId="250CC9B6" w14:textId="066EA193" w:rsidR="000A2DC5" w:rsidRDefault="00FD38DD" w:rsidP="000A2DC5">
      <w:pPr>
        <w:pStyle w:val="CommentText"/>
      </w:pPr>
      <w:hyperlink r:id="rId1" w:history="1">
        <w:r w:rsidR="000A2DC5" w:rsidRPr="00691590">
          <w:rPr>
            <w:rStyle w:val="Hyperlink"/>
          </w:rPr>
          <w:t>https://en.wikipedia.org/wiki/Pre-charge</w:t>
        </w:r>
      </w:hyperlink>
    </w:p>
    <w:p w14:paraId="7C3914F5" w14:textId="76D4E7BB" w:rsidR="000A2DC5" w:rsidRDefault="000A2DC5" w:rsidP="00E07A80">
      <w:pPr>
        <w:pStyle w:val="CommentText"/>
      </w:pPr>
      <w:r>
        <w:t>It is possible that the motor controller already does this.  Verify</w:t>
      </w:r>
      <w:r w:rsidR="00E07A80">
        <w:t xml:space="preserve"> if it does</w:t>
      </w:r>
    </w:p>
  </w:comment>
  <w:comment w:id="86" w:author="Greg Flynn" w:date="2017-02-13T23:33:00Z" w:initials="GF">
    <w:p w14:paraId="08F99CCC" w14:textId="1E1B7AD9" w:rsidR="00473C11" w:rsidRDefault="00473C11">
      <w:pPr>
        <w:pStyle w:val="CommentText"/>
      </w:pPr>
      <w:r>
        <w:rPr>
          <w:rStyle w:val="CommentReference"/>
        </w:rPr>
        <w:annotationRef/>
      </w:r>
      <w:r>
        <w:t>What are we doing here?</w:t>
      </w:r>
    </w:p>
  </w:comment>
  <w:comment w:id="87" w:author="Greg Flynn" w:date="2017-02-14T22:58:00Z" w:initials="GF">
    <w:p w14:paraId="0A04C3A0" w14:textId="46A9D8BF" w:rsidR="000A2DC5" w:rsidRDefault="000A2DC5">
      <w:pPr>
        <w:pStyle w:val="CommentText"/>
      </w:pPr>
      <w:r>
        <w:rPr>
          <w:rStyle w:val="CommentReference"/>
        </w:rPr>
        <w:annotationRef/>
      </w:r>
      <w:r>
        <w:t>TSI we do need something here</w:t>
      </w:r>
    </w:p>
    <w:p w14:paraId="4A76B27A" w14:textId="7CECFCD6" w:rsidR="000A2DC5" w:rsidRDefault="000A2DC5">
      <w:pPr>
        <w:pStyle w:val="CommentText"/>
      </w:pPr>
      <w:r>
        <w:t>What circuitry will be used here?</w:t>
      </w:r>
    </w:p>
  </w:comment>
  <w:comment w:id="90" w:author="Greg Flynn" w:date="2017-02-13T23:34:00Z" w:initials="GF">
    <w:p w14:paraId="71249699" w14:textId="0E80B27B" w:rsidR="008E39F0" w:rsidRDefault="008E39F0" w:rsidP="000A2DC5">
      <w:pPr>
        <w:pStyle w:val="CommentText"/>
      </w:pPr>
      <w:r>
        <w:rPr>
          <w:rStyle w:val="CommentReference"/>
        </w:rPr>
        <w:annotationRef/>
      </w:r>
      <w:r>
        <w:t xml:space="preserve">TSI </w:t>
      </w:r>
      <w:r w:rsidR="000A2DC5">
        <w:t>should do this</w:t>
      </w:r>
    </w:p>
  </w:comment>
  <w:comment w:id="92" w:author="Greg Flynn" w:date="2017-02-13T23:36:00Z" w:initials="GF">
    <w:p w14:paraId="5464A519" w14:textId="151C17B3" w:rsidR="00C457D4" w:rsidRDefault="00C457D4">
      <w:pPr>
        <w:pStyle w:val="CommentText"/>
      </w:pPr>
      <w:r>
        <w:rPr>
          <w:rStyle w:val="CommentReference"/>
        </w:rPr>
        <w:annotationRef/>
      </w:r>
      <w:r>
        <w:t>What's going on here?</w:t>
      </w:r>
    </w:p>
  </w:comment>
  <w:comment w:id="93" w:author="Greg Flynn" w:date="2017-02-14T23:21:00Z" w:initials="GF">
    <w:p w14:paraId="293A6E16" w14:textId="24CAA99B" w:rsidR="00A55B56" w:rsidRDefault="00A55B56">
      <w:pPr>
        <w:pStyle w:val="CommentText"/>
      </w:pPr>
      <w:r>
        <w:rPr>
          <w:rStyle w:val="CommentReference"/>
        </w:rPr>
        <w:annotationRef/>
      </w:r>
      <w:r>
        <w:t>TSI</w:t>
      </w:r>
    </w:p>
  </w:comment>
  <w:comment w:id="99" w:author="Greg Flynn" w:date="2017-02-13T23:36:00Z" w:initials="GF">
    <w:p w14:paraId="6305B65D" w14:textId="44BE0E28" w:rsidR="00BB7E05" w:rsidRDefault="00BB7E05">
      <w:pPr>
        <w:pStyle w:val="CommentText"/>
      </w:pPr>
      <w:r>
        <w:rPr>
          <w:rStyle w:val="CommentReference"/>
        </w:rPr>
        <w:annotationRef/>
      </w:r>
      <w:r>
        <w:t>Who's should be assigned here?</w:t>
      </w:r>
    </w:p>
  </w:comment>
  <w:comment w:id="123" w:author="Greg Flynn" w:date="2017-02-13T23:39:00Z" w:initials="GF">
    <w:p w14:paraId="4B250DA1" w14:textId="0EE41D32" w:rsidR="00906CC7" w:rsidRDefault="00906CC7" w:rsidP="007C6CF6">
      <w:pPr>
        <w:pStyle w:val="CommentText"/>
      </w:pPr>
      <w:r>
        <w:rPr>
          <w:rStyle w:val="CommentReference"/>
        </w:rPr>
        <w:annotationRef/>
      </w:r>
      <w:r>
        <w:t>Add function to all buttons</w:t>
      </w:r>
      <w:r w:rsidR="005C5CD4">
        <w:t xml:space="preserve"> </w:t>
      </w:r>
      <w:r w:rsidR="007C6CF6">
        <w:t>GLV</w:t>
      </w:r>
    </w:p>
  </w:comment>
  <w:comment w:id="124" w:author="Greg Flynn" w:date="2017-02-13T23:39:00Z" w:initials="GF">
    <w:p w14:paraId="1795855E" w14:textId="7AD6D37F" w:rsidR="00906CC7" w:rsidRDefault="00906CC7">
      <w:pPr>
        <w:pStyle w:val="CommentText"/>
      </w:pPr>
      <w:r>
        <w:rPr>
          <w:rStyle w:val="CommentReference"/>
        </w:rPr>
        <w:annotationRef/>
      </w:r>
      <w:r>
        <w:t>What does this stand for?</w:t>
      </w:r>
      <w:r w:rsidR="00F9737D">
        <w:t xml:space="preserve"> GLV</w:t>
      </w:r>
    </w:p>
  </w:comment>
  <w:comment w:id="125" w:author="Greg Flynn" w:date="2017-02-14T23:22:00Z" w:initials="GF">
    <w:p w14:paraId="2B91785C" w14:textId="0ABDCC98" w:rsidR="00216252" w:rsidRDefault="00216252">
      <w:pPr>
        <w:pStyle w:val="CommentText"/>
      </w:pPr>
      <w:r>
        <w:rPr>
          <w:rStyle w:val="CommentReference"/>
        </w:rPr>
        <w:annotationRef/>
      </w:r>
      <w:r>
        <w:t>Should be defined in acronym list</w:t>
      </w:r>
    </w:p>
  </w:comment>
  <w:comment w:id="126" w:author="Greg Flynn" w:date="2017-02-14T23:04:00Z" w:initials="GF">
    <w:p w14:paraId="43614A35" w14:textId="7A2113BD" w:rsidR="0006521C" w:rsidRDefault="0006521C">
      <w:pPr>
        <w:pStyle w:val="CommentText"/>
      </w:pPr>
      <w:r>
        <w:rPr>
          <w:rStyle w:val="CommentReference"/>
        </w:rPr>
        <w:annotationRef/>
      </w:r>
      <w:r>
        <w:t>This needs to directly control a relay on the safety loop per EV7.11</w:t>
      </w:r>
    </w:p>
  </w:comment>
  <w:comment w:id="129" w:author="Greg Flynn" w:date="2017-02-13T23:52:00Z" w:initials="GF">
    <w:p w14:paraId="4D245F15" w14:textId="01DB26B5" w:rsidR="00FD6195" w:rsidRDefault="00FD6195">
      <w:pPr>
        <w:pStyle w:val="CommentText"/>
      </w:pPr>
      <w:r>
        <w:rPr>
          <w:rStyle w:val="CommentReference"/>
        </w:rPr>
        <w:annotationRef/>
      </w:r>
      <w:r>
        <w:t xml:space="preserve">This is a CAD drawing </w:t>
      </w:r>
    </w:p>
    <w:p w14:paraId="7D24A502" w14:textId="4F688D4C" w:rsidR="00FD6195" w:rsidRDefault="00FD6195">
      <w:pPr>
        <w:pStyle w:val="CommentText"/>
      </w:pPr>
      <w:r>
        <w:t>MEs need to do this</w:t>
      </w:r>
    </w:p>
  </w:comment>
  <w:comment w:id="133" w:author="Greg Flynn" w:date="2017-02-13T23:40:00Z" w:initials="GF">
    <w:p w14:paraId="5DB9022E" w14:textId="0E23FE06" w:rsidR="00B831B2" w:rsidRDefault="00B831B2">
      <w:pPr>
        <w:pStyle w:val="CommentText"/>
      </w:pPr>
      <w:r>
        <w:rPr>
          <w:rStyle w:val="CommentReference"/>
        </w:rPr>
        <w:annotationRef/>
      </w:r>
      <w:r>
        <w:t>Where is a schematic</w:t>
      </w:r>
    </w:p>
  </w:comment>
  <w:comment w:id="135" w:author="Greg Flynn" w:date="2017-02-13T23:40:00Z" w:initials="GF">
    <w:p w14:paraId="16F972D7" w14:textId="68521BAB" w:rsidR="00FF64B6" w:rsidRDefault="00FF64B6">
      <w:pPr>
        <w:pStyle w:val="CommentText"/>
      </w:pPr>
      <w:r>
        <w:rPr>
          <w:rStyle w:val="CommentReference"/>
        </w:rPr>
        <w:annotationRef/>
      </w:r>
      <w:r>
        <w:t>Give a figure reference</w:t>
      </w:r>
    </w:p>
  </w:comment>
  <w:comment w:id="138" w:author="Greg Flynn" w:date="2017-02-13T23:41:00Z" w:initials="GF">
    <w:p w14:paraId="54BF4B62" w14:textId="44EB5E60" w:rsidR="002E5880" w:rsidRDefault="002E5880">
      <w:pPr>
        <w:pStyle w:val="CommentText"/>
      </w:pPr>
      <w:r>
        <w:rPr>
          <w:rStyle w:val="CommentReference"/>
        </w:rPr>
        <w:annotationRef/>
      </w:r>
      <w:r>
        <w:t>What's going on here?</w:t>
      </w:r>
    </w:p>
  </w:comment>
  <w:comment w:id="141" w:author="Greg Flynn" w:date="2017-02-13T23:41:00Z" w:initials="GF">
    <w:p w14:paraId="661E302B" w14:textId="15ED8977" w:rsidR="002E5880" w:rsidRDefault="002E5880">
      <w:pPr>
        <w:pStyle w:val="CommentText"/>
      </w:pPr>
      <w:r>
        <w:rPr>
          <w:rStyle w:val="CommentReference"/>
        </w:rPr>
        <w:annotationRef/>
      </w:r>
      <w:r>
        <w:t>Need a schematic</w:t>
      </w:r>
    </w:p>
  </w:comment>
  <w:comment w:id="142" w:author="Greg Flynn" w:date="2017-02-13T23:10:00Z" w:initials="GF">
    <w:p w14:paraId="7FA15167" w14:textId="77777777" w:rsidR="009E0F80" w:rsidRDefault="009E0F80">
      <w:pPr>
        <w:pStyle w:val="CommentText"/>
      </w:pPr>
      <w:r>
        <w:rPr>
          <w:rStyle w:val="CommentReference"/>
        </w:rPr>
        <w:annotationRef/>
      </w:r>
      <w:r>
        <w:t>Should this be in TSEL?</w:t>
      </w:r>
    </w:p>
    <w:p w14:paraId="650D8F1B" w14:textId="67FBAD71" w:rsidR="009E0F80" w:rsidRDefault="009E0F80">
      <w:pPr>
        <w:pStyle w:val="CommentText"/>
      </w:pPr>
      <w:r>
        <w:t>If so what should be here?</w:t>
      </w:r>
    </w:p>
  </w:comment>
  <w:comment w:id="139" w:author="Greg Flynn" w:date="2017-02-14T23:05:00Z" w:initials="GF">
    <w:p w14:paraId="5D08C72D" w14:textId="3AB64077" w:rsidR="00E955E1" w:rsidRDefault="00E955E1">
      <w:pPr>
        <w:pStyle w:val="CommentText"/>
      </w:pPr>
      <w:r>
        <w:rPr>
          <w:rStyle w:val="CommentReference"/>
        </w:rPr>
        <w:annotationRef/>
      </w:r>
      <w:r>
        <w:t>TSI and GLV I’m not sure what’s going on here</w:t>
      </w:r>
    </w:p>
    <w:p w14:paraId="65FB0013" w14:textId="528C69FE" w:rsidR="00E955E1" w:rsidRDefault="00E955E1" w:rsidP="00E955E1">
      <w:pPr>
        <w:pStyle w:val="CommentText"/>
      </w:pPr>
      <w:r>
        <w:t>GLV you should do the TSEL light (EV9.1)  You can do this by looking at the voltage on the AIRs part of the safety loop.</w:t>
      </w:r>
    </w:p>
    <w:p w14:paraId="3AC27EEF" w14:textId="6FCB26F0" w:rsidR="00E955E1" w:rsidRDefault="00E955E1" w:rsidP="00E955E1">
      <w:pPr>
        <w:pStyle w:val="CommentText"/>
      </w:pPr>
      <w:r>
        <w:t>TSI you should do the TSVP section.</w:t>
      </w:r>
    </w:p>
  </w:comment>
  <w:comment w:id="145" w:author="Greg Flynn" w:date="2017-02-13T23:41:00Z" w:initials="GF">
    <w:p w14:paraId="44C78824" w14:textId="6BDA50C7" w:rsidR="001C640E" w:rsidRDefault="001C640E">
      <w:pPr>
        <w:pStyle w:val="CommentText"/>
      </w:pPr>
      <w:r>
        <w:rPr>
          <w:rStyle w:val="CommentReference"/>
        </w:rPr>
        <w:annotationRef/>
      </w:r>
      <w:r>
        <w:t>Who should be assigned to this?</w:t>
      </w:r>
    </w:p>
  </w:comment>
  <w:comment w:id="149" w:author="Greg Flynn" w:date="2017-02-13T23:41:00Z" w:initials="GF">
    <w:p w14:paraId="4D04E564" w14:textId="3EABC5DE" w:rsidR="009E0F80" w:rsidRDefault="009E0F80">
      <w:pPr>
        <w:pStyle w:val="CommentText"/>
      </w:pPr>
      <w:r>
        <w:rPr>
          <w:rStyle w:val="CommentReference"/>
        </w:rPr>
        <w:annotationRef/>
      </w:r>
      <w:r>
        <w:t xml:space="preserve">Need to be </w:t>
      </w:r>
      <w:r w:rsidR="009E64A7">
        <w:t>added</w:t>
      </w:r>
      <w:r w:rsidR="00AB2FA3">
        <w:t xml:space="preserve"> TSV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5BAC9800" w15:paraIdParent="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08F99CCC" w15:done="0"/>
  <w15:commentEx w15:paraId="4A76B27A" w15:paraIdParent="08F99CCC" w15:done="0"/>
  <w15:commentEx w15:paraId="71249699" w15:done="0"/>
  <w15:commentEx w15:paraId="5464A519" w15:done="0"/>
  <w15:commentEx w15:paraId="293A6E16" w15:paraIdParent="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2B91785C" w15:paraIdParent="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3AB573" w14:textId="77777777" w:rsidR="001C53BE" w:rsidRDefault="001C53BE">
      <w:pPr>
        <w:spacing w:after="0" w:line="240" w:lineRule="auto"/>
      </w:pPr>
      <w:r>
        <w:separator/>
      </w:r>
    </w:p>
  </w:endnote>
  <w:endnote w:type="continuationSeparator" w:id="0">
    <w:p w14:paraId="3A256ED8" w14:textId="77777777" w:rsidR="001C53BE" w:rsidRDefault="001C5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ohit Hindi">
    <w:altName w:val="MS Mincho"/>
    <w:charset w:val="80"/>
    <w:family w:val="auto"/>
    <w:pitch w:val="default"/>
  </w:font>
  <w:font w:name="宋体">
    <w:charset w:val="50"/>
    <w:family w:val="auto"/>
    <w:pitch w:val="variable"/>
    <w:sig w:usb0="00000003" w:usb1="288F0000" w:usb2="00000016" w:usb3="00000000" w:csb0="00040001"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B481" w14:textId="34A83A32" w:rsidR="009E0F80" w:rsidRPr="00402EDB" w:rsidRDefault="00FD38DD">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EndPr/>
      <w:sdtContent>
        <w:r w:rsidR="009E0F80" w:rsidRPr="00402EDB">
          <w:rPr>
            <w:lang w:val="es-ES_tradnl"/>
          </w:rPr>
          <w:t xml:space="preserve">2017 Formula </w:t>
        </w:r>
        <w:proofErr w:type="spellStart"/>
        <w:r w:rsidR="009E0F80" w:rsidRPr="00402EDB">
          <w:rPr>
            <w:lang w:val="es-ES_tradnl"/>
          </w:rPr>
          <w:t>Hybrid</w:t>
        </w:r>
        <w:proofErr w:type="spellEnd"/>
        <w:r w:rsidR="009E0F80" w:rsidRPr="00402EDB">
          <w:rPr>
            <w:lang w:val="es-ES_tradnl"/>
          </w:rPr>
          <w:t xml:space="preserve"> ESF (</w:t>
        </w:r>
        <w:proofErr w:type="spellStart"/>
        <w:r w:rsidR="009E0F80" w:rsidRPr="00402EDB">
          <w:rPr>
            <w:lang w:val="es-ES_tradnl"/>
          </w:rPr>
          <w:t>Rev</w:t>
        </w:r>
        <w:proofErr w:type="spellEnd"/>
        <w:r w:rsidR="009E0F80" w:rsidRPr="00402EDB">
          <w:rPr>
            <w:lang w:val="es-ES_tradnl"/>
          </w:rPr>
          <w:t xml:space="preserve"> 0C)</w:t>
        </w:r>
      </w:sdtContent>
    </w:sdt>
    <w:r w:rsidR="009E0F80" w:rsidRPr="00402EDB">
      <w:rPr>
        <w:lang w:val="es-ES_tradnl"/>
      </w:rPr>
      <w:tab/>
    </w:r>
    <w:r w:rsidR="009E0F80">
      <w:fldChar w:fldCharType="begin"/>
    </w:r>
    <w:r w:rsidR="009E0F80" w:rsidRPr="00402EDB">
      <w:rPr>
        <w:lang w:val="es-ES_tradnl"/>
      </w:rPr>
      <w:instrText xml:space="preserve"> PAGE </w:instrText>
    </w:r>
    <w:r w:rsidR="009E0F80">
      <w:fldChar w:fldCharType="separate"/>
    </w:r>
    <w:r>
      <w:rPr>
        <w:noProof/>
        <w:lang w:val="es-ES_tradnl"/>
      </w:rPr>
      <w:t>v</w:t>
    </w:r>
    <w:r w:rsidR="009E0F80">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D230F" w14:textId="77777777" w:rsidR="009E0F80" w:rsidRDefault="009E0F80"/>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2607" w14:textId="77777777" w:rsidR="009E0F80" w:rsidRDefault="009E0F80"/>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9B034" w14:textId="77777777" w:rsidR="009E0F80" w:rsidRDefault="009E0F80"/>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B5947" w14:textId="77777777" w:rsidR="009E0F80" w:rsidRDefault="009E0F80"/>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23F13" w14:textId="77777777" w:rsidR="009E0F80" w:rsidRDefault="009E0F80"/>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5BE94" w14:textId="77777777" w:rsidR="009E0F80" w:rsidRDefault="009E0F80"/>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43F" w14:textId="77777777" w:rsidR="009E0F80" w:rsidRDefault="009E0F80"/>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0DF8A" w14:textId="77777777" w:rsidR="009E0F80" w:rsidRDefault="009E0F80"/>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F1C4" w14:textId="77777777" w:rsidR="009E0F80" w:rsidRDefault="009E0F80"/>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2C36D" w14:textId="77777777" w:rsidR="009E0F80" w:rsidRDefault="009E0F8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AE2D8" w14:textId="77777777" w:rsidR="009E0F80" w:rsidRDefault="009E0F80"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A2D92" w14:textId="77777777" w:rsidR="009E0F80" w:rsidRDefault="009E0F80"/>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A72D6" w14:textId="77777777" w:rsidR="009E0F80" w:rsidRDefault="009E0F80"/>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2FD93" w14:textId="77777777" w:rsidR="009E0F80" w:rsidRDefault="009E0F8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4D81" w14:textId="77777777" w:rsidR="009E0F80" w:rsidRDefault="009E0F8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46F48" w14:textId="56FDBEED" w:rsidR="009E0F80" w:rsidRDefault="00FD38DD">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Pr>
        <w:noProof/>
      </w:rPr>
      <w:t>vii</w:t>
    </w:r>
    <w:r w:rsidR="009E0F80">
      <w:fldChar w:fldCharType="end"/>
    </w:r>
    <w:r w:rsidR="009E0F80">
      <w:tab/>
    </w:r>
    <w:fldSimple w:instr=" STYLEREF  &quot;Heading 1&quot; \l  \* MERGEFORMAT ">
      <w:r>
        <w:rPr>
          <w:noProof/>
        </w:rPr>
        <w:t>List of Tables</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0EFE3" w14:textId="77777777" w:rsidR="009E0F80" w:rsidRDefault="009E0F8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D6DC" w14:textId="77777777" w:rsidR="009E0F80" w:rsidRDefault="009E0F8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2C7BC" w14:textId="77777777" w:rsidR="009E0F80" w:rsidRDefault="009E0F80"/>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39FF6" w14:textId="77777777" w:rsidR="009E0F80" w:rsidRDefault="009E0F80"/>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D0EAA" w14:textId="77777777" w:rsidR="009E0F80" w:rsidRDefault="009E0F80" w:rsidP="00150D51">
    <w:pPr>
      <w:pStyle w:val="Footer"/>
    </w:pPr>
  </w:p>
  <w:p w14:paraId="2968513F" w14:textId="18B567EF" w:rsidR="009E0F80" w:rsidRDefault="00FD38DD"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Pr>
        <w:noProof/>
      </w:rPr>
      <w:t>17</w:t>
    </w:r>
    <w:r w:rsidR="009E0F80">
      <w:fldChar w:fldCharType="end"/>
    </w:r>
    <w:r w:rsidR="009E0F80">
      <w:tab/>
    </w:r>
    <w:fldSimple w:instr=" STYLEREF  &quot;Heading 1&quot; \l  \* MERGEFORMAT ">
      <w:r>
        <w:rPr>
          <w:noProof/>
        </w:rPr>
        <w:t>Electric Tractive System</w:t>
      </w:r>
    </w:fldSimple>
  </w:p>
  <w:p w14:paraId="2201AE49" w14:textId="77777777" w:rsidR="009E0F80" w:rsidRDefault="009E0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1D407" w14:textId="77777777" w:rsidR="001C53BE" w:rsidRDefault="001C53BE">
      <w:pPr>
        <w:spacing w:after="0" w:line="240" w:lineRule="auto"/>
      </w:pPr>
      <w:r>
        <w:separator/>
      </w:r>
    </w:p>
  </w:footnote>
  <w:footnote w:type="continuationSeparator" w:id="0">
    <w:p w14:paraId="56AC20DF" w14:textId="77777777" w:rsidR="001C53BE" w:rsidRDefault="001C53BE">
      <w:pPr>
        <w:spacing w:after="0" w:line="240" w:lineRule="auto"/>
      </w:pPr>
      <w:r>
        <w:continuationSeparator/>
      </w:r>
    </w:p>
  </w:footnote>
  <w:footnote w:id="1">
    <w:p w14:paraId="613522AC" w14:textId="77777777" w:rsidR="00A63722" w:rsidRPr="00F01C08" w:rsidRDefault="00A63722"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9E0F80" w:rsidRDefault="009E0F80">
      <w:pPr>
        <w:pStyle w:val="FootnoteText"/>
      </w:pPr>
      <w:r>
        <w:rPr>
          <w:rStyle w:val="FootnoteReference"/>
        </w:rPr>
        <w:footnoteRef/>
      </w:r>
      <w:r>
        <w:t xml:space="preserve"> This includes an 80% </w:t>
      </w:r>
      <w:proofErr w:type="spellStart"/>
      <w:r>
        <w:t>derating</w:t>
      </w:r>
      <w:proofErr w:type="spellEnd"/>
      <w:r>
        <w:t xml:space="preserve"> for available traction energy</w:t>
      </w:r>
    </w:p>
  </w:footnote>
  <w:footnote w:id="3">
    <w:p w14:paraId="085B13F9" w14:textId="1CD486EE" w:rsidR="009E0F80" w:rsidRDefault="009E0F80">
      <w:pPr>
        <w:pStyle w:val="FootnoteText"/>
      </w:pPr>
      <w:r>
        <w:rPr>
          <w:rStyle w:val="FootnoteReference"/>
        </w:rPr>
        <w:footnoteRef/>
      </w:r>
      <w:r>
        <w:t xml:space="preserve"> Note Segment energy = rated AH x nominal voltage. The 80% </w:t>
      </w:r>
      <w:proofErr w:type="spellStart"/>
      <w:r>
        <w:t>derating</w:t>
      </w:r>
      <w:proofErr w:type="spellEnd"/>
      <w:r>
        <w:t xml:space="preserve"> is NOT applied for this calculation.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B5DF9" w14:textId="77777777" w:rsidR="009E0F80" w:rsidRDefault="009E0F80">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9E0F80" w:rsidRDefault="009E0F80">
    <w:pPr>
      <w:pStyle w:val="Header"/>
    </w:pPr>
    <w:r>
      <w:t>__________________________________________________________________________</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1E3F" w14:textId="77777777" w:rsidR="009E0F80" w:rsidRDefault="009E0F80"/>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B4E0A" w14:textId="77777777" w:rsidR="009E0F80" w:rsidRDefault="009E0F80"/>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BFAA5" w14:textId="77777777" w:rsidR="009E0F80" w:rsidRDefault="009E0F80"/>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FA612" w14:textId="77777777" w:rsidR="009E0F80" w:rsidRDefault="009E0F80"/>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34515" w14:textId="77777777" w:rsidR="009E0F80" w:rsidRDefault="009E0F80"/>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4837" w14:textId="77777777" w:rsidR="009E0F80" w:rsidRDefault="009E0F80"/>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EDED4" w14:textId="77777777" w:rsidR="009E0F80" w:rsidRDefault="009E0F80"/>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77BA0" w14:textId="77777777" w:rsidR="009E0F80" w:rsidRDefault="009E0F80"/>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39C9" w14:textId="77777777" w:rsidR="009E0F80" w:rsidRDefault="009E0F80"/>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7A544" w14:textId="77777777" w:rsidR="009E0F80" w:rsidRDefault="009E0F8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15D9F" w14:textId="77777777" w:rsidR="009E0F80" w:rsidRDefault="009E0F8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8A94" w14:textId="77777777" w:rsidR="009E0F80" w:rsidRDefault="009E0F80"/>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0432A" w14:textId="77777777" w:rsidR="009E0F80" w:rsidRDefault="009E0F8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6FB80" w14:textId="77777777" w:rsidR="009E0F80" w:rsidRDefault="009E0F80"/>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FD13" w14:textId="77777777" w:rsidR="009E0F80" w:rsidRDefault="009E0F80"/>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01B1" w14:textId="77777777" w:rsidR="009E0F80" w:rsidRDefault="009E0F80"/>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085F2" w14:textId="77777777" w:rsidR="009E0F80" w:rsidRDefault="009E0F8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43923" w14:textId="77777777" w:rsidR="009E0F80" w:rsidRDefault="009E0F8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11A8"/>
    <w:rsid w:val="000929F7"/>
    <w:rsid w:val="00093733"/>
    <w:rsid w:val="00093AE2"/>
    <w:rsid w:val="000966A4"/>
    <w:rsid w:val="000A0002"/>
    <w:rsid w:val="000A2DC5"/>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38B2"/>
    <w:rsid w:val="001B422B"/>
    <w:rsid w:val="001B7838"/>
    <w:rsid w:val="001C058A"/>
    <w:rsid w:val="001C147E"/>
    <w:rsid w:val="001C33D0"/>
    <w:rsid w:val="001C53BE"/>
    <w:rsid w:val="001C640E"/>
    <w:rsid w:val="001D101E"/>
    <w:rsid w:val="001D15BC"/>
    <w:rsid w:val="001D3DB8"/>
    <w:rsid w:val="001D65FE"/>
    <w:rsid w:val="001D7FD5"/>
    <w:rsid w:val="001E6AF0"/>
    <w:rsid w:val="001E78E1"/>
    <w:rsid w:val="002005B5"/>
    <w:rsid w:val="002049D3"/>
    <w:rsid w:val="002059D4"/>
    <w:rsid w:val="00213B3F"/>
    <w:rsid w:val="00216252"/>
    <w:rsid w:val="0022455C"/>
    <w:rsid w:val="00231195"/>
    <w:rsid w:val="00235389"/>
    <w:rsid w:val="00240893"/>
    <w:rsid w:val="0024394B"/>
    <w:rsid w:val="00243FBB"/>
    <w:rsid w:val="00246E1C"/>
    <w:rsid w:val="002516CB"/>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C4184"/>
    <w:rsid w:val="002D7782"/>
    <w:rsid w:val="002E1EC5"/>
    <w:rsid w:val="002E5880"/>
    <w:rsid w:val="002E6F8C"/>
    <w:rsid w:val="002F1075"/>
    <w:rsid w:val="002F736A"/>
    <w:rsid w:val="0030070A"/>
    <w:rsid w:val="00305175"/>
    <w:rsid w:val="003146FB"/>
    <w:rsid w:val="00317FF4"/>
    <w:rsid w:val="00335F69"/>
    <w:rsid w:val="00344035"/>
    <w:rsid w:val="00347E04"/>
    <w:rsid w:val="003545DE"/>
    <w:rsid w:val="00354EAE"/>
    <w:rsid w:val="003649D8"/>
    <w:rsid w:val="00366566"/>
    <w:rsid w:val="00370037"/>
    <w:rsid w:val="003705A4"/>
    <w:rsid w:val="00373F4C"/>
    <w:rsid w:val="003751EA"/>
    <w:rsid w:val="003767CA"/>
    <w:rsid w:val="00377713"/>
    <w:rsid w:val="00382205"/>
    <w:rsid w:val="003879B7"/>
    <w:rsid w:val="00393FFB"/>
    <w:rsid w:val="00394367"/>
    <w:rsid w:val="00396302"/>
    <w:rsid w:val="003A5679"/>
    <w:rsid w:val="003A595B"/>
    <w:rsid w:val="003B3CE9"/>
    <w:rsid w:val="003B41BB"/>
    <w:rsid w:val="003C00D3"/>
    <w:rsid w:val="003C0C6A"/>
    <w:rsid w:val="003C1B8D"/>
    <w:rsid w:val="003C23A0"/>
    <w:rsid w:val="003C2DCB"/>
    <w:rsid w:val="003C534F"/>
    <w:rsid w:val="003C6998"/>
    <w:rsid w:val="003D1F40"/>
    <w:rsid w:val="003E1F4E"/>
    <w:rsid w:val="003E23A3"/>
    <w:rsid w:val="003F0442"/>
    <w:rsid w:val="003F1A59"/>
    <w:rsid w:val="003F3EC9"/>
    <w:rsid w:val="003F6FB2"/>
    <w:rsid w:val="003F77A0"/>
    <w:rsid w:val="0040099C"/>
    <w:rsid w:val="00402EDB"/>
    <w:rsid w:val="00404887"/>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84A7F"/>
    <w:rsid w:val="00492D1A"/>
    <w:rsid w:val="00494589"/>
    <w:rsid w:val="004A3315"/>
    <w:rsid w:val="004A597A"/>
    <w:rsid w:val="004B1D9F"/>
    <w:rsid w:val="004B2729"/>
    <w:rsid w:val="004B55FE"/>
    <w:rsid w:val="004E7345"/>
    <w:rsid w:val="004F0258"/>
    <w:rsid w:val="004F0513"/>
    <w:rsid w:val="004F3CA2"/>
    <w:rsid w:val="004F5B1B"/>
    <w:rsid w:val="004F5D93"/>
    <w:rsid w:val="00502748"/>
    <w:rsid w:val="00514A80"/>
    <w:rsid w:val="00517339"/>
    <w:rsid w:val="00521741"/>
    <w:rsid w:val="005232A3"/>
    <w:rsid w:val="00523B90"/>
    <w:rsid w:val="00533331"/>
    <w:rsid w:val="005424E4"/>
    <w:rsid w:val="00550D2C"/>
    <w:rsid w:val="00552B78"/>
    <w:rsid w:val="005577B5"/>
    <w:rsid w:val="005606D9"/>
    <w:rsid w:val="00562DF6"/>
    <w:rsid w:val="00567DF0"/>
    <w:rsid w:val="0057083C"/>
    <w:rsid w:val="00570F42"/>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DD2"/>
    <w:rsid w:val="005D3BFD"/>
    <w:rsid w:val="005E2986"/>
    <w:rsid w:val="005E3D84"/>
    <w:rsid w:val="005E58AC"/>
    <w:rsid w:val="005E5A66"/>
    <w:rsid w:val="005E68E7"/>
    <w:rsid w:val="005F0140"/>
    <w:rsid w:val="005F13CF"/>
    <w:rsid w:val="005F5123"/>
    <w:rsid w:val="006004F5"/>
    <w:rsid w:val="0060209C"/>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1FDC"/>
    <w:rsid w:val="00695339"/>
    <w:rsid w:val="006A04F7"/>
    <w:rsid w:val="006A36F9"/>
    <w:rsid w:val="006A3F95"/>
    <w:rsid w:val="006A7B1E"/>
    <w:rsid w:val="006B1EBF"/>
    <w:rsid w:val="006B3906"/>
    <w:rsid w:val="006B620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16AE0"/>
    <w:rsid w:val="00724AD7"/>
    <w:rsid w:val="007256A4"/>
    <w:rsid w:val="00727952"/>
    <w:rsid w:val="00735967"/>
    <w:rsid w:val="007433F8"/>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C6CF6"/>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0E46"/>
    <w:rsid w:val="00836811"/>
    <w:rsid w:val="00843409"/>
    <w:rsid w:val="008459E0"/>
    <w:rsid w:val="00847A3C"/>
    <w:rsid w:val="00857225"/>
    <w:rsid w:val="00857DEF"/>
    <w:rsid w:val="00866211"/>
    <w:rsid w:val="0087079E"/>
    <w:rsid w:val="00886A1F"/>
    <w:rsid w:val="008910B9"/>
    <w:rsid w:val="0089418A"/>
    <w:rsid w:val="00894436"/>
    <w:rsid w:val="008A1032"/>
    <w:rsid w:val="008A47C2"/>
    <w:rsid w:val="008B29BD"/>
    <w:rsid w:val="008C5D4C"/>
    <w:rsid w:val="008D3DED"/>
    <w:rsid w:val="008D558F"/>
    <w:rsid w:val="008D6155"/>
    <w:rsid w:val="008E0DF7"/>
    <w:rsid w:val="008E39F0"/>
    <w:rsid w:val="008E403C"/>
    <w:rsid w:val="008F61CD"/>
    <w:rsid w:val="009003B6"/>
    <w:rsid w:val="00906CC7"/>
    <w:rsid w:val="00912E78"/>
    <w:rsid w:val="009263D4"/>
    <w:rsid w:val="00932DB7"/>
    <w:rsid w:val="00933B4C"/>
    <w:rsid w:val="0093632C"/>
    <w:rsid w:val="009372CA"/>
    <w:rsid w:val="00940833"/>
    <w:rsid w:val="00940F4B"/>
    <w:rsid w:val="009453EB"/>
    <w:rsid w:val="00945551"/>
    <w:rsid w:val="00956734"/>
    <w:rsid w:val="009862DC"/>
    <w:rsid w:val="009909EA"/>
    <w:rsid w:val="00992090"/>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55B56"/>
    <w:rsid w:val="00A61132"/>
    <w:rsid w:val="00A61770"/>
    <w:rsid w:val="00A6226C"/>
    <w:rsid w:val="00A63722"/>
    <w:rsid w:val="00A65BD2"/>
    <w:rsid w:val="00A66E9D"/>
    <w:rsid w:val="00A70BF6"/>
    <w:rsid w:val="00A758DA"/>
    <w:rsid w:val="00A75A7C"/>
    <w:rsid w:val="00A75B88"/>
    <w:rsid w:val="00A763E9"/>
    <w:rsid w:val="00A830ED"/>
    <w:rsid w:val="00A86BB0"/>
    <w:rsid w:val="00A924F8"/>
    <w:rsid w:val="00AB21FF"/>
    <w:rsid w:val="00AB2FA3"/>
    <w:rsid w:val="00AB5577"/>
    <w:rsid w:val="00AC3A16"/>
    <w:rsid w:val="00AD247E"/>
    <w:rsid w:val="00AD3D6E"/>
    <w:rsid w:val="00AD4373"/>
    <w:rsid w:val="00AD5018"/>
    <w:rsid w:val="00AE0C74"/>
    <w:rsid w:val="00AE2F61"/>
    <w:rsid w:val="00AF5648"/>
    <w:rsid w:val="00B02913"/>
    <w:rsid w:val="00B0344C"/>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07B8"/>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399A"/>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591D"/>
    <w:rsid w:val="00D10CFD"/>
    <w:rsid w:val="00D130F9"/>
    <w:rsid w:val="00D35706"/>
    <w:rsid w:val="00D35732"/>
    <w:rsid w:val="00D45535"/>
    <w:rsid w:val="00D46BCC"/>
    <w:rsid w:val="00D5233F"/>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3542"/>
    <w:rsid w:val="00DD581E"/>
    <w:rsid w:val="00DE3D90"/>
    <w:rsid w:val="00DE4D99"/>
    <w:rsid w:val="00DF0A02"/>
    <w:rsid w:val="00DF49AE"/>
    <w:rsid w:val="00E01D17"/>
    <w:rsid w:val="00E07A80"/>
    <w:rsid w:val="00E103D6"/>
    <w:rsid w:val="00E13755"/>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5D92"/>
    <w:rsid w:val="00E927DA"/>
    <w:rsid w:val="00E955E1"/>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9737D"/>
    <w:rsid w:val="00FA50F7"/>
    <w:rsid w:val="00FA5542"/>
    <w:rsid w:val="00FB09D2"/>
    <w:rsid w:val="00FB1E9B"/>
    <w:rsid w:val="00FB5B5C"/>
    <w:rsid w:val="00FB6611"/>
    <w:rsid w:val="00FB67AF"/>
    <w:rsid w:val="00FC1F7D"/>
    <w:rsid w:val="00FC2272"/>
    <w:rsid w:val="00FD38DD"/>
    <w:rsid w:val="00FD457A"/>
    <w:rsid w:val="00FD6195"/>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360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Pre-charge"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3.xml"/><Relationship Id="rId63" Type="http://schemas.openxmlformats.org/officeDocument/2006/relationships/image" Target="media/image16.png"/><Relationship Id="rId64" Type="http://schemas.openxmlformats.org/officeDocument/2006/relationships/header" Target="header16.xml"/><Relationship Id="rId65" Type="http://schemas.openxmlformats.org/officeDocument/2006/relationships/footer" Target="footer19.xml"/><Relationship Id="rId66" Type="http://schemas.openxmlformats.org/officeDocument/2006/relationships/header" Target="header17.xml"/><Relationship Id="rId67" Type="http://schemas.openxmlformats.org/officeDocument/2006/relationships/footer" Target="footer20.xml"/><Relationship Id="rId68" Type="http://schemas.openxmlformats.org/officeDocument/2006/relationships/header" Target="header18.xml"/><Relationship Id="rId69" Type="http://schemas.openxmlformats.org/officeDocument/2006/relationships/footer" Target="footer21.xml"/><Relationship Id="rId50" Type="http://schemas.openxmlformats.org/officeDocument/2006/relationships/image" Target="media/image7.tiff"/><Relationship Id="rId51" Type="http://schemas.openxmlformats.org/officeDocument/2006/relationships/image" Target="media/image8.jpeg"/><Relationship Id="rId52" Type="http://schemas.openxmlformats.org/officeDocument/2006/relationships/image" Target="media/image9.tiff"/><Relationship Id="rId53" Type="http://schemas.openxmlformats.org/officeDocument/2006/relationships/image" Target="media/image10.png"/><Relationship Id="rId54" Type="http://schemas.openxmlformats.org/officeDocument/2006/relationships/image" Target="media/image11.jpeg"/><Relationship Id="rId55" Type="http://schemas.openxmlformats.org/officeDocument/2006/relationships/image" Target="media/image12.jpeg"/><Relationship Id="rId56" Type="http://schemas.openxmlformats.org/officeDocument/2006/relationships/image" Target="media/image13.jpeg"/><Relationship Id="rId57" Type="http://schemas.openxmlformats.org/officeDocument/2006/relationships/header" Target="header14.xml"/><Relationship Id="rId58" Type="http://schemas.openxmlformats.org/officeDocument/2006/relationships/footer" Target="footer17.xml"/><Relationship Id="rId59" Type="http://schemas.openxmlformats.org/officeDocument/2006/relationships/header" Target="header15.xml"/><Relationship Id="rId40" Type="http://schemas.openxmlformats.org/officeDocument/2006/relationships/footer" Target="footer13.xml"/><Relationship Id="rId41" Type="http://schemas.openxmlformats.org/officeDocument/2006/relationships/header" Target="header11.xml"/><Relationship Id="rId42" Type="http://schemas.openxmlformats.org/officeDocument/2006/relationships/footer" Target="footer14.xml"/><Relationship Id="rId43" Type="http://schemas.openxmlformats.org/officeDocument/2006/relationships/hyperlink" Target="http://www.bender-es.com/fileadmin/products/doc/IR155-32xx-V004_D00115_D_XXEN.pdf" TargetMode="External"/><Relationship Id="rId44" Type="http://schemas.openxmlformats.org/officeDocument/2006/relationships/hyperlink" Target="http://www.bender-es.com/fileadmin/products/doc/IR155-32xx-V004_D00115_D_XXEN.pdf" TargetMode="External"/><Relationship Id="rId45" Type="http://schemas.openxmlformats.org/officeDocument/2006/relationships/hyperlink" Target="http://www.bender-es.com/fileadmin/products/doc/IR155-32xx-V004_D00115_D_XXEN.pdf" TargetMode="External"/><Relationship Id="rId46" Type="http://schemas.openxmlformats.org/officeDocument/2006/relationships/header" Target="header12.xml"/><Relationship Id="rId47" Type="http://schemas.openxmlformats.org/officeDocument/2006/relationships/footer" Target="footer15.xml"/><Relationship Id="rId48" Type="http://schemas.openxmlformats.org/officeDocument/2006/relationships/header" Target="header13.xml"/><Relationship Id="rId49" Type="http://schemas.openxmlformats.org/officeDocument/2006/relationships/footer" Target="foot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emf"/><Relationship Id="rId31" Type="http://schemas.openxmlformats.org/officeDocument/2006/relationships/image" Target="media/image3.jp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header" Target="header8.xml"/><Relationship Id="rId36" Type="http://schemas.openxmlformats.org/officeDocument/2006/relationships/footer" Target="footer11.xml"/><Relationship Id="rId37" Type="http://schemas.openxmlformats.org/officeDocument/2006/relationships/header" Target="header9.xml"/><Relationship Id="rId38" Type="http://schemas.openxmlformats.org/officeDocument/2006/relationships/footer" Target="footer12.xml"/><Relationship Id="rId39" Type="http://schemas.openxmlformats.org/officeDocument/2006/relationships/header" Target="header10.xml"/><Relationship Id="rId70" Type="http://schemas.openxmlformats.org/officeDocument/2006/relationships/header" Target="header19.xml"/><Relationship Id="rId71" Type="http://schemas.openxmlformats.org/officeDocument/2006/relationships/footer" Target="footer22.xml"/><Relationship Id="rId72" Type="http://schemas.openxmlformats.org/officeDocument/2006/relationships/fontTable" Target="fontTable.xml"/><Relationship Id="rId20" Type="http://schemas.openxmlformats.org/officeDocument/2006/relationships/footer" Target="footer5.xml"/><Relationship Id="rId21" Type="http://schemas.openxmlformats.org/officeDocument/2006/relationships/header" Target="header4.xml"/><Relationship Id="rId22" Type="http://schemas.openxmlformats.org/officeDocument/2006/relationships/footer" Target="footer6.xml"/><Relationship Id="rId23" Type="http://schemas.openxmlformats.org/officeDocument/2006/relationships/header" Target="header5.xml"/><Relationship Id="rId24" Type="http://schemas.openxmlformats.org/officeDocument/2006/relationships/footer" Target="footer7.xml"/><Relationship Id="rId25" Type="http://schemas.openxmlformats.org/officeDocument/2006/relationships/header" Target="header6.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7.xml"/><Relationship Id="rId29" Type="http://schemas.openxmlformats.org/officeDocument/2006/relationships/footer" Target="footer10.xml"/><Relationship Id="rId73" Type="http://schemas.openxmlformats.org/officeDocument/2006/relationships/theme" Target="theme/theme1.xml"/><Relationship Id="rId74" Type="http://schemas.microsoft.com/office/2011/relationships/commentsExtended" Target="commentsExtended.xml"/><Relationship Id="rId75" Type="http://schemas.microsoft.com/office/2011/relationships/people" Target="people.xml"/><Relationship Id="rId60" Type="http://schemas.openxmlformats.org/officeDocument/2006/relationships/footer" Target="footer18.xml"/><Relationship Id="rId61" Type="http://schemas.openxmlformats.org/officeDocument/2006/relationships/image" Target="media/image14.jpeg"/><Relationship Id="rId62" Type="http://schemas.openxmlformats.org/officeDocument/2006/relationships/image" Target="media/image15.png"/><Relationship Id="rId10" Type="http://schemas.openxmlformats.org/officeDocument/2006/relationships/hyperlink" Target="http://formula-hybrid.com/uploads/" TargetMode="External"/><Relationship Id="rId11" Type="http://schemas.openxmlformats.org/officeDocument/2006/relationships/hyperlink" Target="http://www.formula-hybrid.org/level2/support"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D02A5-1D4F-404F-9756-6F96C21CA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45</Pages>
  <Words>7623</Words>
  <Characters>43455</Characters>
  <Application>Microsoft Macintosh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50977</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150</cp:revision>
  <cp:lastPrinted>2014-01-27T12:45:00Z</cp:lastPrinted>
  <dcterms:created xsi:type="dcterms:W3CDTF">2017-02-14T02:40:00Z</dcterms:created>
  <dcterms:modified xsi:type="dcterms:W3CDTF">2017-02-15T21:27:00Z</dcterms:modified>
</cp:coreProperties>
</file>